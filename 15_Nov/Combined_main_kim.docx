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09B8" w:rsidRDefault="00046B30">
      <w:pPr>
        <w:pStyle w:val="Title"/>
      </w:pPr>
      <w:r>
        <w:t>Exploring data using R</w:t>
      </w:r>
    </w:p>
    <w:p w:rsidR="00C009B8" w:rsidRDefault="00046B30">
      <w:pPr>
        <w:pStyle w:val="Author"/>
      </w:pPr>
      <w:r>
        <w:t xml:space="preserve">Kamarul Imran Musa, Wan </w:t>
      </w:r>
      <w:proofErr w:type="gramStart"/>
      <w:r>
        <w:t>Nor</w:t>
      </w:r>
      <w:proofErr w:type="gramEnd"/>
      <w:r>
        <w:t xml:space="preserve"> Arifin</w:t>
      </w:r>
    </w:p>
    <w:p w:rsidR="00C009B8" w:rsidRDefault="00046B30">
      <w:pPr>
        <w:pStyle w:val="Date"/>
      </w:pPr>
      <w:r>
        <w:t>Draft updated 04 November 2018</w:t>
      </w:r>
    </w:p>
    <w:p w:rsidR="00EB1621" w:rsidRDefault="00EB1621">
      <w:r>
        <w:br w:type="page"/>
      </w:r>
    </w:p>
    <w:bookmarkStart w:id="0" w:name="preface" w:displacedByCustomXml="next"/>
    <w:bookmarkEnd w:id="0" w:displacedByCustomXml="next"/>
    <w:sdt>
      <w:sdtPr>
        <w:rPr>
          <w:rFonts w:asciiTheme="minorHAnsi" w:eastAsiaTheme="minorHAnsi" w:hAnsiTheme="minorHAnsi" w:cstheme="minorBidi"/>
          <w:color w:val="auto"/>
          <w:sz w:val="24"/>
          <w:szCs w:val="24"/>
        </w:rPr>
        <w:id w:val="861705629"/>
        <w:docPartObj>
          <w:docPartGallery w:val="Table of Contents"/>
          <w:docPartUnique/>
        </w:docPartObj>
      </w:sdtPr>
      <w:sdtEndPr>
        <w:rPr>
          <w:b/>
          <w:bCs/>
          <w:noProof/>
        </w:rPr>
      </w:sdtEndPr>
      <w:sdtContent>
        <w:p w:rsidR="006E51DF" w:rsidRDefault="006E51DF">
          <w:pPr>
            <w:pStyle w:val="TOCHeading"/>
            <w:rPr>
              <w:rFonts w:asciiTheme="minorHAnsi" w:eastAsiaTheme="minorHAnsi" w:hAnsiTheme="minorHAnsi" w:cstheme="minorBidi"/>
              <w:color w:val="auto"/>
              <w:sz w:val="24"/>
              <w:szCs w:val="24"/>
            </w:rPr>
            <w:sectPr w:rsidR="006E51DF" w:rsidSect="007142F2">
              <w:pgSz w:w="12240" w:h="15840"/>
              <w:pgMar w:top="1440" w:right="1440" w:bottom="1440" w:left="1440" w:header="720" w:footer="720" w:gutter="0"/>
              <w:cols w:space="720"/>
              <w:docGrid w:linePitch="326"/>
            </w:sectPr>
          </w:pPr>
        </w:p>
        <w:p w:rsidR="00EB1621" w:rsidRDefault="00EB1621">
          <w:pPr>
            <w:pStyle w:val="TOCHeading"/>
          </w:pPr>
          <w:r>
            <w:lastRenderedPageBreak/>
            <w:t>Contents</w:t>
          </w:r>
        </w:p>
        <w:p w:rsidR="007142F2" w:rsidRDefault="00EB1621">
          <w:pPr>
            <w:pStyle w:val="TOC1"/>
            <w:tabs>
              <w:tab w:val="right" w:leader="dot" w:pos="9350"/>
            </w:tabs>
            <w:rPr>
              <w:rFonts w:eastAsiaTheme="minorEastAsia"/>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530050361" w:history="1">
            <w:r w:rsidR="007142F2" w:rsidRPr="000235FB">
              <w:rPr>
                <w:rStyle w:val="Hyperlink"/>
                <w:noProof/>
              </w:rPr>
              <w:t>Preface</w:t>
            </w:r>
            <w:r w:rsidR="007142F2">
              <w:rPr>
                <w:noProof/>
                <w:webHidden/>
              </w:rPr>
              <w:tab/>
            </w:r>
            <w:r w:rsidR="007142F2">
              <w:rPr>
                <w:noProof/>
                <w:webHidden/>
              </w:rPr>
              <w:fldChar w:fldCharType="begin"/>
            </w:r>
            <w:r w:rsidR="007142F2">
              <w:rPr>
                <w:noProof/>
                <w:webHidden/>
              </w:rPr>
              <w:instrText xml:space="preserve"> PAGEREF _Toc530050361 \h </w:instrText>
            </w:r>
            <w:r w:rsidR="007142F2">
              <w:rPr>
                <w:noProof/>
                <w:webHidden/>
              </w:rPr>
            </w:r>
            <w:r w:rsidR="007142F2">
              <w:rPr>
                <w:noProof/>
                <w:webHidden/>
              </w:rPr>
              <w:fldChar w:fldCharType="separate"/>
            </w:r>
            <w:r w:rsidR="007142F2">
              <w:rPr>
                <w:noProof/>
                <w:webHidden/>
              </w:rPr>
              <w:t>iv</w:t>
            </w:r>
            <w:r w:rsidR="007142F2">
              <w:rPr>
                <w:noProof/>
                <w:webHidden/>
              </w:rPr>
              <w:fldChar w:fldCharType="end"/>
            </w:r>
          </w:hyperlink>
        </w:p>
        <w:p w:rsidR="007142F2" w:rsidRDefault="00FC7F11">
          <w:pPr>
            <w:pStyle w:val="TOC1"/>
            <w:tabs>
              <w:tab w:val="right" w:leader="dot" w:pos="9350"/>
            </w:tabs>
            <w:rPr>
              <w:rFonts w:eastAsiaTheme="minorEastAsia"/>
              <w:noProof/>
              <w:sz w:val="22"/>
              <w:szCs w:val="22"/>
              <w:lang w:val="en-GB" w:eastAsia="en-GB"/>
            </w:rPr>
          </w:pPr>
          <w:hyperlink w:anchor="_Toc530050362" w:history="1">
            <w:r w:rsidR="007142F2" w:rsidRPr="000235FB">
              <w:rPr>
                <w:rStyle w:val="Hyperlink"/>
                <w:noProof/>
              </w:rPr>
              <w:t>Introduction to R</w:t>
            </w:r>
            <w:r w:rsidR="007142F2">
              <w:rPr>
                <w:noProof/>
                <w:webHidden/>
              </w:rPr>
              <w:tab/>
            </w:r>
            <w:r w:rsidR="007142F2">
              <w:rPr>
                <w:noProof/>
                <w:webHidden/>
              </w:rPr>
              <w:fldChar w:fldCharType="begin"/>
            </w:r>
            <w:r w:rsidR="007142F2">
              <w:rPr>
                <w:noProof/>
                <w:webHidden/>
              </w:rPr>
              <w:instrText xml:space="preserve"> PAGEREF _Toc530050362 \h </w:instrText>
            </w:r>
            <w:r w:rsidR="007142F2">
              <w:rPr>
                <w:noProof/>
                <w:webHidden/>
              </w:rPr>
            </w:r>
            <w:r w:rsidR="007142F2">
              <w:rPr>
                <w:noProof/>
                <w:webHidden/>
              </w:rPr>
              <w:fldChar w:fldCharType="separate"/>
            </w:r>
            <w:r w:rsidR="007142F2">
              <w:rPr>
                <w:noProof/>
                <w:webHidden/>
              </w:rPr>
              <w:t>1</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63" w:history="1">
            <w:r w:rsidR="007142F2" w:rsidRPr="000235FB">
              <w:rPr>
                <w:rStyle w:val="Hyperlink"/>
                <w:noProof/>
              </w:rPr>
              <w:t>Installing and starting R</w:t>
            </w:r>
            <w:r w:rsidR="007142F2">
              <w:rPr>
                <w:noProof/>
                <w:webHidden/>
              </w:rPr>
              <w:tab/>
            </w:r>
            <w:r w:rsidR="007142F2">
              <w:rPr>
                <w:noProof/>
                <w:webHidden/>
              </w:rPr>
              <w:fldChar w:fldCharType="begin"/>
            </w:r>
            <w:r w:rsidR="007142F2">
              <w:rPr>
                <w:noProof/>
                <w:webHidden/>
              </w:rPr>
              <w:instrText xml:space="preserve"> PAGEREF _Toc530050363 \h </w:instrText>
            </w:r>
            <w:r w:rsidR="007142F2">
              <w:rPr>
                <w:noProof/>
                <w:webHidden/>
              </w:rPr>
            </w:r>
            <w:r w:rsidR="007142F2">
              <w:rPr>
                <w:noProof/>
                <w:webHidden/>
              </w:rPr>
              <w:fldChar w:fldCharType="separate"/>
            </w:r>
            <w:r w:rsidR="007142F2">
              <w:rPr>
                <w:noProof/>
                <w:webHidden/>
              </w:rPr>
              <w:t>1</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64" w:history="1">
            <w:r w:rsidR="007142F2" w:rsidRPr="000235FB">
              <w:rPr>
                <w:rStyle w:val="Hyperlink"/>
                <w:noProof/>
              </w:rPr>
              <w:t>Installing R</w:t>
            </w:r>
            <w:r w:rsidR="007142F2">
              <w:rPr>
                <w:noProof/>
                <w:webHidden/>
              </w:rPr>
              <w:tab/>
            </w:r>
            <w:r w:rsidR="007142F2">
              <w:rPr>
                <w:noProof/>
                <w:webHidden/>
              </w:rPr>
              <w:fldChar w:fldCharType="begin"/>
            </w:r>
            <w:r w:rsidR="007142F2">
              <w:rPr>
                <w:noProof/>
                <w:webHidden/>
              </w:rPr>
              <w:instrText xml:space="preserve"> PAGEREF _Toc530050364 \h </w:instrText>
            </w:r>
            <w:r w:rsidR="007142F2">
              <w:rPr>
                <w:noProof/>
                <w:webHidden/>
              </w:rPr>
            </w:r>
            <w:r w:rsidR="007142F2">
              <w:rPr>
                <w:noProof/>
                <w:webHidden/>
              </w:rPr>
              <w:fldChar w:fldCharType="separate"/>
            </w:r>
            <w:r w:rsidR="007142F2">
              <w:rPr>
                <w:noProof/>
                <w:webHidden/>
              </w:rPr>
              <w:t>1</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65" w:history="1">
            <w:r w:rsidR="007142F2" w:rsidRPr="000235FB">
              <w:rPr>
                <w:rStyle w:val="Hyperlink"/>
                <w:noProof/>
              </w:rPr>
              <w:t>Starting R</w:t>
            </w:r>
            <w:r w:rsidR="007142F2">
              <w:rPr>
                <w:noProof/>
                <w:webHidden/>
              </w:rPr>
              <w:tab/>
            </w:r>
            <w:r w:rsidR="007142F2">
              <w:rPr>
                <w:noProof/>
                <w:webHidden/>
              </w:rPr>
              <w:fldChar w:fldCharType="begin"/>
            </w:r>
            <w:r w:rsidR="007142F2">
              <w:rPr>
                <w:noProof/>
                <w:webHidden/>
              </w:rPr>
              <w:instrText xml:space="preserve"> PAGEREF _Toc530050365 \h </w:instrText>
            </w:r>
            <w:r w:rsidR="007142F2">
              <w:rPr>
                <w:noProof/>
                <w:webHidden/>
              </w:rPr>
            </w:r>
            <w:r w:rsidR="007142F2">
              <w:rPr>
                <w:noProof/>
                <w:webHidden/>
              </w:rPr>
              <w:fldChar w:fldCharType="separate"/>
            </w:r>
            <w:r w:rsidR="007142F2">
              <w:rPr>
                <w:noProof/>
                <w:webHidden/>
              </w:rPr>
              <w:t>3</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66" w:history="1">
            <w:r w:rsidR="007142F2" w:rsidRPr="000235FB">
              <w:rPr>
                <w:rStyle w:val="Hyperlink"/>
                <w:noProof/>
              </w:rPr>
              <w:t>Installing and starting RStudio</w:t>
            </w:r>
            <w:r w:rsidR="007142F2">
              <w:rPr>
                <w:noProof/>
                <w:webHidden/>
              </w:rPr>
              <w:tab/>
            </w:r>
            <w:r w:rsidR="007142F2">
              <w:rPr>
                <w:noProof/>
                <w:webHidden/>
              </w:rPr>
              <w:fldChar w:fldCharType="begin"/>
            </w:r>
            <w:r w:rsidR="007142F2">
              <w:rPr>
                <w:noProof/>
                <w:webHidden/>
              </w:rPr>
              <w:instrText xml:space="preserve"> PAGEREF _Toc530050366 \h </w:instrText>
            </w:r>
            <w:r w:rsidR="007142F2">
              <w:rPr>
                <w:noProof/>
                <w:webHidden/>
              </w:rPr>
            </w:r>
            <w:r w:rsidR="007142F2">
              <w:rPr>
                <w:noProof/>
                <w:webHidden/>
              </w:rPr>
              <w:fldChar w:fldCharType="separate"/>
            </w:r>
            <w:r w:rsidR="007142F2">
              <w:rPr>
                <w:noProof/>
                <w:webHidden/>
              </w:rPr>
              <w:t>5</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67" w:history="1">
            <w:r w:rsidR="007142F2" w:rsidRPr="000235FB">
              <w:rPr>
                <w:rStyle w:val="Hyperlink"/>
                <w:noProof/>
              </w:rPr>
              <w:t>Installing RStudio</w:t>
            </w:r>
            <w:r w:rsidR="007142F2">
              <w:rPr>
                <w:noProof/>
                <w:webHidden/>
              </w:rPr>
              <w:tab/>
            </w:r>
            <w:r w:rsidR="007142F2">
              <w:rPr>
                <w:noProof/>
                <w:webHidden/>
              </w:rPr>
              <w:fldChar w:fldCharType="begin"/>
            </w:r>
            <w:r w:rsidR="007142F2">
              <w:rPr>
                <w:noProof/>
                <w:webHidden/>
              </w:rPr>
              <w:instrText xml:space="preserve"> PAGEREF _Toc530050367 \h </w:instrText>
            </w:r>
            <w:r w:rsidR="007142F2">
              <w:rPr>
                <w:noProof/>
                <w:webHidden/>
              </w:rPr>
            </w:r>
            <w:r w:rsidR="007142F2">
              <w:rPr>
                <w:noProof/>
                <w:webHidden/>
              </w:rPr>
              <w:fldChar w:fldCharType="separate"/>
            </w:r>
            <w:r w:rsidR="007142F2">
              <w:rPr>
                <w:noProof/>
                <w:webHidden/>
              </w:rPr>
              <w:t>5</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68" w:history="1">
            <w:r w:rsidR="007142F2" w:rsidRPr="000235FB">
              <w:rPr>
                <w:rStyle w:val="Hyperlink"/>
                <w:noProof/>
              </w:rPr>
              <w:t>Starting RStudio</w:t>
            </w:r>
            <w:r w:rsidR="007142F2">
              <w:rPr>
                <w:noProof/>
                <w:webHidden/>
              </w:rPr>
              <w:tab/>
            </w:r>
            <w:r w:rsidR="007142F2">
              <w:rPr>
                <w:noProof/>
                <w:webHidden/>
              </w:rPr>
              <w:fldChar w:fldCharType="begin"/>
            </w:r>
            <w:r w:rsidR="007142F2">
              <w:rPr>
                <w:noProof/>
                <w:webHidden/>
              </w:rPr>
              <w:instrText xml:space="preserve"> PAGEREF _Toc530050368 \h </w:instrText>
            </w:r>
            <w:r w:rsidR="007142F2">
              <w:rPr>
                <w:noProof/>
                <w:webHidden/>
              </w:rPr>
            </w:r>
            <w:r w:rsidR="007142F2">
              <w:rPr>
                <w:noProof/>
                <w:webHidden/>
              </w:rPr>
              <w:fldChar w:fldCharType="separate"/>
            </w:r>
            <w:r w:rsidR="007142F2">
              <w:rPr>
                <w:noProof/>
                <w:webHidden/>
              </w:rPr>
              <w:t>6</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69" w:history="1">
            <w:r w:rsidR="007142F2" w:rsidRPr="000235FB">
              <w:rPr>
                <w:rStyle w:val="Hyperlink"/>
                <w:noProof/>
              </w:rPr>
              <w:t>Why RStudio?</w:t>
            </w:r>
            <w:r w:rsidR="007142F2">
              <w:rPr>
                <w:noProof/>
                <w:webHidden/>
              </w:rPr>
              <w:tab/>
            </w:r>
            <w:r w:rsidR="007142F2">
              <w:rPr>
                <w:noProof/>
                <w:webHidden/>
              </w:rPr>
              <w:fldChar w:fldCharType="begin"/>
            </w:r>
            <w:r w:rsidR="007142F2">
              <w:rPr>
                <w:noProof/>
                <w:webHidden/>
              </w:rPr>
              <w:instrText xml:space="preserve"> PAGEREF _Toc530050369 \h </w:instrText>
            </w:r>
            <w:r w:rsidR="007142F2">
              <w:rPr>
                <w:noProof/>
                <w:webHidden/>
              </w:rPr>
            </w:r>
            <w:r w:rsidR="007142F2">
              <w:rPr>
                <w:noProof/>
                <w:webHidden/>
              </w:rPr>
              <w:fldChar w:fldCharType="separate"/>
            </w:r>
            <w:r w:rsidR="007142F2">
              <w:rPr>
                <w:noProof/>
                <w:webHidden/>
              </w:rPr>
              <w:t>7</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70" w:history="1">
            <w:r w:rsidR="007142F2" w:rsidRPr="000235FB">
              <w:rPr>
                <w:rStyle w:val="Hyperlink"/>
                <w:noProof/>
              </w:rPr>
              <w:t>RStudio IDE interface</w:t>
            </w:r>
            <w:r w:rsidR="007142F2">
              <w:rPr>
                <w:noProof/>
                <w:webHidden/>
              </w:rPr>
              <w:tab/>
            </w:r>
            <w:r w:rsidR="007142F2">
              <w:rPr>
                <w:noProof/>
                <w:webHidden/>
              </w:rPr>
              <w:fldChar w:fldCharType="begin"/>
            </w:r>
            <w:r w:rsidR="007142F2">
              <w:rPr>
                <w:noProof/>
                <w:webHidden/>
              </w:rPr>
              <w:instrText xml:space="preserve"> PAGEREF _Toc530050370 \h </w:instrText>
            </w:r>
            <w:r w:rsidR="007142F2">
              <w:rPr>
                <w:noProof/>
                <w:webHidden/>
              </w:rPr>
            </w:r>
            <w:r w:rsidR="007142F2">
              <w:rPr>
                <w:noProof/>
                <w:webHidden/>
              </w:rPr>
              <w:fldChar w:fldCharType="separate"/>
            </w:r>
            <w:r w:rsidR="007142F2">
              <w:rPr>
                <w:noProof/>
                <w:webHidden/>
              </w:rPr>
              <w:t>8</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71" w:history="1">
            <w:r w:rsidR="007142F2" w:rsidRPr="000235FB">
              <w:rPr>
                <w:rStyle w:val="Hyperlink"/>
                <w:noProof/>
              </w:rPr>
              <w:t>Entering the codes in RStudio</w:t>
            </w:r>
            <w:r w:rsidR="007142F2">
              <w:rPr>
                <w:noProof/>
                <w:webHidden/>
              </w:rPr>
              <w:tab/>
            </w:r>
            <w:r w:rsidR="007142F2">
              <w:rPr>
                <w:noProof/>
                <w:webHidden/>
              </w:rPr>
              <w:fldChar w:fldCharType="begin"/>
            </w:r>
            <w:r w:rsidR="007142F2">
              <w:rPr>
                <w:noProof/>
                <w:webHidden/>
              </w:rPr>
              <w:instrText xml:space="preserve"> PAGEREF _Toc530050371 \h </w:instrText>
            </w:r>
            <w:r w:rsidR="007142F2">
              <w:rPr>
                <w:noProof/>
                <w:webHidden/>
              </w:rPr>
            </w:r>
            <w:r w:rsidR="007142F2">
              <w:rPr>
                <w:noProof/>
                <w:webHidden/>
              </w:rPr>
              <w:fldChar w:fldCharType="separate"/>
            </w:r>
            <w:r w:rsidR="007142F2">
              <w:rPr>
                <w:noProof/>
                <w:webHidden/>
              </w:rPr>
              <w:t>9</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72" w:history="1">
            <w:r w:rsidR="007142F2" w:rsidRPr="000235FB">
              <w:rPr>
                <w:rStyle w:val="Hyperlink"/>
                <w:noProof/>
              </w:rPr>
              <w:t>Functions and objects</w:t>
            </w:r>
            <w:r w:rsidR="007142F2">
              <w:rPr>
                <w:noProof/>
                <w:webHidden/>
              </w:rPr>
              <w:tab/>
            </w:r>
            <w:r w:rsidR="007142F2">
              <w:rPr>
                <w:noProof/>
                <w:webHidden/>
              </w:rPr>
              <w:fldChar w:fldCharType="begin"/>
            </w:r>
            <w:r w:rsidR="007142F2">
              <w:rPr>
                <w:noProof/>
                <w:webHidden/>
              </w:rPr>
              <w:instrText xml:space="preserve"> PAGEREF _Toc530050372 \h </w:instrText>
            </w:r>
            <w:r w:rsidR="007142F2">
              <w:rPr>
                <w:noProof/>
                <w:webHidden/>
              </w:rPr>
            </w:r>
            <w:r w:rsidR="007142F2">
              <w:rPr>
                <w:noProof/>
                <w:webHidden/>
              </w:rPr>
              <w:fldChar w:fldCharType="separate"/>
            </w:r>
            <w:r w:rsidR="007142F2">
              <w:rPr>
                <w:noProof/>
                <w:webHidden/>
              </w:rPr>
              <w:t>12</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73" w:history="1">
            <w:r w:rsidR="007142F2" w:rsidRPr="000235FB">
              <w:rPr>
                <w:rStyle w:val="Hyperlink"/>
                <w:noProof/>
              </w:rPr>
              <w:t>Functions</w:t>
            </w:r>
            <w:r w:rsidR="007142F2">
              <w:rPr>
                <w:noProof/>
                <w:webHidden/>
              </w:rPr>
              <w:tab/>
            </w:r>
            <w:r w:rsidR="007142F2">
              <w:rPr>
                <w:noProof/>
                <w:webHidden/>
              </w:rPr>
              <w:fldChar w:fldCharType="begin"/>
            </w:r>
            <w:r w:rsidR="007142F2">
              <w:rPr>
                <w:noProof/>
                <w:webHidden/>
              </w:rPr>
              <w:instrText xml:space="preserve"> PAGEREF _Toc530050373 \h </w:instrText>
            </w:r>
            <w:r w:rsidR="007142F2">
              <w:rPr>
                <w:noProof/>
                <w:webHidden/>
              </w:rPr>
            </w:r>
            <w:r w:rsidR="007142F2">
              <w:rPr>
                <w:noProof/>
                <w:webHidden/>
              </w:rPr>
              <w:fldChar w:fldCharType="separate"/>
            </w:r>
            <w:r w:rsidR="007142F2">
              <w:rPr>
                <w:noProof/>
                <w:webHidden/>
              </w:rPr>
              <w:t>12</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74" w:history="1">
            <w:r w:rsidR="007142F2" w:rsidRPr="000235FB">
              <w:rPr>
                <w:rStyle w:val="Hyperlink"/>
                <w:noProof/>
              </w:rPr>
              <w:t>Objects</w:t>
            </w:r>
            <w:r w:rsidR="007142F2">
              <w:rPr>
                <w:noProof/>
                <w:webHidden/>
              </w:rPr>
              <w:tab/>
            </w:r>
            <w:r w:rsidR="007142F2">
              <w:rPr>
                <w:noProof/>
                <w:webHidden/>
              </w:rPr>
              <w:fldChar w:fldCharType="begin"/>
            </w:r>
            <w:r w:rsidR="007142F2">
              <w:rPr>
                <w:noProof/>
                <w:webHidden/>
              </w:rPr>
              <w:instrText xml:space="preserve"> PAGEREF _Toc530050374 \h </w:instrText>
            </w:r>
            <w:r w:rsidR="007142F2">
              <w:rPr>
                <w:noProof/>
                <w:webHidden/>
              </w:rPr>
            </w:r>
            <w:r w:rsidR="007142F2">
              <w:rPr>
                <w:noProof/>
                <w:webHidden/>
              </w:rPr>
              <w:fldChar w:fldCharType="separate"/>
            </w:r>
            <w:r w:rsidR="007142F2">
              <w:rPr>
                <w:noProof/>
                <w:webHidden/>
              </w:rPr>
              <w:t>12</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75" w:history="1">
            <w:r w:rsidR="007142F2" w:rsidRPr="000235FB">
              <w:rPr>
                <w:rStyle w:val="Hyperlink"/>
                <w:noProof/>
              </w:rPr>
              <w:t>Packages</w:t>
            </w:r>
            <w:r w:rsidR="007142F2">
              <w:rPr>
                <w:noProof/>
                <w:webHidden/>
              </w:rPr>
              <w:tab/>
            </w:r>
            <w:r w:rsidR="007142F2">
              <w:rPr>
                <w:noProof/>
                <w:webHidden/>
              </w:rPr>
              <w:fldChar w:fldCharType="begin"/>
            </w:r>
            <w:r w:rsidR="007142F2">
              <w:rPr>
                <w:noProof/>
                <w:webHidden/>
              </w:rPr>
              <w:instrText xml:space="preserve"> PAGEREF _Toc530050375 \h </w:instrText>
            </w:r>
            <w:r w:rsidR="007142F2">
              <w:rPr>
                <w:noProof/>
                <w:webHidden/>
              </w:rPr>
            </w:r>
            <w:r w:rsidR="007142F2">
              <w:rPr>
                <w:noProof/>
                <w:webHidden/>
              </w:rPr>
              <w:fldChar w:fldCharType="separate"/>
            </w:r>
            <w:r w:rsidR="007142F2">
              <w:rPr>
                <w:noProof/>
                <w:webHidden/>
              </w:rPr>
              <w:t>13</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76" w:history="1">
            <w:r w:rsidR="007142F2" w:rsidRPr="000235FB">
              <w:rPr>
                <w:rStyle w:val="Hyperlink"/>
                <w:rFonts w:ascii="Consolas" w:hAnsi="Consolas"/>
                <w:noProof/>
              </w:rPr>
              <w:t>base</w:t>
            </w:r>
            <w:r w:rsidR="007142F2" w:rsidRPr="000235FB">
              <w:rPr>
                <w:rStyle w:val="Hyperlink"/>
                <w:noProof/>
              </w:rPr>
              <w:t xml:space="preserve"> packages</w:t>
            </w:r>
            <w:r w:rsidR="007142F2">
              <w:rPr>
                <w:noProof/>
                <w:webHidden/>
              </w:rPr>
              <w:tab/>
            </w:r>
            <w:r w:rsidR="007142F2">
              <w:rPr>
                <w:noProof/>
                <w:webHidden/>
              </w:rPr>
              <w:fldChar w:fldCharType="begin"/>
            </w:r>
            <w:r w:rsidR="007142F2">
              <w:rPr>
                <w:noProof/>
                <w:webHidden/>
              </w:rPr>
              <w:instrText xml:space="preserve"> PAGEREF _Toc530050376 \h </w:instrText>
            </w:r>
            <w:r w:rsidR="007142F2">
              <w:rPr>
                <w:noProof/>
                <w:webHidden/>
              </w:rPr>
            </w:r>
            <w:r w:rsidR="007142F2">
              <w:rPr>
                <w:noProof/>
                <w:webHidden/>
              </w:rPr>
              <w:fldChar w:fldCharType="separate"/>
            </w:r>
            <w:r w:rsidR="007142F2">
              <w:rPr>
                <w:noProof/>
                <w:webHidden/>
              </w:rPr>
              <w:t>14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77" w:history="1">
            <w:r w:rsidR="007142F2" w:rsidRPr="000235FB">
              <w:rPr>
                <w:rStyle w:val="Hyperlink"/>
                <w:rFonts w:ascii="Consolas" w:hAnsi="Consolas"/>
                <w:noProof/>
              </w:rPr>
              <w:t>user-contributed</w:t>
            </w:r>
            <w:r w:rsidR="007142F2" w:rsidRPr="000235FB">
              <w:rPr>
                <w:rStyle w:val="Hyperlink"/>
                <w:noProof/>
              </w:rPr>
              <w:t xml:space="preserve"> packages</w:t>
            </w:r>
            <w:r w:rsidR="007142F2">
              <w:rPr>
                <w:noProof/>
                <w:webHidden/>
              </w:rPr>
              <w:tab/>
            </w:r>
            <w:r w:rsidR="007142F2">
              <w:rPr>
                <w:noProof/>
                <w:webHidden/>
              </w:rPr>
              <w:fldChar w:fldCharType="begin"/>
            </w:r>
            <w:r w:rsidR="007142F2">
              <w:rPr>
                <w:noProof/>
                <w:webHidden/>
              </w:rPr>
              <w:instrText xml:space="preserve"> PAGEREF _Toc530050377 \h </w:instrText>
            </w:r>
            <w:r w:rsidR="007142F2">
              <w:rPr>
                <w:noProof/>
                <w:webHidden/>
              </w:rPr>
            </w:r>
            <w:r w:rsidR="007142F2">
              <w:rPr>
                <w:noProof/>
                <w:webHidden/>
              </w:rPr>
              <w:fldChar w:fldCharType="separate"/>
            </w:r>
            <w:r w:rsidR="007142F2">
              <w:rPr>
                <w:noProof/>
                <w:webHidden/>
              </w:rPr>
              <w:t>14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78" w:history="1">
            <w:r w:rsidR="007142F2" w:rsidRPr="000235FB">
              <w:rPr>
                <w:rStyle w:val="Hyperlink"/>
                <w:noProof/>
              </w:rPr>
              <w:t>Installing packages</w:t>
            </w:r>
            <w:r w:rsidR="007142F2">
              <w:rPr>
                <w:noProof/>
                <w:webHidden/>
              </w:rPr>
              <w:tab/>
            </w:r>
            <w:r w:rsidR="007142F2">
              <w:rPr>
                <w:noProof/>
                <w:webHidden/>
              </w:rPr>
              <w:fldChar w:fldCharType="begin"/>
            </w:r>
            <w:r w:rsidR="007142F2">
              <w:rPr>
                <w:noProof/>
                <w:webHidden/>
              </w:rPr>
              <w:instrText xml:space="preserve"> PAGEREF _Toc530050378 \h </w:instrText>
            </w:r>
            <w:r w:rsidR="007142F2">
              <w:rPr>
                <w:noProof/>
                <w:webHidden/>
              </w:rPr>
            </w:r>
            <w:r w:rsidR="007142F2">
              <w:rPr>
                <w:noProof/>
                <w:webHidden/>
              </w:rPr>
              <w:fldChar w:fldCharType="separate"/>
            </w:r>
            <w:r w:rsidR="007142F2">
              <w:rPr>
                <w:noProof/>
                <w:webHidden/>
              </w:rPr>
              <w:t>16</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79" w:history="1">
            <w:r w:rsidR="007142F2" w:rsidRPr="000235FB">
              <w:rPr>
                <w:rStyle w:val="Hyperlink"/>
                <w:noProof/>
              </w:rPr>
              <w:t>Using function</w:t>
            </w:r>
            <w:r w:rsidR="007142F2">
              <w:rPr>
                <w:noProof/>
                <w:webHidden/>
              </w:rPr>
              <w:tab/>
            </w:r>
            <w:r w:rsidR="007142F2">
              <w:rPr>
                <w:noProof/>
                <w:webHidden/>
              </w:rPr>
              <w:fldChar w:fldCharType="begin"/>
            </w:r>
            <w:r w:rsidR="007142F2">
              <w:rPr>
                <w:noProof/>
                <w:webHidden/>
              </w:rPr>
              <w:instrText xml:space="preserve"> PAGEREF _Toc530050379 \h </w:instrText>
            </w:r>
            <w:r w:rsidR="007142F2">
              <w:rPr>
                <w:noProof/>
                <w:webHidden/>
              </w:rPr>
            </w:r>
            <w:r w:rsidR="007142F2">
              <w:rPr>
                <w:noProof/>
                <w:webHidden/>
              </w:rPr>
              <w:fldChar w:fldCharType="separate"/>
            </w:r>
            <w:r w:rsidR="007142F2">
              <w:rPr>
                <w:noProof/>
                <w:webHidden/>
              </w:rPr>
              <w:t>16</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80" w:history="1">
            <w:r w:rsidR="007142F2" w:rsidRPr="000235FB">
              <w:rPr>
                <w:rStyle w:val="Hyperlink"/>
                <w:noProof/>
              </w:rPr>
              <w:t>Using Packages tab</w:t>
            </w:r>
            <w:r w:rsidR="007142F2">
              <w:rPr>
                <w:noProof/>
                <w:webHidden/>
              </w:rPr>
              <w:tab/>
            </w:r>
            <w:r w:rsidR="007142F2">
              <w:rPr>
                <w:noProof/>
                <w:webHidden/>
              </w:rPr>
              <w:fldChar w:fldCharType="begin"/>
            </w:r>
            <w:r w:rsidR="007142F2">
              <w:rPr>
                <w:noProof/>
                <w:webHidden/>
              </w:rPr>
              <w:instrText xml:space="preserve"> PAGEREF _Toc530050380 \h </w:instrText>
            </w:r>
            <w:r w:rsidR="007142F2">
              <w:rPr>
                <w:noProof/>
                <w:webHidden/>
              </w:rPr>
            </w:r>
            <w:r w:rsidR="007142F2">
              <w:rPr>
                <w:noProof/>
                <w:webHidden/>
              </w:rPr>
              <w:fldChar w:fldCharType="separate"/>
            </w:r>
            <w:r w:rsidR="007142F2">
              <w:rPr>
                <w:noProof/>
                <w:webHidden/>
              </w:rPr>
              <w:t>16</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81" w:history="1">
            <w:r w:rsidR="007142F2" w:rsidRPr="000235FB">
              <w:rPr>
                <w:rStyle w:val="Hyperlink"/>
                <w:noProof/>
              </w:rPr>
              <w:t>Loading packages</w:t>
            </w:r>
            <w:r w:rsidR="007142F2">
              <w:rPr>
                <w:noProof/>
                <w:webHidden/>
              </w:rPr>
              <w:tab/>
            </w:r>
            <w:r w:rsidR="007142F2">
              <w:rPr>
                <w:noProof/>
                <w:webHidden/>
              </w:rPr>
              <w:fldChar w:fldCharType="begin"/>
            </w:r>
            <w:r w:rsidR="007142F2">
              <w:rPr>
                <w:noProof/>
                <w:webHidden/>
              </w:rPr>
              <w:instrText xml:space="preserve"> PAGEREF _Toc530050381 \h </w:instrText>
            </w:r>
            <w:r w:rsidR="007142F2">
              <w:rPr>
                <w:noProof/>
                <w:webHidden/>
              </w:rPr>
            </w:r>
            <w:r w:rsidR="007142F2">
              <w:rPr>
                <w:noProof/>
                <w:webHidden/>
              </w:rPr>
              <w:fldChar w:fldCharType="separate"/>
            </w:r>
            <w:r w:rsidR="007142F2">
              <w:rPr>
                <w:noProof/>
                <w:webHidden/>
              </w:rPr>
              <w:t>18</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82" w:history="1">
            <w:r w:rsidR="007142F2" w:rsidRPr="000235FB">
              <w:rPr>
                <w:rStyle w:val="Hyperlink"/>
                <w:noProof/>
              </w:rPr>
              <w:t>Working directory</w:t>
            </w:r>
            <w:r w:rsidR="007142F2">
              <w:rPr>
                <w:noProof/>
                <w:webHidden/>
              </w:rPr>
              <w:tab/>
            </w:r>
            <w:r w:rsidR="007142F2">
              <w:rPr>
                <w:noProof/>
                <w:webHidden/>
              </w:rPr>
              <w:fldChar w:fldCharType="begin"/>
            </w:r>
            <w:r w:rsidR="007142F2">
              <w:rPr>
                <w:noProof/>
                <w:webHidden/>
              </w:rPr>
              <w:instrText xml:space="preserve"> PAGEREF _Toc530050382 \h </w:instrText>
            </w:r>
            <w:r w:rsidR="007142F2">
              <w:rPr>
                <w:noProof/>
                <w:webHidden/>
              </w:rPr>
            </w:r>
            <w:r w:rsidR="007142F2">
              <w:rPr>
                <w:noProof/>
                <w:webHidden/>
              </w:rPr>
              <w:fldChar w:fldCharType="separate"/>
            </w:r>
            <w:r w:rsidR="007142F2">
              <w:rPr>
                <w:noProof/>
                <w:webHidden/>
              </w:rPr>
              <w:t>20</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83" w:history="1">
            <w:r w:rsidR="007142F2" w:rsidRPr="000235FB">
              <w:rPr>
                <w:rStyle w:val="Hyperlink"/>
                <w:noProof/>
              </w:rPr>
              <w:t>Creating a new project</w:t>
            </w:r>
            <w:r w:rsidR="007142F2">
              <w:rPr>
                <w:noProof/>
                <w:webHidden/>
              </w:rPr>
              <w:tab/>
            </w:r>
            <w:r w:rsidR="007142F2">
              <w:rPr>
                <w:noProof/>
                <w:webHidden/>
              </w:rPr>
              <w:fldChar w:fldCharType="begin"/>
            </w:r>
            <w:r w:rsidR="007142F2">
              <w:rPr>
                <w:noProof/>
                <w:webHidden/>
              </w:rPr>
              <w:instrText xml:space="preserve"> PAGEREF _Toc530050383 \h </w:instrText>
            </w:r>
            <w:r w:rsidR="007142F2">
              <w:rPr>
                <w:noProof/>
                <w:webHidden/>
              </w:rPr>
            </w:r>
            <w:r w:rsidR="007142F2">
              <w:rPr>
                <w:noProof/>
                <w:webHidden/>
              </w:rPr>
              <w:fldChar w:fldCharType="separate"/>
            </w:r>
            <w:r w:rsidR="007142F2">
              <w:rPr>
                <w:noProof/>
                <w:webHidden/>
              </w:rPr>
              <w:t>20</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84" w:history="1">
            <w:r w:rsidR="007142F2" w:rsidRPr="000235FB">
              <w:rPr>
                <w:rStyle w:val="Hyperlink"/>
                <w:noProof/>
              </w:rPr>
              <w:t>Setting a working directory</w:t>
            </w:r>
            <w:r w:rsidR="007142F2">
              <w:rPr>
                <w:noProof/>
                <w:webHidden/>
              </w:rPr>
              <w:tab/>
            </w:r>
            <w:r w:rsidR="007142F2">
              <w:rPr>
                <w:noProof/>
                <w:webHidden/>
              </w:rPr>
              <w:fldChar w:fldCharType="begin"/>
            </w:r>
            <w:r w:rsidR="007142F2">
              <w:rPr>
                <w:noProof/>
                <w:webHidden/>
              </w:rPr>
              <w:instrText xml:space="preserve"> PAGEREF _Toc530050384 \h </w:instrText>
            </w:r>
            <w:r w:rsidR="007142F2">
              <w:rPr>
                <w:noProof/>
                <w:webHidden/>
              </w:rPr>
            </w:r>
            <w:r w:rsidR="007142F2">
              <w:rPr>
                <w:noProof/>
                <w:webHidden/>
              </w:rPr>
              <w:fldChar w:fldCharType="separate"/>
            </w:r>
            <w:r w:rsidR="007142F2">
              <w:rPr>
                <w:noProof/>
                <w:webHidden/>
              </w:rPr>
              <w:t>21</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85" w:history="1">
            <w:r w:rsidR="007142F2" w:rsidRPr="000235FB">
              <w:rPr>
                <w:rStyle w:val="Hyperlink"/>
                <w:noProof/>
              </w:rPr>
              <w:t>Getting help</w:t>
            </w:r>
            <w:r w:rsidR="007142F2">
              <w:rPr>
                <w:noProof/>
                <w:webHidden/>
              </w:rPr>
              <w:tab/>
            </w:r>
            <w:r w:rsidR="007142F2">
              <w:rPr>
                <w:noProof/>
                <w:webHidden/>
              </w:rPr>
              <w:fldChar w:fldCharType="begin"/>
            </w:r>
            <w:r w:rsidR="007142F2">
              <w:rPr>
                <w:noProof/>
                <w:webHidden/>
              </w:rPr>
              <w:instrText xml:space="preserve"> PAGEREF _Toc530050385 \h </w:instrText>
            </w:r>
            <w:r w:rsidR="007142F2">
              <w:rPr>
                <w:noProof/>
                <w:webHidden/>
              </w:rPr>
            </w:r>
            <w:r w:rsidR="007142F2">
              <w:rPr>
                <w:noProof/>
                <w:webHidden/>
              </w:rPr>
              <w:fldChar w:fldCharType="separate"/>
            </w:r>
            <w:r w:rsidR="007142F2">
              <w:rPr>
                <w:noProof/>
                <w:webHidden/>
              </w:rPr>
              <w:t>22</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86" w:history="1">
            <w:r w:rsidR="007142F2" w:rsidRPr="000235FB">
              <w:rPr>
                <w:rStyle w:val="Hyperlink"/>
                <w:noProof/>
              </w:rPr>
              <w:t>Upgrading R</w:t>
            </w:r>
            <w:r w:rsidR="007142F2">
              <w:rPr>
                <w:noProof/>
                <w:webHidden/>
              </w:rPr>
              <w:tab/>
            </w:r>
            <w:r w:rsidR="007142F2">
              <w:rPr>
                <w:noProof/>
                <w:webHidden/>
              </w:rPr>
              <w:fldChar w:fldCharType="begin"/>
            </w:r>
            <w:r w:rsidR="007142F2">
              <w:rPr>
                <w:noProof/>
                <w:webHidden/>
              </w:rPr>
              <w:instrText xml:space="preserve"> PAGEREF _Toc530050386 \h </w:instrText>
            </w:r>
            <w:r w:rsidR="007142F2">
              <w:rPr>
                <w:noProof/>
                <w:webHidden/>
              </w:rPr>
            </w:r>
            <w:r w:rsidR="007142F2">
              <w:rPr>
                <w:noProof/>
                <w:webHidden/>
              </w:rPr>
              <w:fldChar w:fldCharType="separate"/>
            </w:r>
            <w:r w:rsidR="007142F2">
              <w:rPr>
                <w:noProof/>
                <w:webHidden/>
              </w:rPr>
              <w:t>22</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87" w:history="1">
            <w:r w:rsidR="007142F2" w:rsidRPr="000235FB">
              <w:rPr>
                <w:rStyle w:val="Hyperlink"/>
                <w:noProof/>
              </w:rPr>
              <w:t>Summary</w:t>
            </w:r>
            <w:r w:rsidR="007142F2">
              <w:rPr>
                <w:noProof/>
                <w:webHidden/>
              </w:rPr>
              <w:tab/>
            </w:r>
            <w:r w:rsidR="007142F2">
              <w:rPr>
                <w:noProof/>
                <w:webHidden/>
              </w:rPr>
              <w:fldChar w:fldCharType="begin"/>
            </w:r>
            <w:r w:rsidR="007142F2">
              <w:rPr>
                <w:noProof/>
                <w:webHidden/>
              </w:rPr>
              <w:instrText xml:space="preserve"> PAGEREF _Toc530050387 \h </w:instrText>
            </w:r>
            <w:r w:rsidR="007142F2">
              <w:rPr>
                <w:noProof/>
                <w:webHidden/>
              </w:rPr>
            </w:r>
            <w:r w:rsidR="007142F2">
              <w:rPr>
                <w:noProof/>
                <w:webHidden/>
              </w:rPr>
              <w:fldChar w:fldCharType="separate"/>
            </w:r>
            <w:r w:rsidR="007142F2">
              <w:rPr>
                <w:noProof/>
                <w:webHidden/>
              </w:rPr>
              <w:t>23</w:t>
            </w:r>
            <w:r w:rsidR="007142F2">
              <w:rPr>
                <w:noProof/>
                <w:webHidden/>
              </w:rPr>
              <w:fldChar w:fldCharType="end"/>
            </w:r>
          </w:hyperlink>
        </w:p>
        <w:p w:rsidR="007142F2" w:rsidRDefault="00FC7F11">
          <w:pPr>
            <w:pStyle w:val="TOC1"/>
            <w:tabs>
              <w:tab w:val="right" w:leader="dot" w:pos="9350"/>
            </w:tabs>
            <w:rPr>
              <w:rFonts w:eastAsiaTheme="minorEastAsia"/>
              <w:noProof/>
              <w:sz w:val="22"/>
              <w:szCs w:val="22"/>
              <w:lang w:val="en-GB" w:eastAsia="en-GB"/>
            </w:rPr>
          </w:pPr>
          <w:hyperlink w:anchor="_Toc530050388" w:history="1">
            <w:r w:rsidR="007142F2" w:rsidRPr="000235FB">
              <w:rPr>
                <w:rStyle w:val="Hyperlink"/>
                <w:noProof/>
              </w:rPr>
              <w:t>Data management</w:t>
            </w:r>
            <w:r w:rsidR="007142F2">
              <w:rPr>
                <w:noProof/>
                <w:webHidden/>
              </w:rPr>
              <w:tab/>
            </w:r>
            <w:r w:rsidR="007142F2">
              <w:rPr>
                <w:noProof/>
                <w:webHidden/>
              </w:rPr>
              <w:fldChar w:fldCharType="begin"/>
            </w:r>
            <w:r w:rsidR="007142F2">
              <w:rPr>
                <w:noProof/>
                <w:webHidden/>
              </w:rPr>
              <w:instrText xml:space="preserve"> PAGEREF _Toc530050388 \h </w:instrText>
            </w:r>
            <w:r w:rsidR="007142F2">
              <w:rPr>
                <w:noProof/>
                <w:webHidden/>
              </w:rPr>
            </w:r>
            <w:r w:rsidR="007142F2">
              <w:rPr>
                <w:noProof/>
                <w:webHidden/>
              </w:rPr>
              <w:fldChar w:fldCharType="separate"/>
            </w:r>
            <w:r w:rsidR="007142F2">
              <w:rPr>
                <w:noProof/>
                <w:webHidden/>
              </w:rPr>
              <w:t>24</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89" w:history="1">
            <w:r w:rsidR="007142F2" w:rsidRPr="000235FB">
              <w:rPr>
                <w:rStyle w:val="Hyperlink"/>
                <w:noProof/>
              </w:rPr>
              <w:t>Reading, viewing and exporting data</w:t>
            </w:r>
            <w:r w:rsidR="007142F2">
              <w:rPr>
                <w:noProof/>
                <w:webHidden/>
              </w:rPr>
              <w:tab/>
            </w:r>
            <w:r w:rsidR="007142F2">
              <w:rPr>
                <w:noProof/>
                <w:webHidden/>
              </w:rPr>
              <w:fldChar w:fldCharType="begin"/>
            </w:r>
            <w:r w:rsidR="007142F2">
              <w:rPr>
                <w:noProof/>
                <w:webHidden/>
              </w:rPr>
              <w:instrText xml:space="preserve"> PAGEREF _Toc530050389 \h </w:instrText>
            </w:r>
            <w:r w:rsidR="007142F2">
              <w:rPr>
                <w:noProof/>
                <w:webHidden/>
              </w:rPr>
            </w:r>
            <w:r w:rsidR="007142F2">
              <w:rPr>
                <w:noProof/>
                <w:webHidden/>
              </w:rPr>
              <w:fldChar w:fldCharType="separate"/>
            </w:r>
            <w:r w:rsidR="007142F2">
              <w:rPr>
                <w:noProof/>
                <w:webHidden/>
              </w:rPr>
              <w:t>24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90" w:history="1">
            <w:r w:rsidR="007142F2" w:rsidRPr="000235FB">
              <w:rPr>
                <w:rStyle w:val="Hyperlink"/>
                <w:noProof/>
              </w:rPr>
              <w:t>The datasets</w:t>
            </w:r>
            <w:r w:rsidR="007142F2">
              <w:rPr>
                <w:noProof/>
                <w:webHidden/>
              </w:rPr>
              <w:tab/>
            </w:r>
            <w:r w:rsidR="007142F2">
              <w:rPr>
                <w:noProof/>
                <w:webHidden/>
              </w:rPr>
              <w:fldChar w:fldCharType="begin"/>
            </w:r>
            <w:r w:rsidR="007142F2">
              <w:rPr>
                <w:noProof/>
                <w:webHidden/>
              </w:rPr>
              <w:instrText xml:space="preserve"> PAGEREF _Toc530050390 \h </w:instrText>
            </w:r>
            <w:r w:rsidR="007142F2">
              <w:rPr>
                <w:noProof/>
                <w:webHidden/>
              </w:rPr>
            </w:r>
            <w:r w:rsidR="007142F2">
              <w:rPr>
                <w:noProof/>
                <w:webHidden/>
              </w:rPr>
              <w:fldChar w:fldCharType="separate"/>
            </w:r>
            <w:r w:rsidR="007142F2">
              <w:rPr>
                <w:noProof/>
                <w:webHidden/>
              </w:rPr>
              <w:t>24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91" w:history="1">
            <w:r w:rsidR="007142F2" w:rsidRPr="000235FB">
              <w:rPr>
                <w:rStyle w:val="Hyperlink"/>
                <w:noProof/>
              </w:rPr>
              <w:t>Reading dataset</w:t>
            </w:r>
            <w:r w:rsidR="007142F2">
              <w:rPr>
                <w:noProof/>
                <w:webHidden/>
              </w:rPr>
              <w:tab/>
            </w:r>
            <w:r w:rsidR="007142F2">
              <w:rPr>
                <w:noProof/>
                <w:webHidden/>
              </w:rPr>
              <w:fldChar w:fldCharType="begin"/>
            </w:r>
            <w:r w:rsidR="007142F2">
              <w:rPr>
                <w:noProof/>
                <w:webHidden/>
              </w:rPr>
              <w:instrText xml:space="preserve"> PAGEREF _Toc530050391 \h </w:instrText>
            </w:r>
            <w:r w:rsidR="007142F2">
              <w:rPr>
                <w:noProof/>
                <w:webHidden/>
              </w:rPr>
            </w:r>
            <w:r w:rsidR="007142F2">
              <w:rPr>
                <w:noProof/>
                <w:webHidden/>
              </w:rPr>
              <w:fldChar w:fldCharType="separate"/>
            </w:r>
            <w:r w:rsidR="007142F2">
              <w:rPr>
                <w:noProof/>
                <w:webHidden/>
              </w:rPr>
              <w:t>24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92" w:history="1">
            <w:r w:rsidR="007142F2" w:rsidRPr="000235FB">
              <w:rPr>
                <w:rStyle w:val="Hyperlink"/>
                <w:noProof/>
              </w:rPr>
              <w:t>Viewing dataset</w:t>
            </w:r>
            <w:r w:rsidR="007142F2">
              <w:rPr>
                <w:noProof/>
                <w:webHidden/>
              </w:rPr>
              <w:tab/>
            </w:r>
            <w:r w:rsidR="007142F2">
              <w:rPr>
                <w:noProof/>
                <w:webHidden/>
              </w:rPr>
              <w:fldChar w:fldCharType="begin"/>
            </w:r>
            <w:r w:rsidR="007142F2">
              <w:rPr>
                <w:noProof/>
                <w:webHidden/>
              </w:rPr>
              <w:instrText xml:space="preserve"> PAGEREF _Toc530050392 \h </w:instrText>
            </w:r>
            <w:r w:rsidR="007142F2">
              <w:rPr>
                <w:noProof/>
                <w:webHidden/>
              </w:rPr>
            </w:r>
            <w:r w:rsidR="007142F2">
              <w:rPr>
                <w:noProof/>
                <w:webHidden/>
              </w:rPr>
              <w:fldChar w:fldCharType="separate"/>
            </w:r>
            <w:r w:rsidR="007142F2">
              <w:rPr>
                <w:noProof/>
                <w:webHidden/>
              </w:rPr>
              <w:t>24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93" w:history="1">
            <w:r w:rsidR="007142F2" w:rsidRPr="000235FB">
              <w:rPr>
                <w:rStyle w:val="Hyperlink"/>
                <w:noProof/>
              </w:rPr>
              <w:t>Exporting dataset from R</w:t>
            </w:r>
            <w:r w:rsidR="007142F2">
              <w:rPr>
                <w:noProof/>
                <w:webHidden/>
              </w:rPr>
              <w:tab/>
            </w:r>
            <w:r w:rsidR="007142F2">
              <w:rPr>
                <w:noProof/>
                <w:webHidden/>
              </w:rPr>
              <w:fldChar w:fldCharType="begin"/>
            </w:r>
            <w:r w:rsidR="007142F2">
              <w:rPr>
                <w:noProof/>
                <w:webHidden/>
              </w:rPr>
              <w:instrText xml:space="preserve"> PAGEREF _Toc530050393 \h </w:instrText>
            </w:r>
            <w:r w:rsidR="007142F2">
              <w:rPr>
                <w:noProof/>
                <w:webHidden/>
              </w:rPr>
            </w:r>
            <w:r w:rsidR="007142F2">
              <w:rPr>
                <w:noProof/>
                <w:webHidden/>
              </w:rPr>
              <w:fldChar w:fldCharType="separate"/>
            </w:r>
            <w:r w:rsidR="007142F2">
              <w:rPr>
                <w:noProof/>
                <w:webHidden/>
              </w:rPr>
              <w:t>25</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94" w:history="1">
            <w:r w:rsidR="007142F2" w:rsidRPr="000235FB">
              <w:rPr>
                <w:rStyle w:val="Hyperlink"/>
                <w:noProof/>
              </w:rPr>
              <w:t>Built-in datasets in R</w:t>
            </w:r>
            <w:r w:rsidR="007142F2">
              <w:rPr>
                <w:noProof/>
                <w:webHidden/>
              </w:rPr>
              <w:tab/>
            </w:r>
            <w:r w:rsidR="007142F2">
              <w:rPr>
                <w:noProof/>
                <w:webHidden/>
              </w:rPr>
              <w:fldChar w:fldCharType="begin"/>
            </w:r>
            <w:r w:rsidR="007142F2">
              <w:rPr>
                <w:noProof/>
                <w:webHidden/>
              </w:rPr>
              <w:instrText xml:space="preserve"> PAGEREF _Toc530050394 \h </w:instrText>
            </w:r>
            <w:r w:rsidR="007142F2">
              <w:rPr>
                <w:noProof/>
                <w:webHidden/>
              </w:rPr>
            </w:r>
            <w:r w:rsidR="007142F2">
              <w:rPr>
                <w:noProof/>
                <w:webHidden/>
              </w:rPr>
              <w:fldChar w:fldCharType="separate"/>
            </w:r>
            <w:r w:rsidR="007142F2">
              <w:rPr>
                <w:noProof/>
                <w:webHidden/>
              </w:rPr>
              <w:t>26</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95" w:history="1">
            <w:r w:rsidR="007142F2" w:rsidRPr="000235FB">
              <w:rPr>
                <w:rStyle w:val="Hyperlink"/>
                <w:noProof/>
              </w:rPr>
              <w:t>Data structure</w:t>
            </w:r>
            <w:r w:rsidR="007142F2">
              <w:rPr>
                <w:noProof/>
                <w:webHidden/>
              </w:rPr>
              <w:tab/>
            </w:r>
            <w:r w:rsidR="007142F2">
              <w:rPr>
                <w:noProof/>
                <w:webHidden/>
              </w:rPr>
              <w:fldChar w:fldCharType="begin"/>
            </w:r>
            <w:r w:rsidR="007142F2">
              <w:rPr>
                <w:noProof/>
                <w:webHidden/>
              </w:rPr>
              <w:instrText xml:space="preserve"> PAGEREF _Toc530050395 \h </w:instrText>
            </w:r>
            <w:r w:rsidR="007142F2">
              <w:rPr>
                <w:noProof/>
                <w:webHidden/>
              </w:rPr>
            </w:r>
            <w:r w:rsidR="007142F2">
              <w:rPr>
                <w:noProof/>
                <w:webHidden/>
              </w:rPr>
              <w:fldChar w:fldCharType="separate"/>
            </w:r>
            <w:r w:rsidR="007142F2">
              <w:rPr>
                <w:noProof/>
                <w:webHidden/>
              </w:rPr>
              <w:t>26</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96" w:history="1">
            <w:r w:rsidR="007142F2" w:rsidRPr="000235FB">
              <w:rPr>
                <w:rStyle w:val="Hyperlink"/>
                <w:noProof/>
              </w:rPr>
              <w:t>Variable types</w:t>
            </w:r>
            <w:r w:rsidR="007142F2">
              <w:rPr>
                <w:noProof/>
                <w:webHidden/>
              </w:rPr>
              <w:tab/>
            </w:r>
            <w:r w:rsidR="007142F2">
              <w:rPr>
                <w:noProof/>
                <w:webHidden/>
              </w:rPr>
              <w:fldChar w:fldCharType="begin"/>
            </w:r>
            <w:r w:rsidR="007142F2">
              <w:rPr>
                <w:noProof/>
                <w:webHidden/>
              </w:rPr>
              <w:instrText xml:space="preserve"> PAGEREF _Toc530050396 \h </w:instrText>
            </w:r>
            <w:r w:rsidR="007142F2">
              <w:rPr>
                <w:noProof/>
                <w:webHidden/>
              </w:rPr>
            </w:r>
            <w:r w:rsidR="007142F2">
              <w:rPr>
                <w:noProof/>
                <w:webHidden/>
              </w:rPr>
              <w:fldChar w:fldCharType="separate"/>
            </w:r>
            <w:r w:rsidR="007142F2">
              <w:rPr>
                <w:noProof/>
                <w:webHidden/>
              </w:rPr>
              <w:t>26</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97" w:history="1">
            <w:r w:rsidR="007142F2" w:rsidRPr="000235FB">
              <w:rPr>
                <w:rStyle w:val="Hyperlink"/>
                <w:noProof/>
              </w:rPr>
              <w:t>Containers</w:t>
            </w:r>
            <w:r w:rsidR="007142F2">
              <w:rPr>
                <w:noProof/>
                <w:webHidden/>
              </w:rPr>
              <w:tab/>
            </w:r>
            <w:r w:rsidR="007142F2">
              <w:rPr>
                <w:noProof/>
                <w:webHidden/>
              </w:rPr>
              <w:fldChar w:fldCharType="begin"/>
            </w:r>
            <w:r w:rsidR="007142F2">
              <w:rPr>
                <w:noProof/>
                <w:webHidden/>
              </w:rPr>
              <w:instrText xml:space="preserve"> PAGEREF _Toc530050397 \h </w:instrText>
            </w:r>
            <w:r w:rsidR="007142F2">
              <w:rPr>
                <w:noProof/>
                <w:webHidden/>
              </w:rPr>
            </w:r>
            <w:r w:rsidR="007142F2">
              <w:rPr>
                <w:noProof/>
                <w:webHidden/>
              </w:rPr>
              <w:fldChar w:fldCharType="separate"/>
            </w:r>
            <w:r w:rsidR="007142F2">
              <w:rPr>
                <w:noProof/>
                <w:webHidden/>
              </w:rPr>
              <w:t>27</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398" w:history="1">
            <w:r w:rsidR="007142F2" w:rsidRPr="000235FB">
              <w:rPr>
                <w:rStyle w:val="Hyperlink"/>
                <w:noProof/>
              </w:rPr>
              <w:t>Subsetting</w:t>
            </w:r>
            <w:r w:rsidR="007142F2">
              <w:rPr>
                <w:noProof/>
                <w:webHidden/>
              </w:rPr>
              <w:tab/>
            </w:r>
            <w:r w:rsidR="007142F2">
              <w:rPr>
                <w:noProof/>
                <w:webHidden/>
              </w:rPr>
              <w:fldChar w:fldCharType="begin"/>
            </w:r>
            <w:r w:rsidR="007142F2">
              <w:rPr>
                <w:noProof/>
                <w:webHidden/>
              </w:rPr>
              <w:instrText xml:space="preserve"> PAGEREF _Toc530050398 \h </w:instrText>
            </w:r>
            <w:r w:rsidR="007142F2">
              <w:rPr>
                <w:noProof/>
                <w:webHidden/>
              </w:rPr>
            </w:r>
            <w:r w:rsidR="007142F2">
              <w:rPr>
                <w:noProof/>
                <w:webHidden/>
              </w:rPr>
              <w:fldChar w:fldCharType="separate"/>
            </w:r>
            <w:r w:rsidR="007142F2">
              <w:rPr>
                <w:noProof/>
                <w:webHidden/>
              </w:rPr>
              <w:t>28</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399" w:history="1">
            <w:r w:rsidR="007142F2" w:rsidRPr="000235FB">
              <w:rPr>
                <w:rStyle w:val="Hyperlink"/>
                <w:noProof/>
              </w:rPr>
              <w:t>Selecting a column (variable) or a row (observation)</w:t>
            </w:r>
            <w:r w:rsidR="007142F2">
              <w:rPr>
                <w:noProof/>
                <w:webHidden/>
              </w:rPr>
              <w:tab/>
            </w:r>
            <w:r w:rsidR="007142F2">
              <w:rPr>
                <w:noProof/>
                <w:webHidden/>
              </w:rPr>
              <w:fldChar w:fldCharType="begin"/>
            </w:r>
            <w:r w:rsidR="007142F2">
              <w:rPr>
                <w:noProof/>
                <w:webHidden/>
              </w:rPr>
              <w:instrText xml:space="preserve"> PAGEREF _Toc530050399 \h </w:instrText>
            </w:r>
            <w:r w:rsidR="007142F2">
              <w:rPr>
                <w:noProof/>
                <w:webHidden/>
              </w:rPr>
            </w:r>
            <w:r w:rsidR="007142F2">
              <w:rPr>
                <w:noProof/>
                <w:webHidden/>
              </w:rPr>
              <w:fldChar w:fldCharType="separate"/>
            </w:r>
            <w:r w:rsidR="007142F2">
              <w:rPr>
                <w:noProof/>
                <w:webHidden/>
              </w:rPr>
              <w:t>29</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00" w:history="1">
            <w:r w:rsidR="007142F2" w:rsidRPr="000235FB">
              <w:rPr>
                <w:rStyle w:val="Hyperlink"/>
                <w:noProof/>
              </w:rPr>
              <w:t>Selecting columns and rows</w:t>
            </w:r>
            <w:r w:rsidR="007142F2">
              <w:rPr>
                <w:noProof/>
                <w:webHidden/>
              </w:rPr>
              <w:tab/>
            </w:r>
            <w:r w:rsidR="007142F2">
              <w:rPr>
                <w:noProof/>
                <w:webHidden/>
              </w:rPr>
              <w:fldChar w:fldCharType="begin"/>
            </w:r>
            <w:r w:rsidR="007142F2">
              <w:rPr>
                <w:noProof/>
                <w:webHidden/>
              </w:rPr>
              <w:instrText xml:space="preserve"> PAGEREF _Toc530050400 \h </w:instrText>
            </w:r>
            <w:r w:rsidR="007142F2">
              <w:rPr>
                <w:noProof/>
                <w:webHidden/>
              </w:rPr>
            </w:r>
            <w:r w:rsidR="007142F2">
              <w:rPr>
                <w:noProof/>
                <w:webHidden/>
              </w:rPr>
              <w:fldChar w:fldCharType="separate"/>
            </w:r>
            <w:r w:rsidR="007142F2">
              <w:rPr>
                <w:noProof/>
                <w:webHidden/>
              </w:rPr>
              <w:t>30</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01" w:history="1">
            <w:r w:rsidR="007142F2" w:rsidRPr="000235FB">
              <w:rPr>
                <w:rStyle w:val="Hyperlink"/>
                <w:noProof/>
              </w:rPr>
              <w:t>Selecting based on logical expressions</w:t>
            </w:r>
            <w:r w:rsidR="007142F2">
              <w:rPr>
                <w:noProof/>
                <w:webHidden/>
              </w:rPr>
              <w:tab/>
            </w:r>
            <w:r w:rsidR="007142F2">
              <w:rPr>
                <w:noProof/>
                <w:webHidden/>
              </w:rPr>
              <w:fldChar w:fldCharType="begin"/>
            </w:r>
            <w:r w:rsidR="007142F2">
              <w:rPr>
                <w:noProof/>
                <w:webHidden/>
              </w:rPr>
              <w:instrText xml:space="preserve"> PAGEREF _Toc530050401 \h </w:instrText>
            </w:r>
            <w:r w:rsidR="007142F2">
              <w:rPr>
                <w:noProof/>
                <w:webHidden/>
              </w:rPr>
            </w:r>
            <w:r w:rsidR="007142F2">
              <w:rPr>
                <w:noProof/>
                <w:webHidden/>
              </w:rPr>
              <w:fldChar w:fldCharType="separate"/>
            </w:r>
            <w:r w:rsidR="007142F2">
              <w:rPr>
                <w:noProof/>
                <w:webHidden/>
              </w:rPr>
              <w:t>34</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02" w:history="1">
            <w:r w:rsidR="007142F2" w:rsidRPr="000235FB">
              <w:rPr>
                <w:rStyle w:val="Hyperlink"/>
                <w:noProof/>
              </w:rPr>
              <w:t>Sorting data</w:t>
            </w:r>
            <w:r w:rsidR="007142F2">
              <w:rPr>
                <w:noProof/>
                <w:webHidden/>
              </w:rPr>
              <w:tab/>
            </w:r>
            <w:r w:rsidR="007142F2">
              <w:rPr>
                <w:noProof/>
                <w:webHidden/>
              </w:rPr>
              <w:fldChar w:fldCharType="begin"/>
            </w:r>
            <w:r w:rsidR="007142F2">
              <w:rPr>
                <w:noProof/>
                <w:webHidden/>
              </w:rPr>
              <w:instrText xml:space="preserve"> PAGEREF _Toc530050402 \h </w:instrText>
            </w:r>
            <w:r w:rsidR="007142F2">
              <w:rPr>
                <w:noProof/>
                <w:webHidden/>
              </w:rPr>
            </w:r>
            <w:r w:rsidR="007142F2">
              <w:rPr>
                <w:noProof/>
                <w:webHidden/>
              </w:rPr>
              <w:fldChar w:fldCharType="separate"/>
            </w:r>
            <w:r w:rsidR="007142F2">
              <w:rPr>
                <w:noProof/>
                <w:webHidden/>
              </w:rPr>
              <w:t>40</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03" w:history="1">
            <w:r w:rsidR="007142F2" w:rsidRPr="000235FB">
              <w:rPr>
                <w:rStyle w:val="Hyperlink"/>
                <w:noProof/>
              </w:rPr>
              <w:t>Editing data</w:t>
            </w:r>
            <w:r w:rsidR="007142F2">
              <w:rPr>
                <w:noProof/>
                <w:webHidden/>
              </w:rPr>
              <w:tab/>
            </w:r>
            <w:r w:rsidR="007142F2">
              <w:rPr>
                <w:noProof/>
                <w:webHidden/>
              </w:rPr>
              <w:fldChar w:fldCharType="begin"/>
            </w:r>
            <w:r w:rsidR="007142F2">
              <w:rPr>
                <w:noProof/>
                <w:webHidden/>
              </w:rPr>
              <w:instrText xml:space="preserve"> PAGEREF _Toc530050403 \h </w:instrText>
            </w:r>
            <w:r w:rsidR="007142F2">
              <w:rPr>
                <w:noProof/>
                <w:webHidden/>
              </w:rPr>
            </w:r>
            <w:r w:rsidR="007142F2">
              <w:rPr>
                <w:noProof/>
                <w:webHidden/>
              </w:rPr>
              <w:fldChar w:fldCharType="separate"/>
            </w:r>
            <w:r w:rsidR="007142F2">
              <w:rPr>
                <w:noProof/>
                <w:webHidden/>
              </w:rPr>
              <w:t>44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04" w:history="1">
            <w:r w:rsidR="007142F2" w:rsidRPr="000235FB">
              <w:rPr>
                <w:rStyle w:val="Hyperlink"/>
                <w:noProof/>
              </w:rPr>
              <w:t>Creating a new variable</w:t>
            </w:r>
            <w:r w:rsidR="007142F2">
              <w:rPr>
                <w:noProof/>
                <w:webHidden/>
              </w:rPr>
              <w:tab/>
            </w:r>
            <w:r w:rsidR="007142F2">
              <w:rPr>
                <w:noProof/>
                <w:webHidden/>
              </w:rPr>
              <w:fldChar w:fldCharType="begin"/>
            </w:r>
            <w:r w:rsidR="007142F2">
              <w:rPr>
                <w:noProof/>
                <w:webHidden/>
              </w:rPr>
              <w:instrText xml:space="preserve"> PAGEREF _Toc530050404 \h </w:instrText>
            </w:r>
            <w:r w:rsidR="007142F2">
              <w:rPr>
                <w:noProof/>
                <w:webHidden/>
              </w:rPr>
            </w:r>
            <w:r w:rsidR="007142F2">
              <w:rPr>
                <w:noProof/>
                <w:webHidden/>
              </w:rPr>
              <w:fldChar w:fldCharType="separate"/>
            </w:r>
            <w:r w:rsidR="007142F2">
              <w:rPr>
                <w:noProof/>
                <w:webHidden/>
              </w:rPr>
              <w:t>44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05" w:history="1">
            <w:r w:rsidR="007142F2" w:rsidRPr="000235FB">
              <w:rPr>
                <w:rStyle w:val="Hyperlink"/>
                <w:noProof/>
              </w:rPr>
              <w:t>Recoding into new variables</w:t>
            </w:r>
            <w:r w:rsidR="007142F2">
              <w:rPr>
                <w:noProof/>
                <w:webHidden/>
              </w:rPr>
              <w:tab/>
            </w:r>
            <w:r w:rsidR="007142F2">
              <w:rPr>
                <w:noProof/>
                <w:webHidden/>
              </w:rPr>
              <w:fldChar w:fldCharType="begin"/>
            </w:r>
            <w:r w:rsidR="007142F2">
              <w:rPr>
                <w:noProof/>
                <w:webHidden/>
              </w:rPr>
              <w:instrText xml:space="preserve"> PAGEREF _Toc530050405 \h </w:instrText>
            </w:r>
            <w:r w:rsidR="007142F2">
              <w:rPr>
                <w:noProof/>
                <w:webHidden/>
              </w:rPr>
            </w:r>
            <w:r w:rsidR="007142F2">
              <w:rPr>
                <w:noProof/>
                <w:webHidden/>
              </w:rPr>
              <w:fldChar w:fldCharType="separate"/>
            </w:r>
            <w:r w:rsidR="007142F2">
              <w:rPr>
                <w:noProof/>
                <w:webHidden/>
              </w:rPr>
              <w:t>44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06" w:history="1">
            <w:r w:rsidR="007142F2" w:rsidRPr="000235FB">
              <w:rPr>
                <w:rStyle w:val="Hyperlink"/>
                <w:noProof/>
              </w:rPr>
              <w:t>Removing variables and observations</w:t>
            </w:r>
            <w:r w:rsidR="007142F2">
              <w:rPr>
                <w:noProof/>
                <w:webHidden/>
              </w:rPr>
              <w:tab/>
            </w:r>
            <w:r w:rsidR="007142F2">
              <w:rPr>
                <w:noProof/>
                <w:webHidden/>
              </w:rPr>
              <w:fldChar w:fldCharType="begin"/>
            </w:r>
            <w:r w:rsidR="007142F2">
              <w:rPr>
                <w:noProof/>
                <w:webHidden/>
              </w:rPr>
              <w:instrText xml:space="preserve"> PAGEREF _Toc530050406 \h </w:instrText>
            </w:r>
            <w:r w:rsidR="007142F2">
              <w:rPr>
                <w:noProof/>
                <w:webHidden/>
              </w:rPr>
            </w:r>
            <w:r w:rsidR="007142F2">
              <w:rPr>
                <w:noProof/>
                <w:webHidden/>
              </w:rPr>
              <w:fldChar w:fldCharType="separate"/>
            </w:r>
            <w:r w:rsidR="007142F2">
              <w:rPr>
                <w:noProof/>
                <w:webHidden/>
              </w:rPr>
              <w:t>45</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07" w:history="1">
            <w:r w:rsidR="007142F2" w:rsidRPr="000235FB">
              <w:rPr>
                <w:rStyle w:val="Hyperlink"/>
                <w:noProof/>
              </w:rPr>
              <w:t>Direct data entry</w:t>
            </w:r>
            <w:r w:rsidR="007142F2">
              <w:rPr>
                <w:noProof/>
                <w:webHidden/>
              </w:rPr>
              <w:tab/>
            </w:r>
            <w:r w:rsidR="007142F2">
              <w:rPr>
                <w:noProof/>
                <w:webHidden/>
              </w:rPr>
              <w:fldChar w:fldCharType="begin"/>
            </w:r>
            <w:r w:rsidR="007142F2">
              <w:rPr>
                <w:noProof/>
                <w:webHidden/>
              </w:rPr>
              <w:instrText xml:space="preserve"> PAGEREF _Toc530050407 \h </w:instrText>
            </w:r>
            <w:r w:rsidR="007142F2">
              <w:rPr>
                <w:noProof/>
                <w:webHidden/>
              </w:rPr>
            </w:r>
            <w:r w:rsidR="007142F2">
              <w:rPr>
                <w:noProof/>
                <w:webHidden/>
              </w:rPr>
              <w:fldChar w:fldCharType="separate"/>
            </w:r>
            <w:r w:rsidR="007142F2">
              <w:rPr>
                <w:noProof/>
                <w:webHidden/>
              </w:rPr>
              <w:t>46</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08" w:history="1">
            <w:r w:rsidR="007142F2" w:rsidRPr="000235FB">
              <w:rPr>
                <w:rStyle w:val="Hyperlink"/>
                <w:noProof/>
              </w:rPr>
              <w:t>Miscellaneous</w:t>
            </w:r>
            <w:r w:rsidR="007142F2">
              <w:rPr>
                <w:noProof/>
                <w:webHidden/>
              </w:rPr>
              <w:tab/>
            </w:r>
            <w:r w:rsidR="007142F2">
              <w:rPr>
                <w:noProof/>
                <w:webHidden/>
              </w:rPr>
              <w:fldChar w:fldCharType="begin"/>
            </w:r>
            <w:r w:rsidR="007142F2">
              <w:rPr>
                <w:noProof/>
                <w:webHidden/>
              </w:rPr>
              <w:instrText xml:space="preserve"> PAGEREF _Toc530050408 \h </w:instrText>
            </w:r>
            <w:r w:rsidR="007142F2">
              <w:rPr>
                <w:noProof/>
                <w:webHidden/>
              </w:rPr>
            </w:r>
            <w:r w:rsidR="007142F2">
              <w:rPr>
                <w:noProof/>
                <w:webHidden/>
              </w:rPr>
              <w:fldChar w:fldCharType="separate"/>
            </w:r>
            <w:r w:rsidR="007142F2">
              <w:rPr>
                <w:noProof/>
                <w:webHidden/>
              </w:rPr>
              <w:t>48</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09" w:history="1">
            <w:r w:rsidR="007142F2" w:rsidRPr="000235FB">
              <w:rPr>
                <w:rStyle w:val="Hyperlink"/>
                <w:noProof/>
              </w:rPr>
              <w:t>Sums of the existing variables</w:t>
            </w:r>
            <w:r w:rsidR="007142F2">
              <w:rPr>
                <w:noProof/>
                <w:webHidden/>
              </w:rPr>
              <w:tab/>
            </w:r>
            <w:r w:rsidR="007142F2">
              <w:rPr>
                <w:noProof/>
                <w:webHidden/>
              </w:rPr>
              <w:fldChar w:fldCharType="begin"/>
            </w:r>
            <w:r w:rsidR="007142F2">
              <w:rPr>
                <w:noProof/>
                <w:webHidden/>
              </w:rPr>
              <w:instrText xml:space="preserve"> PAGEREF _Toc530050409 \h </w:instrText>
            </w:r>
            <w:r w:rsidR="007142F2">
              <w:rPr>
                <w:noProof/>
                <w:webHidden/>
              </w:rPr>
            </w:r>
            <w:r w:rsidR="007142F2">
              <w:rPr>
                <w:noProof/>
                <w:webHidden/>
              </w:rPr>
              <w:fldChar w:fldCharType="separate"/>
            </w:r>
            <w:r w:rsidR="007142F2">
              <w:rPr>
                <w:noProof/>
                <w:webHidden/>
              </w:rPr>
              <w:t>48</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10" w:history="1">
            <w:r w:rsidR="007142F2" w:rsidRPr="000235FB">
              <w:rPr>
                <w:rStyle w:val="Hyperlink"/>
                <w:noProof/>
              </w:rPr>
              <w:t>Handling missing observations (</w:t>
            </w:r>
            <w:r w:rsidR="007142F2" w:rsidRPr="000235FB">
              <w:rPr>
                <w:rStyle w:val="Hyperlink"/>
                <w:rFonts w:ascii="Consolas" w:hAnsi="Consolas"/>
                <w:noProof/>
              </w:rPr>
              <w:t>NA</w:t>
            </w:r>
            <w:r w:rsidR="007142F2" w:rsidRPr="000235FB">
              <w:rPr>
                <w:rStyle w:val="Hyperlink"/>
                <w:noProof/>
              </w:rPr>
              <w:t>/not available)</w:t>
            </w:r>
            <w:r w:rsidR="007142F2">
              <w:rPr>
                <w:noProof/>
                <w:webHidden/>
              </w:rPr>
              <w:tab/>
            </w:r>
            <w:r w:rsidR="007142F2">
              <w:rPr>
                <w:noProof/>
                <w:webHidden/>
              </w:rPr>
              <w:fldChar w:fldCharType="begin"/>
            </w:r>
            <w:r w:rsidR="007142F2">
              <w:rPr>
                <w:noProof/>
                <w:webHidden/>
              </w:rPr>
              <w:instrText xml:space="preserve"> PAGEREF _Toc530050410 \h </w:instrText>
            </w:r>
            <w:r w:rsidR="007142F2">
              <w:rPr>
                <w:noProof/>
                <w:webHidden/>
              </w:rPr>
            </w:r>
            <w:r w:rsidR="007142F2">
              <w:rPr>
                <w:noProof/>
                <w:webHidden/>
              </w:rPr>
              <w:fldChar w:fldCharType="separate"/>
            </w:r>
            <w:r w:rsidR="007142F2">
              <w:rPr>
                <w:noProof/>
                <w:webHidden/>
              </w:rPr>
              <w:t>49</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11" w:history="1">
            <w:r w:rsidR="007142F2" w:rsidRPr="000235FB">
              <w:rPr>
                <w:rStyle w:val="Hyperlink"/>
                <w:noProof/>
              </w:rPr>
              <w:t>Handling duplicates</w:t>
            </w:r>
            <w:r w:rsidR="007142F2">
              <w:rPr>
                <w:noProof/>
                <w:webHidden/>
              </w:rPr>
              <w:tab/>
            </w:r>
            <w:r w:rsidR="007142F2">
              <w:rPr>
                <w:noProof/>
                <w:webHidden/>
              </w:rPr>
              <w:fldChar w:fldCharType="begin"/>
            </w:r>
            <w:r w:rsidR="007142F2">
              <w:rPr>
                <w:noProof/>
                <w:webHidden/>
              </w:rPr>
              <w:instrText xml:space="preserve"> PAGEREF _Toc530050411 \h </w:instrText>
            </w:r>
            <w:r w:rsidR="007142F2">
              <w:rPr>
                <w:noProof/>
                <w:webHidden/>
              </w:rPr>
            </w:r>
            <w:r w:rsidR="007142F2">
              <w:rPr>
                <w:noProof/>
                <w:webHidden/>
              </w:rPr>
              <w:fldChar w:fldCharType="separate"/>
            </w:r>
            <w:r w:rsidR="007142F2">
              <w:rPr>
                <w:noProof/>
                <w:webHidden/>
              </w:rPr>
              <w:t>51</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12" w:history="1">
            <w:r w:rsidR="007142F2" w:rsidRPr="000235FB">
              <w:rPr>
                <w:rStyle w:val="Hyperlink"/>
                <w:noProof/>
              </w:rPr>
              <w:t>Summary</w:t>
            </w:r>
            <w:r w:rsidR="007142F2">
              <w:rPr>
                <w:noProof/>
                <w:webHidden/>
              </w:rPr>
              <w:tab/>
            </w:r>
            <w:r w:rsidR="007142F2">
              <w:rPr>
                <w:noProof/>
                <w:webHidden/>
              </w:rPr>
              <w:fldChar w:fldCharType="begin"/>
            </w:r>
            <w:r w:rsidR="007142F2">
              <w:rPr>
                <w:noProof/>
                <w:webHidden/>
              </w:rPr>
              <w:instrText xml:space="preserve"> PAGEREF _Toc530050412 \h </w:instrText>
            </w:r>
            <w:r w:rsidR="007142F2">
              <w:rPr>
                <w:noProof/>
                <w:webHidden/>
              </w:rPr>
            </w:r>
            <w:r w:rsidR="007142F2">
              <w:rPr>
                <w:noProof/>
                <w:webHidden/>
              </w:rPr>
              <w:fldChar w:fldCharType="separate"/>
            </w:r>
            <w:r w:rsidR="007142F2">
              <w:rPr>
                <w:noProof/>
                <w:webHidden/>
              </w:rPr>
              <w:t>52</w:t>
            </w:r>
            <w:r w:rsidR="007142F2">
              <w:rPr>
                <w:noProof/>
                <w:webHidden/>
              </w:rPr>
              <w:fldChar w:fldCharType="end"/>
            </w:r>
          </w:hyperlink>
        </w:p>
        <w:p w:rsidR="007142F2" w:rsidRDefault="00FC7F11">
          <w:pPr>
            <w:pStyle w:val="TOC1"/>
            <w:tabs>
              <w:tab w:val="right" w:leader="dot" w:pos="9350"/>
            </w:tabs>
            <w:rPr>
              <w:rFonts w:eastAsiaTheme="minorEastAsia"/>
              <w:noProof/>
              <w:sz w:val="22"/>
              <w:szCs w:val="22"/>
              <w:lang w:val="en-GB" w:eastAsia="en-GB"/>
            </w:rPr>
          </w:pPr>
          <w:hyperlink w:anchor="_Toc530050413" w:history="1">
            <w:r w:rsidR="007142F2" w:rsidRPr="000235FB">
              <w:rPr>
                <w:rStyle w:val="Hyperlink"/>
                <w:noProof/>
              </w:rPr>
              <w:t>Descriptive statistics</w:t>
            </w:r>
            <w:r w:rsidR="007142F2">
              <w:rPr>
                <w:noProof/>
                <w:webHidden/>
              </w:rPr>
              <w:tab/>
            </w:r>
            <w:r w:rsidR="007142F2">
              <w:rPr>
                <w:noProof/>
                <w:webHidden/>
              </w:rPr>
              <w:fldChar w:fldCharType="begin"/>
            </w:r>
            <w:r w:rsidR="007142F2">
              <w:rPr>
                <w:noProof/>
                <w:webHidden/>
              </w:rPr>
              <w:instrText xml:space="preserve"> PAGEREF _Toc530050413 \h </w:instrText>
            </w:r>
            <w:r w:rsidR="007142F2">
              <w:rPr>
                <w:noProof/>
                <w:webHidden/>
              </w:rPr>
            </w:r>
            <w:r w:rsidR="007142F2">
              <w:rPr>
                <w:noProof/>
                <w:webHidden/>
              </w:rPr>
              <w:fldChar w:fldCharType="separate"/>
            </w:r>
            <w:r w:rsidR="007142F2">
              <w:rPr>
                <w:noProof/>
                <w:webHidden/>
              </w:rPr>
              <w:t>54</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14" w:history="1">
            <w:r w:rsidR="007142F2" w:rsidRPr="000235FB">
              <w:rPr>
                <w:rStyle w:val="Hyperlink"/>
                <w:noProof/>
              </w:rPr>
              <w:t>One variable</w:t>
            </w:r>
            <w:r w:rsidR="007142F2">
              <w:rPr>
                <w:noProof/>
                <w:webHidden/>
              </w:rPr>
              <w:tab/>
            </w:r>
            <w:r w:rsidR="007142F2">
              <w:rPr>
                <w:noProof/>
                <w:webHidden/>
              </w:rPr>
              <w:fldChar w:fldCharType="begin"/>
            </w:r>
            <w:r w:rsidR="007142F2">
              <w:rPr>
                <w:noProof/>
                <w:webHidden/>
              </w:rPr>
              <w:instrText xml:space="preserve"> PAGEREF _Toc530050414 \h </w:instrText>
            </w:r>
            <w:r w:rsidR="007142F2">
              <w:rPr>
                <w:noProof/>
                <w:webHidden/>
              </w:rPr>
            </w:r>
            <w:r w:rsidR="007142F2">
              <w:rPr>
                <w:noProof/>
                <w:webHidden/>
              </w:rPr>
              <w:fldChar w:fldCharType="separate"/>
            </w:r>
            <w:r w:rsidR="007142F2">
              <w:rPr>
                <w:noProof/>
                <w:webHidden/>
              </w:rPr>
              <w:t>54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15" w:history="1">
            <w:r w:rsidR="007142F2" w:rsidRPr="000235FB">
              <w:rPr>
                <w:rStyle w:val="Hyperlink"/>
                <w:noProof/>
              </w:rPr>
              <w:t>A numerical variable</w:t>
            </w:r>
            <w:r w:rsidR="007142F2">
              <w:rPr>
                <w:noProof/>
                <w:webHidden/>
              </w:rPr>
              <w:tab/>
            </w:r>
            <w:r w:rsidR="007142F2">
              <w:rPr>
                <w:noProof/>
                <w:webHidden/>
              </w:rPr>
              <w:fldChar w:fldCharType="begin"/>
            </w:r>
            <w:r w:rsidR="007142F2">
              <w:rPr>
                <w:noProof/>
                <w:webHidden/>
              </w:rPr>
              <w:instrText xml:space="preserve"> PAGEREF _Toc530050415 \h </w:instrText>
            </w:r>
            <w:r w:rsidR="007142F2">
              <w:rPr>
                <w:noProof/>
                <w:webHidden/>
              </w:rPr>
            </w:r>
            <w:r w:rsidR="007142F2">
              <w:rPr>
                <w:noProof/>
                <w:webHidden/>
              </w:rPr>
              <w:fldChar w:fldCharType="separate"/>
            </w:r>
            <w:r w:rsidR="007142F2">
              <w:rPr>
                <w:noProof/>
                <w:webHidden/>
              </w:rPr>
              <w:t>55</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16" w:history="1">
            <w:r w:rsidR="007142F2" w:rsidRPr="000235FB">
              <w:rPr>
                <w:rStyle w:val="Hyperlink"/>
                <w:noProof/>
              </w:rPr>
              <w:t>A categorical variable</w:t>
            </w:r>
            <w:r w:rsidR="007142F2">
              <w:rPr>
                <w:noProof/>
                <w:webHidden/>
              </w:rPr>
              <w:tab/>
            </w:r>
            <w:r w:rsidR="007142F2">
              <w:rPr>
                <w:noProof/>
                <w:webHidden/>
              </w:rPr>
              <w:fldChar w:fldCharType="begin"/>
            </w:r>
            <w:r w:rsidR="007142F2">
              <w:rPr>
                <w:noProof/>
                <w:webHidden/>
              </w:rPr>
              <w:instrText xml:space="preserve"> PAGEREF _Toc530050416 \h </w:instrText>
            </w:r>
            <w:r w:rsidR="007142F2">
              <w:rPr>
                <w:noProof/>
                <w:webHidden/>
              </w:rPr>
            </w:r>
            <w:r w:rsidR="007142F2">
              <w:rPr>
                <w:noProof/>
                <w:webHidden/>
              </w:rPr>
              <w:fldChar w:fldCharType="separate"/>
            </w:r>
            <w:r w:rsidR="007142F2">
              <w:rPr>
                <w:noProof/>
                <w:webHidden/>
              </w:rPr>
              <w:t>56</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17" w:history="1">
            <w:r w:rsidR="007142F2" w:rsidRPr="000235FB">
              <w:rPr>
                <w:rStyle w:val="Hyperlink"/>
                <w:noProof/>
              </w:rPr>
              <w:t>Two variables and more</w:t>
            </w:r>
            <w:r w:rsidR="007142F2">
              <w:rPr>
                <w:noProof/>
                <w:webHidden/>
              </w:rPr>
              <w:tab/>
            </w:r>
            <w:r w:rsidR="007142F2">
              <w:rPr>
                <w:noProof/>
                <w:webHidden/>
              </w:rPr>
              <w:fldChar w:fldCharType="begin"/>
            </w:r>
            <w:r w:rsidR="007142F2">
              <w:rPr>
                <w:noProof/>
                <w:webHidden/>
              </w:rPr>
              <w:instrText xml:space="preserve"> PAGEREF _Toc530050417 \h </w:instrText>
            </w:r>
            <w:r w:rsidR="007142F2">
              <w:rPr>
                <w:noProof/>
                <w:webHidden/>
              </w:rPr>
            </w:r>
            <w:r w:rsidR="007142F2">
              <w:rPr>
                <w:noProof/>
                <w:webHidden/>
              </w:rPr>
              <w:fldChar w:fldCharType="separate"/>
            </w:r>
            <w:r w:rsidR="007142F2">
              <w:rPr>
                <w:noProof/>
                <w:webHidden/>
              </w:rPr>
              <w:t>57</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18" w:history="1">
            <w:r w:rsidR="007142F2" w:rsidRPr="000235FB">
              <w:rPr>
                <w:rStyle w:val="Hyperlink"/>
                <w:noProof/>
              </w:rPr>
              <w:t>Numerical variables</w:t>
            </w:r>
            <w:r w:rsidR="007142F2">
              <w:rPr>
                <w:noProof/>
                <w:webHidden/>
              </w:rPr>
              <w:tab/>
            </w:r>
            <w:r w:rsidR="007142F2">
              <w:rPr>
                <w:noProof/>
                <w:webHidden/>
              </w:rPr>
              <w:fldChar w:fldCharType="begin"/>
            </w:r>
            <w:r w:rsidR="007142F2">
              <w:rPr>
                <w:noProof/>
                <w:webHidden/>
              </w:rPr>
              <w:instrText xml:space="preserve"> PAGEREF _Toc530050418 \h </w:instrText>
            </w:r>
            <w:r w:rsidR="007142F2">
              <w:rPr>
                <w:noProof/>
                <w:webHidden/>
              </w:rPr>
            </w:r>
            <w:r w:rsidR="007142F2">
              <w:rPr>
                <w:noProof/>
                <w:webHidden/>
              </w:rPr>
              <w:fldChar w:fldCharType="separate"/>
            </w:r>
            <w:r w:rsidR="007142F2">
              <w:rPr>
                <w:noProof/>
                <w:webHidden/>
              </w:rPr>
              <w:t>57</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19" w:history="1">
            <w:r w:rsidR="007142F2" w:rsidRPr="000235FB">
              <w:rPr>
                <w:rStyle w:val="Hyperlink"/>
                <w:noProof/>
              </w:rPr>
              <w:t>Categorical variables</w:t>
            </w:r>
            <w:r w:rsidR="007142F2">
              <w:rPr>
                <w:noProof/>
                <w:webHidden/>
              </w:rPr>
              <w:tab/>
            </w:r>
            <w:r w:rsidR="007142F2">
              <w:rPr>
                <w:noProof/>
                <w:webHidden/>
              </w:rPr>
              <w:fldChar w:fldCharType="begin"/>
            </w:r>
            <w:r w:rsidR="007142F2">
              <w:rPr>
                <w:noProof/>
                <w:webHidden/>
              </w:rPr>
              <w:instrText xml:space="preserve"> PAGEREF _Toc530050419 \h </w:instrText>
            </w:r>
            <w:r w:rsidR="007142F2">
              <w:rPr>
                <w:noProof/>
                <w:webHidden/>
              </w:rPr>
            </w:r>
            <w:r w:rsidR="007142F2">
              <w:rPr>
                <w:noProof/>
                <w:webHidden/>
              </w:rPr>
              <w:fldChar w:fldCharType="separate"/>
            </w:r>
            <w:r w:rsidR="007142F2">
              <w:rPr>
                <w:noProof/>
                <w:webHidden/>
              </w:rPr>
              <w:t>59</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20" w:history="1">
            <w:r w:rsidR="007142F2" w:rsidRPr="000235FB">
              <w:rPr>
                <w:rStyle w:val="Hyperlink"/>
                <w:noProof/>
              </w:rPr>
              <w:t>Groups and cross-tabulations</w:t>
            </w:r>
            <w:r w:rsidR="007142F2">
              <w:rPr>
                <w:noProof/>
                <w:webHidden/>
              </w:rPr>
              <w:tab/>
            </w:r>
            <w:r w:rsidR="007142F2">
              <w:rPr>
                <w:noProof/>
                <w:webHidden/>
              </w:rPr>
              <w:fldChar w:fldCharType="begin"/>
            </w:r>
            <w:r w:rsidR="007142F2">
              <w:rPr>
                <w:noProof/>
                <w:webHidden/>
              </w:rPr>
              <w:instrText xml:space="preserve"> PAGEREF _Toc530050420 \h </w:instrText>
            </w:r>
            <w:r w:rsidR="007142F2">
              <w:rPr>
                <w:noProof/>
                <w:webHidden/>
              </w:rPr>
            </w:r>
            <w:r w:rsidR="007142F2">
              <w:rPr>
                <w:noProof/>
                <w:webHidden/>
              </w:rPr>
              <w:fldChar w:fldCharType="separate"/>
            </w:r>
            <w:r w:rsidR="007142F2">
              <w:rPr>
                <w:noProof/>
                <w:webHidden/>
              </w:rPr>
              <w:t>63</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21" w:history="1">
            <w:r w:rsidR="007142F2" w:rsidRPr="000235FB">
              <w:rPr>
                <w:rStyle w:val="Hyperlink"/>
                <w:noProof/>
              </w:rPr>
              <w:t>By groups</w:t>
            </w:r>
            <w:r w:rsidR="007142F2">
              <w:rPr>
                <w:noProof/>
                <w:webHidden/>
              </w:rPr>
              <w:tab/>
            </w:r>
            <w:r w:rsidR="007142F2">
              <w:rPr>
                <w:noProof/>
                <w:webHidden/>
              </w:rPr>
              <w:fldChar w:fldCharType="begin"/>
            </w:r>
            <w:r w:rsidR="007142F2">
              <w:rPr>
                <w:noProof/>
                <w:webHidden/>
              </w:rPr>
              <w:instrText xml:space="preserve"> PAGEREF _Toc530050421 \h </w:instrText>
            </w:r>
            <w:r w:rsidR="007142F2">
              <w:rPr>
                <w:noProof/>
                <w:webHidden/>
              </w:rPr>
            </w:r>
            <w:r w:rsidR="007142F2">
              <w:rPr>
                <w:noProof/>
                <w:webHidden/>
              </w:rPr>
              <w:fldChar w:fldCharType="separate"/>
            </w:r>
            <w:r w:rsidR="007142F2">
              <w:rPr>
                <w:noProof/>
                <w:webHidden/>
              </w:rPr>
              <w:t>63</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22" w:history="1">
            <w:r w:rsidR="007142F2" w:rsidRPr="000235FB">
              <w:rPr>
                <w:rStyle w:val="Hyperlink"/>
                <w:noProof/>
              </w:rPr>
              <w:t>Cross-tabulation</w:t>
            </w:r>
            <w:r w:rsidR="007142F2">
              <w:rPr>
                <w:noProof/>
                <w:webHidden/>
              </w:rPr>
              <w:tab/>
            </w:r>
            <w:r w:rsidR="007142F2">
              <w:rPr>
                <w:noProof/>
                <w:webHidden/>
              </w:rPr>
              <w:fldChar w:fldCharType="begin"/>
            </w:r>
            <w:r w:rsidR="007142F2">
              <w:rPr>
                <w:noProof/>
                <w:webHidden/>
              </w:rPr>
              <w:instrText xml:space="preserve"> PAGEREF _Toc530050422 \h </w:instrText>
            </w:r>
            <w:r w:rsidR="007142F2">
              <w:rPr>
                <w:noProof/>
                <w:webHidden/>
              </w:rPr>
            </w:r>
            <w:r w:rsidR="007142F2">
              <w:rPr>
                <w:noProof/>
                <w:webHidden/>
              </w:rPr>
              <w:fldChar w:fldCharType="separate"/>
            </w:r>
            <w:r w:rsidR="007142F2">
              <w:rPr>
                <w:noProof/>
                <w:webHidden/>
              </w:rPr>
              <w:t>69</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23" w:history="1">
            <w:r w:rsidR="007142F2" w:rsidRPr="000235FB">
              <w:rPr>
                <w:rStyle w:val="Hyperlink"/>
                <w:noProof/>
              </w:rPr>
              <w:t>Customizing text outputs</w:t>
            </w:r>
            <w:r w:rsidR="007142F2">
              <w:rPr>
                <w:noProof/>
                <w:webHidden/>
              </w:rPr>
              <w:tab/>
            </w:r>
            <w:r w:rsidR="007142F2">
              <w:rPr>
                <w:noProof/>
                <w:webHidden/>
              </w:rPr>
              <w:fldChar w:fldCharType="begin"/>
            </w:r>
            <w:r w:rsidR="007142F2">
              <w:rPr>
                <w:noProof/>
                <w:webHidden/>
              </w:rPr>
              <w:instrText xml:space="preserve"> PAGEREF _Toc530050423 \h </w:instrText>
            </w:r>
            <w:r w:rsidR="007142F2">
              <w:rPr>
                <w:noProof/>
                <w:webHidden/>
              </w:rPr>
            </w:r>
            <w:r w:rsidR="007142F2">
              <w:rPr>
                <w:noProof/>
                <w:webHidden/>
              </w:rPr>
              <w:fldChar w:fldCharType="separate"/>
            </w:r>
            <w:r w:rsidR="007142F2">
              <w:rPr>
                <w:noProof/>
                <w:webHidden/>
              </w:rPr>
              <w:t>71</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24" w:history="1">
            <w:r w:rsidR="007142F2" w:rsidRPr="000235FB">
              <w:rPr>
                <w:rStyle w:val="Hyperlink"/>
                <w:rFonts w:ascii="Consolas" w:hAnsi="Consolas"/>
                <w:noProof/>
              </w:rPr>
              <w:t>cbind()</w:t>
            </w:r>
            <w:r w:rsidR="007142F2" w:rsidRPr="000235FB">
              <w:rPr>
                <w:rStyle w:val="Hyperlink"/>
                <w:noProof/>
              </w:rPr>
              <w:t xml:space="preserve"> and </w:t>
            </w:r>
            <w:r w:rsidR="007142F2" w:rsidRPr="000235FB">
              <w:rPr>
                <w:rStyle w:val="Hyperlink"/>
                <w:rFonts w:ascii="Consolas" w:hAnsi="Consolas"/>
                <w:noProof/>
              </w:rPr>
              <w:t>rbind()</w:t>
            </w:r>
            <w:r w:rsidR="007142F2">
              <w:rPr>
                <w:noProof/>
                <w:webHidden/>
              </w:rPr>
              <w:tab/>
            </w:r>
            <w:r w:rsidR="007142F2">
              <w:rPr>
                <w:noProof/>
                <w:webHidden/>
              </w:rPr>
              <w:fldChar w:fldCharType="begin"/>
            </w:r>
            <w:r w:rsidR="007142F2">
              <w:rPr>
                <w:noProof/>
                <w:webHidden/>
              </w:rPr>
              <w:instrText xml:space="preserve"> PAGEREF _Toc530050424 \h </w:instrText>
            </w:r>
            <w:r w:rsidR="007142F2">
              <w:rPr>
                <w:noProof/>
                <w:webHidden/>
              </w:rPr>
            </w:r>
            <w:r w:rsidR="007142F2">
              <w:rPr>
                <w:noProof/>
                <w:webHidden/>
              </w:rPr>
              <w:fldChar w:fldCharType="separate"/>
            </w:r>
            <w:r w:rsidR="007142F2">
              <w:rPr>
                <w:noProof/>
                <w:webHidden/>
              </w:rPr>
              <w:t>72</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25" w:history="1">
            <w:r w:rsidR="007142F2" w:rsidRPr="000235FB">
              <w:rPr>
                <w:rStyle w:val="Hyperlink"/>
                <w:rFonts w:ascii="Consolas" w:hAnsi="Consolas"/>
                <w:noProof/>
              </w:rPr>
              <w:t>data.frame()</w:t>
            </w:r>
            <w:r w:rsidR="007142F2" w:rsidRPr="000235FB">
              <w:rPr>
                <w:rStyle w:val="Hyperlink"/>
                <w:noProof/>
              </w:rPr>
              <w:t xml:space="preserve"> and </w:t>
            </w:r>
            <w:r w:rsidR="007142F2" w:rsidRPr="000235FB">
              <w:rPr>
                <w:rStyle w:val="Hyperlink"/>
                <w:rFonts w:ascii="Consolas" w:hAnsi="Consolas"/>
                <w:noProof/>
              </w:rPr>
              <w:t>matrix()</w:t>
            </w:r>
            <w:r w:rsidR="007142F2">
              <w:rPr>
                <w:noProof/>
                <w:webHidden/>
              </w:rPr>
              <w:tab/>
            </w:r>
            <w:r w:rsidR="007142F2">
              <w:rPr>
                <w:noProof/>
                <w:webHidden/>
              </w:rPr>
              <w:fldChar w:fldCharType="begin"/>
            </w:r>
            <w:r w:rsidR="007142F2">
              <w:rPr>
                <w:noProof/>
                <w:webHidden/>
              </w:rPr>
              <w:instrText xml:space="preserve"> PAGEREF _Toc530050425 \h </w:instrText>
            </w:r>
            <w:r w:rsidR="007142F2">
              <w:rPr>
                <w:noProof/>
                <w:webHidden/>
              </w:rPr>
            </w:r>
            <w:r w:rsidR="007142F2">
              <w:rPr>
                <w:noProof/>
                <w:webHidden/>
              </w:rPr>
              <w:fldChar w:fldCharType="separate"/>
            </w:r>
            <w:r w:rsidR="007142F2">
              <w:rPr>
                <w:noProof/>
                <w:webHidden/>
              </w:rPr>
              <w:t>74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26" w:history="1">
            <w:r w:rsidR="007142F2" w:rsidRPr="000235FB">
              <w:rPr>
                <w:rStyle w:val="Hyperlink"/>
                <w:rFonts w:ascii="Consolas" w:hAnsi="Consolas"/>
                <w:noProof/>
              </w:rPr>
              <w:t>paste0()</w:t>
            </w:r>
            <w:r w:rsidR="007142F2">
              <w:rPr>
                <w:noProof/>
                <w:webHidden/>
              </w:rPr>
              <w:tab/>
            </w:r>
            <w:r w:rsidR="007142F2">
              <w:rPr>
                <w:noProof/>
                <w:webHidden/>
              </w:rPr>
              <w:fldChar w:fldCharType="begin"/>
            </w:r>
            <w:r w:rsidR="007142F2">
              <w:rPr>
                <w:noProof/>
                <w:webHidden/>
              </w:rPr>
              <w:instrText xml:space="preserve"> PAGEREF _Toc530050426 \h </w:instrText>
            </w:r>
            <w:r w:rsidR="007142F2">
              <w:rPr>
                <w:noProof/>
                <w:webHidden/>
              </w:rPr>
            </w:r>
            <w:r w:rsidR="007142F2">
              <w:rPr>
                <w:noProof/>
                <w:webHidden/>
              </w:rPr>
              <w:fldChar w:fldCharType="separate"/>
            </w:r>
            <w:r w:rsidR="007142F2">
              <w:rPr>
                <w:noProof/>
                <w:webHidden/>
              </w:rPr>
              <w:t>75</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27" w:history="1">
            <w:r w:rsidR="007142F2" w:rsidRPr="000235FB">
              <w:rPr>
                <w:rStyle w:val="Hyperlink"/>
                <w:rFonts w:ascii="Consolas" w:hAnsi="Consolas"/>
                <w:noProof/>
              </w:rPr>
              <w:t>cat()</w:t>
            </w:r>
            <w:r w:rsidR="007142F2">
              <w:rPr>
                <w:noProof/>
                <w:webHidden/>
              </w:rPr>
              <w:tab/>
            </w:r>
            <w:r w:rsidR="007142F2">
              <w:rPr>
                <w:noProof/>
                <w:webHidden/>
              </w:rPr>
              <w:fldChar w:fldCharType="begin"/>
            </w:r>
            <w:r w:rsidR="007142F2">
              <w:rPr>
                <w:noProof/>
                <w:webHidden/>
              </w:rPr>
              <w:instrText xml:space="preserve"> PAGEREF _Toc530050427 \h </w:instrText>
            </w:r>
            <w:r w:rsidR="007142F2">
              <w:rPr>
                <w:noProof/>
                <w:webHidden/>
              </w:rPr>
            </w:r>
            <w:r w:rsidR="007142F2">
              <w:rPr>
                <w:noProof/>
                <w:webHidden/>
              </w:rPr>
              <w:fldChar w:fldCharType="separate"/>
            </w:r>
            <w:r w:rsidR="007142F2">
              <w:rPr>
                <w:noProof/>
                <w:webHidden/>
              </w:rPr>
              <w:t>76</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28" w:history="1">
            <w:r w:rsidR="007142F2" w:rsidRPr="000235FB">
              <w:rPr>
                <w:rStyle w:val="Hyperlink"/>
                <w:noProof/>
              </w:rPr>
              <w:t>Summary</w:t>
            </w:r>
            <w:r w:rsidR="007142F2">
              <w:rPr>
                <w:noProof/>
                <w:webHidden/>
              </w:rPr>
              <w:tab/>
            </w:r>
            <w:r w:rsidR="007142F2">
              <w:rPr>
                <w:noProof/>
                <w:webHidden/>
              </w:rPr>
              <w:fldChar w:fldCharType="begin"/>
            </w:r>
            <w:r w:rsidR="007142F2">
              <w:rPr>
                <w:noProof/>
                <w:webHidden/>
              </w:rPr>
              <w:instrText xml:space="preserve"> PAGEREF _Toc530050428 \h </w:instrText>
            </w:r>
            <w:r w:rsidR="007142F2">
              <w:rPr>
                <w:noProof/>
                <w:webHidden/>
              </w:rPr>
            </w:r>
            <w:r w:rsidR="007142F2">
              <w:rPr>
                <w:noProof/>
                <w:webHidden/>
              </w:rPr>
              <w:fldChar w:fldCharType="separate"/>
            </w:r>
            <w:r w:rsidR="007142F2">
              <w:rPr>
                <w:noProof/>
                <w:webHidden/>
              </w:rPr>
              <w:t>76</w:t>
            </w:r>
            <w:r w:rsidR="007142F2">
              <w:rPr>
                <w:noProof/>
                <w:webHidden/>
              </w:rPr>
              <w:fldChar w:fldCharType="end"/>
            </w:r>
          </w:hyperlink>
        </w:p>
        <w:p w:rsidR="007142F2" w:rsidRDefault="00FC7F11">
          <w:pPr>
            <w:pStyle w:val="TOC1"/>
            <w:tabs>
              <w:tab w:val="right" w:leader="dot" w:pos="9350"/>
            </w:tabs>
            <w:rPr>
              <w:rFonts w:eastAsiaTheme="minorEastAsia"/>
              <w:noProof/>
              <w:sz w:val="22"/>
              <w:szCs w:val="22"/>
              <w:lang w:val="en-GB" w:eastAsia="en-GB"/>
            </w:rPr>
          </w:pPr>
          <w:hyperlink w:anchor="_Toc530050429" w:history="1">
            <w:r w:rsidR="007142F2" w:rsidRPr="000235FB">
              <w:rPr>
                <w:rStyle w:val="Hyperlink"/>
                <w:noProof/>
              </w:rPr>
              <w:t>Visual exploration</w:t>
            </w:r>
            <w:r w:rsidR="007142F2">
              <w:rPr>
                <w:noProof/>
                <w:webHidden/>
              </w:rPr>
              <w:tab/>
            </w:r>
            <w:r w:rsidR="007142F2">
              <w:rPr>
                <w:noProof/>
                <w:webHidden/>
              </w:rPr>
              <w:fldChar w:fldCharType="begin"/>
            </w:r>
            <w:r w:rsidR="007142F2">
              <w:rPr>
                <w:noProof/>
                <w:webHidden/>
              </w:rPr>
              <w:instrText xml:space="preserve"> PAGEREF _Toc530050429 \h </w:instrText>
            </w:r>
            <w:r w:rsidR="007142F2">
              <w:rPr>
                <w:noProof/>
                <w:webHidden/>
              </w:rPr>
            </w:r>
            <w:r w:rsidR="007142F2">
              <w:rPr>
                <w:noProof/>
                <w:webHidden/>
              </w:rPr>
              <w:fldChar w:fldCharType="separate"/>
            </w:r>
            <w:r w:rsidR="007142F2">
              <w:rPr>
                <w:noProof/>
                <w:webHidden/>
              </w:rPr>
              <w:t>78</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30" w:history="1">
            <w:r w:rsidR="007142F2" w:rsidRPr="000235FB">
              <w:rPr>
                <w:rStyle w:val="Hyperlink"/>
                <w:noProof/>
              </w:rPr>
              <w:t>Introduction to visualization</w:t>
            </w:r>
            <w:r w:rsidR="007142F2">
              <w:rPr>
                <w:noProof/>
                <w:webHidden/>
              </w:rPr>
              <w:tab/>
            </w:r>
            <w:r w:rsidR="007142F2">
              <w:rPr>
                <w:noProof/>
                <w:webHidden/>
              </w:rPr>
              <w:fldChar w:fldCharType="begin"/>
            </w:r>
            <w:r w:rsidR="007142F2">
              <w:rPr>
                <w:noProof/>
                <w:webHidden/>
              </w:rPr>
              <w:instrText xml:space="preserve"> PAGEREF _Toc530050430 \h </w:instrText>
            </w:r>
            <w:r w:rsidR="007142F2">
              <w:rPr>
                <w:noProof/>
                <w:webHidden/>
              </w:rPr>
            </w:r>
            <w:r w:rsidR="007142F2">
              <w:rPr>
                <w:noProof/>
                <w:webHidden/>
              </w:rPr>
              <w:fldChar w:fldCharType="separate"/>
            </w:r>
            <w:r w:rsidR="007142F2">
              <w:rPr>
                <w:noProof/>
                <w:webHidden/>
              </w:rPr>
              <w:t>78</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31" w:history="1">
            <w:r w:rsidR="007142F2" w:rsidRPr="000235FB">
              <w:rPr>
                <w:rStyle w:val="Hyperlink"/>
                <w:noProof/>
              </w:rPr>
              <w:t>History of data visualization</w:t>
            </w:r>
            <w:r w:rsidR="007142F2">
              <w:rPr>
                <w:noProof/>
                <w:webHidden/>
              </w:rPr>
              <w:tab/>
            </w:r>
            <w:r w:rsidR="007142F2">
              <w:rPr>
                <w:noProof/>
                <w:webHidden/>
              </w:rPr>
              <w:fldChar w:fldCharType="begin"/>
            </w:r>
            <w:r w:rsidR="007142F2">
              <w:rPr>
                <w:noProof/>
                <w:webHidden/>
              </w:rPr>
              <w:instrText xml:space="preserve"> PAGEREF _Toc530050431 \h </w:instrText>
            </w:r>
            <w:r w:rsidR="007142F2">
              <w:rPr>
                <w:noProof/>
                <w:webHidden/>
              </w:rPr>
            </w:r>
            <w:r w:rsidR="007142F2">
              <w:rPr>
                <w:noProof/>
                <w:webHidden/>
              </w:rPr>
              <w:fldChar w:fldCharType="separate"/>
            </w:r>
            <w:r w:rsidR="007142F2">
              <w:rPr>
                <w:noProof/>
                <w:webHidden/>
              </w:rPr>
              <w:t>78</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32" w:history="1">
            <w:r w:rsidR="007142F2" w:rsidRPr="000235FB">
              <w:rPr>
                <w:rStyle w:val="Hyperlink"/>
                <w:noProof/>
              </w:rPr>
              <w:t>Processes and objectives of visualization</w:t>
            </w:r>
            <w:r w:rsidR="007142F2">
              <w:rPr>
                <w:noProof/>
                <w:webHidden/>
              </w:rPr>
              <w:tab/>
            </w:r>
            <w:r w:rsidR="007142F2">
              <w:rPr>
                <w:noProof/>
                <w:webHidden/>
              </w:rPr>
              <w:fldChar w:fldCharType="begin"/>
            </w:r>
            <w:r w:rsidR="007142F2">
              <w:rPr>
                <w:noProof/>
                <w:webHidden/>
              </w:rPr>
              <w:instrText xml:space="preserve"> PAGEREF _Toc530050432 \h </w:instrText>
            </w:r>
            <w:r w:rsidR="007142F2">
              <w:rPr>
                <w:noProof/>
                <w:webHidden/>
              </w:rPr>
            </w:r>
            <w:r w:rsidR="007142F2">
              <w:rPr>
                <w:noProof/>
                <w:webHidden/>
              </w:rPr>
              <w:fldChar w:fldCharType="separate"/>
            </w:r>
            <w:r w:rsidR="007142F2">
              <w:rPr>
                <w:noProof/>
                <w:webHidden/>
              </w:rPr>
              <w:t>78</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33" w:history="1">
            <w:r w:rsidR="007142F2" w:rsidRPr="000235FB">
              <w:rPr>
                <w:rStyle w:val="Hyperlink"/>
                <w:noProof/>
              </w:rPr>
              <w:t>What makes good graphics</w:t>
            </w:r>
            <w:r w:rsidR="007142F2">
              <w:rPr>
                <w:noProof/>
                <w:webHidden/>
              </w:rPr>
              <w:tab/>
            </w:r>
            <w:r w:rsidR="007142F2">
              <w:rPr>
                <w:noProof/>
                <w:webHidden/>
              </w:rPr>
              <w:fldChar w:fldCharType="begin"/>
            </w:r>
            <w:r w:rsidR="007142F2">
              <w:rPr>
                <w:noProof/>
                <w:webHidden/>
              </w:rPr>
              <w:instrText xml:space="preserve"> PAGEREF _Toc530050433 \h </w:instrText>
            </w:r>
            <w:r w:rsidR="007142F2">
              <w:rPr>
                <w:noProof/>
                <w:webHidden/>
              </w:rPr>
            </w:r>
            <w:r w:rsidR="007142F2">
              <w:rPr>
                <w:noProof/>
                <w:webHidden/>
              </w:rPr>
              <w:fldChar w:fldCharType="separate"/>
            </w:r>
            <w:r w:rsidR="007142F2">
              <w:rPr>
                <w:noProof/>
                <w:webHidden/>
              </w:rPr>
              <w:t>78</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34" w:history="1">
            <w:r w:rsidR="007142F2" w:rsidRPr="000235FB">
              <w:rPr>
                <w:rStyle w:val="Hyperlink"/>
                <w:noProof/>
              </w:rPr>
              <w:t>Graphics packages in R</w:t>
            </w:r>
            <w:r w:rsidR="007142F2">
              <w:rPr>
                <w:noProof/>
                <w:webHidden/>
              </w:rPr>
              <w:tab/>
            </w:r>
            <w:r w:rsidR="007142F2">
              <w:rPr>
                <w:noProof/>
                <w:webHidden/>
              </w:rPr>
              <w:fldChar w:fldCharType="begin"/>
            </w:r>
            <w:r w:rsidR="007142F2">
              <w:rPr>
                <w:noProof/>
                <w:webHidden/>
              </w:rPr>
              <w:instrText xml:space="preserve"> PAGEREF _Toc530050434 \h </w:instrText>
            </w:r>
            <w:r w:rsidR="007142F2">
              <w:rPr>
                <w:noProof/>
                <w:webHidden/>
              </w:rPr>
            </w:r>
            <w:r w:rsidR="007142F2">
              <w:rPr>
                <w:noProof/>
                <w:webHidden/>
              </w:rPr>
              <w:fldChar w:fldCharType="separate"/>
            </w:r>
            <w:r w:rsidR="007142F2">
              <w:rPr>
                <w:noProof/>
                <w:webHidden/>
              </w:rPr>
              <w:t>79</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35" w:history="1">
            <w:r w:rsidR="007142F2" w:rsidRPr="000235FB">
              <w:rPr>
                <w:rStyle w:val="Hyperlink"/>
                <w:noProof/>
              </w:rPr>
              <w:t>Questions to ask before plotting graphs</w:t>
            </w:r>
            <w:r w:rsidR="007142F2">
              <w:rPr>
                <w:noProof/>
                <w:webHidden/>
              </w:rPr>
              <w:tab/>
            </w:r>
            <w:r w:rsidR="007142F2">
              <w:rPr>
                <w:noProof/>
                <w:webHidden/>
              </w:rPr>
              <w:fldChar w:fldCharType="begin"/>
            </w:r>
            <w:r w:rsidR="007142F2">
              <w:rPr>
                <w:noProof/>
                <w:webHidden/>
              </w:rPr>
              <w:instrText xml:space="preserve"> PAGEREF _Toc530050435 \h </w:instrText>
            </w:r>
            <w:r w:rsidR="007142F2">
              <w:rPr>
                <w:noProof/>
                <w:webHidden/>
              </w:rPr>
            </w:r>
            <w:r w:rsidR="007142F2">
              <w:rPr>
                <w:noProof/>
                <w:webHidden/>
              </w:rPr>
              <w:fldChar w:fldCharType="separate"/>
            </w:r>
            <w:r w:rsidR="007142F2">
              <w:rPr>
                <w:noProof/>
                <w:webHidden/>
              </w:rPr>
              <w:t>79</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36" w:history="1">
            <w:r w:rsidR="007142F2" w:rsidRPr="000235FB">
              <w:rPr>
                <w:rStyle w:val="Hyperlink"/>
                <w:noProof/>
              </w:rPr>
              <w:t xml:space="preserve">Using the </w:t>
            </w:r>
            <w:r w:rsidR="007142F2" w:rsidRPr="000235FB">
              <w:rPr>
                <w:rStyle w:val="Hyperlink"/>
                <w:rFonts w:ascii="Consolas" w:hAnsi="Consolas"/>
                <w:noProof/>
              </w:rPr>
              <w:t>graphics</w:t>
            </w:r>
            <w:r w:rsidR="007142F2" w:rsidRPr="000235FB">
              <w:rPr>
                <w:rStyle w:val="Hyperlink"/>
                <w:noProof/>
              </w:rPr>
              <w:t xml:space="preserve"> package</w:t>
            </w:r>
            <w:r w:rsidR="007142F2">
              <w:rPr>
                <w:noProof/>
                <w:webHidden/>
              </w:rPr>
              <w:tab/>
            </w:r>
            <w:r w:rsidR="007142F2">
              <w:rPr>
                <w:noProof/>
                <w:webHidden/>
              </w:rPr>
              <w:fldChar w:fldCharType="begin"/>
            </w:r>
            <w:r w:rsidR="007142F2">
              <w:rPr>
                <w:noProof/>
                <w:webHidden/>
              </w:rPr>
              <w:instrText xml:space="preserve"> PAGEREF _Toc530050436 \h </w:instrText>
            </w:r>
            <w:r w:rsidR="007142F2">
              <w:rPr>
                <w:noProof/>
                <w:webHidden/>
              </w:rPr>
            </w:r>
            <w:r w:rsidR="007142F2">
              <w:rPr>
                <w:noProof/>
                <w:webHidden/>
              </w:rPr>
              <w:fldChar w:fldCharType="separate"/>
            </w:r>
            <w:r w:rsidR="007142F2">
              <w:rPr>
                <w:noProof/>
                <w:webHidden/>
              </w:rPr>
              <w:t>79</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37" w:history="1">
            <w:r w:rsidR="007142F2" w:rsidRPr="000235FB">
              <w:rPr>
                <w:rStyle w:val="Hyperlink"/>
                <w:noProof/>
              </w:rPr>
              <w:t>Plotting a numerical variable</w:t>
            </w:r>
            <w:r w:rsidR="007142F2">
              <w:rPr>
                <w:noProof/>
                <w:webHidden/>
              </w:rPr>
              <w:tab/>
            </w:r>
            <w:r w:rsidR="007142F2">
              <w:rPr>
                <w:noProof/>
                <w:webHidden/>
              </w:rPr>
              <w:fldChar w:fldCharType="begin"/>
            </w:r>
            <w:r w:rsidR="007142F2">
              <w:rPr>
                <w:noProof/>
                <w:webHidden/>
              </w:rPr>
              <w:instrText xml:space="preserve"> PAGEREF _Toc530050437 \h </w:instrText>
            </w:r>
            <w:r w:rsidR="007142F2">
              <w:rPr>
                <w:noProof/>
                <w:webHidden/>
              </w:rPr>
            </w:r>
            <w:r w:rsidR="007142F2">
              <w:rPr>
                <w:noProof/>
                <w:webHidden/>
              </w:rPr>
              <w:fldChar w:fldCharType="separate"/>
            </w:r>
            <w:r w:rsidR="007142F2">
              <w:rPr>
                <w:noProof/>
                <w:webHidden/>
              </w:rPr>
              <w:t>81</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38" w:history="1">
            <w:r w:rsidR="007142F2" w:rsidRPr="000235FB">
              <w:rPr>
                <w:rStyle w:val="Hyperlink"/>
                <w:noProof/>
              </w:rPr>
              <w:t>Plotting relationship between numerical variables</w:t>
            </w:r>
            <w:r w:rsidR="007142F2">
              <w:rPr>
                <w:noProof/>
                <w:webHidden/>
              </w:rPr>
              <w:tab/>
            </w:r>
            <w:r w:rsidR="007142F2">
              <w:rPr>
                <w:noProof/>
                <w:webHidden/>
              </w:rPr>
              <w:fldChar w:fldCharType="begin"/>
            </w:r>
            <w:r w:rsidR="007142F2">
              <w:rPr>
                <w:noProof/>
                <w:webHidden/>
              </w:rPr>
              <w:instrText xml:space="preserve"> PAGEREF _Toc530050438 \h </w:instrText>
            </w:r>
            <w:r w:rsidR="007142F2">
              <w:rPr>
                <w:noProof/>
                <w:webHidden/>
              </w:rPr>
            </w:r>
            <w:r w:rsidR="007142F2">
              <w:rPr>
                <w:noProof/>
                <w:webHidden/>
              </w:rPr>
              <w:fldChar w:fldCharType="separate"/>
            </w:r>
            <w:r w:rsidR="007142F2">
              <w:rPr>
                <w:noProof/>
                <w:webHidden/>
              </w:rPr>
              <w:t>86</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39" w:history="1">
            <w:r w:rsidR="007142F2" w:rsidRPr="000235FB">
              <w:rPr>
                <w:rStyle w:val="Hyperlink"/>
                <w:noProof/>
              </w:rPr>
              <w:t>Plotting a categorical variable</w:t>
            </w:r>
            <w:r w:rsidR="007142F2">
              <w:rPr>
                <w:noProof/>
                <w:webHidden/>
              </w:rPr>
              <w:tab/>
            </w:r>
            <w:r w:rsidR="007142F2">
              <w:rPr>
                <w:noProof/>
                <w:webHidden/>
              </w:rPr>
              <w:fldChar w:fldCharType="begin"/>
            </w:r>
            <w:r w:rsidR="007142F2">
              <w:rPr>
                <w:noProof/>
                <w:webHidden/>
              </w:rPr>
              <w:instrText xml:space="preserve"> PAGEREF _Toc530050439 \h </w:instrText>
            </w:r>
            <w:r w:rsidR="007142F2">
              <w:rPr>
                <w:noProof/>
                <w:webHidden/>
              </w:rPr>
            </w:r>
            <w:r w:rsidR="007142F2">
              <w:rPr>
                <w:noProof/>
                <w:webHidden/>
              </w:rPr>
              <w:fldChar w:fldCharType="separate"/>
            </w:r>
            <w:r w:rsidR="007142F2">
              <w:rPr>
                <w:noProof/>
                <w:webHidden/>
              </w:rPr>
              <w:t>89</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40" w:history="1">
            <w:r w:rsidR="007142F2" w:rsidRPr="000235FB">
              <w:rPr>
                <w:rStyle w:val="Hyperlink"/>
                <w:noProof/>
              </w:rPr>
              <w:t>Saving plots in R</w:t>
            </w:r>
            <w:r w:rsidR="007142F2">
              <w:rPr>
                <w:noProof/>
                <w:webHidden/>
              </w:rPr>
              <w:tab/>
            </w:r>
            <w:r w:rsidR="007142F2">
              <w:rPr>
                <w:noProof/>
                <w:webHidden/>
              </w:rPr>
              <w:fldChar w:fldCharType="begin"/>
            </w:r>
            <w:r w:rsidR="007142F2">
              <w:rPr>
                <w:noProof/>
                <w:webHidden/>
              </w:rPr>
              <w:instrText xml:space="preserve"> PAGEREF _Toc530050440 \h </w:instrText>
            </w:r>
            <w:r w:rsidR="007142F2">
              <w:rPr>
                <w:noProof/>
                <w:webHidden/>
              </w:rPr>
            </w:r>
            <w:r w:rsidR="007142F2">
              <w:rPr>
                <w:noProof/>
                <w:webHidden/>
              </w:rPr>
              <w:fldChar w:fldCharType="separate"/>
            </w:r>
            <w:r w:rsidR="007142F2">
              <w:rPr>
                <w:noProof/>
                <w:webHidden/>
              </w:rPr>
              <w:t>93</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41" w:history="1">
            <w:r w:rsidR="007142F2" w:rsidRPr="000235FB">
              <w:rPr>
                <w:rStyle w:val="Hyperlink"/>
                <w:noProof/>
              </w:rPr>
              <w:t xml:space="preserve">Using the </w:t>
            </w:r>
            <w:r w:rsidR="007142F2" w:rsidRPr="000235FB">
              <w:rPr>
                <w:rStyle w:val="Hyperlink"/>
                <w:rFonts w:ascii="Consolas" w:hAnsi="Consolas"/>
                <w:noProof/>
              </w:rPr>
              <w:t>lattice</w:t>
            </w:r>
            <w:r w:rsidR="007142F2" w:rsidRPr="000235FB">
              <w:rPr>
                <w:rStyle w:val="Hyperlink"/>
                <w:noProof/>
              </w:rPr>
              <w:t xml:space="preserve"> package</w:t>
            </w:r>
            <w:r w:rsidR="007142F2">
              <w:rPr>
                <w:noProof/>
                <w:webHidden/>
              </w:rPr>
              <w:tab/>
            </w:r>
            <w:r w:rsidR="007142F2">
              <w:rPr>
                <w:noProof/>
                <w:webHidden/>
              </w:rPr>
              <w:fldChar w:fldCharType="begin"/>
            </w:r>
            <w:r w:rsidR="007142F2">
              <w:rPr>
                <w:noProof/>
                <w:webHidden/>
              </w:rPr>
              <w:instrText xml:space="preserve"> PAGEREF _Toc530050441 \h </w:instrText>
            </w:r>
            <w:r w:rsidR="007142F2">
              <w:rPr>
                <w:noProof/>
                <w:webHidden/>
              </w:rPr>
            </w:r>
            <w:r w:rsidR="007142F2">
              <w:rPr>
                <w:noProof/>
                <w:webHidden/>
              </w:rPr>
              <w:fldChar w:fldCharType="separate"/>
            </w:r>
            <w:r w:rsidR="007142F2">
              <w:rPr>
                <w:noProof/>
                <w:webHidden/>
              </w:rPr>
              <w:t>94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42" w:history="1">
            <w:r w:rsidR="007142F2" w:rsidRPr="000235FB">
              <w:rPr>
                <w:rStyle w:val="Hyperlink"/>
                <w:noProof/>
              </w:rPr>
              <w:t>Histogram, density and box-and-whisker plots</w:t>
            </w:r>
            <w:r w:rsidR="007142F2">
              <w:rPr>
                <w:noProof/>
                <w:webHidden/>
              </w:rPr>
              <w:tab/>
            </w:r>
            <w:r w:rsidR="007142F2">
              <w:rPr>
                <w:noProof/>
                <w:webHidden/>
              </w:rPr>
              <w:fldChar w:fldCharType="begin"/>
            </w:r>
            <w:r w:rsidR="007142F2">
              <w:rPr>
                <w:noProof/>
                <w:webHidden/>
              </w:rPr>
              <w:instrText xml:space="preserve"> PAGEREF _Toc530050442 \h </w:instrText>
            </w:r>
            <w:r w:rsidR="007142F2">
              <w:rPr>
                <w:noProof/>
                <w:webHidden/>
              </w:rPr>
            </w:r>
            <w:r w:rsidR="007142F2">
              <w:rPr>
                <w:noProof/>
                <w:webHidden/>
              </w:rPr>
              <w:fldChar w:fldCharType="separate"/>
            </w:r>
            <w:r w:rsidR="007142F2">
              <w:rPr>
                <w:noProof/>
                <w:webHidden/>
              </w:rPr>
              <w:t>94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43" w:history="1">
            <w:r w:rsidR="007142F2" w:rsidRPr="000235FB">
              <w:rPr>
                <w:rStyle w:val="Hyperlink"/>
                <w:noProof/>
              </w:rPr>
              <w:t>Histogram, density and box-and-whisker plots by group</w:t>
            </w:r>
            <w:r w:rsidR="007142F2">
              <w:rPr>
                <w:noProof/>
                <w:webHidden/>
              </w:rPr>
              <w:tab/>
            </w:r>
            <w:r w:rsidR="007142F2">
              <w:rPr>
                <w:noProof/>
                <w:webHidden/>
              </w:rPr>
              <w:fldChar w:fldCharType="begin"/>
            </w:r>
            <w:r w:rsidR="007142F2">
              <w:rPr>
                <w:noProof/>
                <w:webHidden/>
              </w:rPr>
              <w:instrText xml:space="preserve"> PAGEREF _Toc530050443 \h </w:instrText>
            </w:r>
            <w:r w:rsidR="007142F2">
              <w:rPr>
                <w:noProof/>
                <w:webHidden/>
              </w:rPr>
            </w:r>
            <w:r w:rsidR="007142F2">
              <w:rPr>
                <w:noProof/>
                <w:webHidden/>
              </w:rPr>
              <w:fldChar w:fldCharType="separate"/>
            </w:r>
            <w:r w:rsidR="007142F2">
              <w:rPr>
                <w:noProof/>
                <w:webHidden/>
              </w:rPr>
              <w:t>96</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44" w:history="1">
            <w:r w:rsidR="007142F2" w:rsidRPr="000235FB">
              <w:rPr>
                <w:rStyle w:val="Hyperlink"/>
                <w:noProof/>
              </w:rPr>
              <w:t>Scatter plot</w:t>
            </w:r>
            <w:r w:rsidR="007142F2">
              <w:rPr>
                <w:noProof/>
                <w:webHidden/>
              </w:rPr>
              <w:tab/>
            </w:r>
            <w:r w:rsidR="007142F2">
              <w:rPr>
                <w:noProof/>
                <w:webHidden/>
              </w:rPr>
              <w:fldChar w:fldCharType="begin"/>
            </w:r>
            <w:r w:rsidR="007142F2">
              <w:rPr>
                <w:noProof/>
                <w:webHidden/>
              </w:rPr>
              <w:instrText xml:space="preserve"> PAGEREF _Toc530050444 \h </w:instrText>
            </w:r>
            <w:r w:rsidR="007142F2">
              <w:rPr>
                <w:noProof/>
                <w:webHidden/>
              </w:rPr>
            </w:r>
            <w:r w:rsidR="007142F2">
              <w:rPr>
                <w:noProof/>
                <w:webHidden/>
              </w:rPr>
              <w:fldChar w:fldCharType="separate"/>
            </w:r>
            <w:r w:rsidR="007142F2">
              <w:rPr>
                <w:noProof/>
                <w:webHidden/>
              </w:rPr>
              <w:t>101</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45" w:history="1">
            <w:r w:rsidR="007142F2" w:rsidRPr="000235FB">
              <w:rPr>
                <w:rStyle w:val="Hyperlink"/>
                <w:noProof/>
              </w:rPr>
              <w:t>Bar chart</w:t>
            </w:r>
            <w:r w:rsidR="007142F2">
              <w:rPr>
                <w:noProof/>
                <w:webHidden/>
              </w:rPr>
              <w:tab/>
            </w:r>
            <w:r w:rsidR="007142F2">
              <w:rPr>
                <w:noProof/>
                <w:webHidden/>
              </w:rPr>
              <w:fldChar w:fldCharType="begin"/>
            </w:r>
            <w:r w:rsidR="007142F2">
              <w:rPr>
                <w:noProof/>
                <w:webHidden/>
              </w:rPr>
              <w:instrText xml:space="preserve"> PAGEREF _Toc530050445 \h </w:instrText>
            </w:r>
            <w:r w:rsidR="007142F2">
              <w:rPr>
                <w:noProof/>
                <w:webHidden/>
              </w:rPr>
            </w:r>
            <w:r w:rsidR="007142F2">
              <w:rPr>
                <w:noProof/>
                <w:webHidden/>
              </w:rPr>
              <w:fldChar w:fldCharType="separate"/>
            </w:r>
            <w:r w:rsidR="007142F2">
              <w:rPr>
                <w:noProof/>
                <w:webHidden/>
              </w:rPr>
              <w:t>103</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46" w:history="1">
            <w:r w:rsidR="007142F2" w:rsidRPr="000235FB">
              <w:rPr>
                <w:rStyle w:val="Hyperlink"/>
                <w:noProof/>
              </w:rPr>
              <w:t>Histograms and box-and-whisker plots</w:t>
            </w:r>
            <w:r w:rsidR="007142F2">
              <w:rPr>
                <w:noProof/>
                <w:webHidden/>
              </w:rPr>
              <w:tab/>
            </w:r>
            <w:r w:rsidR="007142F2">
              <w:rPr>
                <w:noProof/>
                <w:webHidden/>
              </w:rPr>
              <w:fldChar w:fldCharType="begin"/>
            </w:r>
            <w:r w:rsidR="007142F2">
              <w:rPr>
                <w:noProof/>
                <w:webHidden/>
              </w:rPr>
              <w:instrText xml:space="preserve"> PAGEREF _Toc530050446 \h </w:instrText>
            </w:r>
            <w:r w:rsidR="007142F2">
              <w:rPr>
                <w:noProof/>
                <w:webHidden/>
              </w:rPr>
            </w:r>
            <w:r w:rsidR="007142F2">
              <w:rPr>
                <w:noProof/>
                <w:webHidden/>
              </w:rPr>
              <w:fldChar w:fldCharType="separate"/>
            </w:r>
            <w:r w:rsidR="007142F2">
              <w:rPr>
                <w:noProof/>
                <w:webHidden/>
              </w:rPr>
              <w:t>107</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47" w:history="1">
            <w:r w:rsidR="007142F2" w:rsidRPr="000235FB">
              <w:rPr>
                <w:rStyle w:val="Hyperlink"/>
                <w:noProof/>
              </w:rPr>
              <w:t xml:space="preserve">Using the </w:t>
            </w:r>
            <w:r w:rsidR="007142F2" w:rsidRPr="000235FB">
              <w:rPr>
                <w:rStyle w:val="Hyperlink"/>
                <w:rFonts w:ascii="Consolas" w:hAnsi="Consolas"/>
                <w:noProof/>
              </w:rPr>
              <w:t>ggplot2</w:t>
            </w:r>
            <w:r w:rsidR="007142F2" w:rsidRPr="000235FB">
              <w:rPr>
                <w:rStyle w:val="Hyperlink"/>
                <w:noProof/>
              </w:rPr>
              <w:t xml:space="preserve"> package</w:t>
            </w:r>
            <w:r w:rsidR="007142F2">
              <w:rPr>
                <w:noProof/>
                <w:webHidden/>
              </w:rPr>
              <w:tab/>
            </w:r>
            <w:r w:rsidR="007142F2">
              <w:rPr>
                <w:noProof/>
                <w:webHidden/>
              </w:rPr>
              <w:fldChar w:fldCharType="begin"/>
            </w:r>
            <w:r w:rsidR="007142F2">
              <w:rPr>
                <w:noProof/>
                <w:webHidden/>
              </w:rPr>
              <w:instrText xml:space="preserve"> PAGEREF _Toc530050447 \h </w:instrText>
            </w:r>
            <w:r w:rsidR="007142F2">
              <w:rPr>
                <w:noProof/>
                <w:webHidden/>
              </w:rPr>
            </w:r>
            <w:r w:rsidR="007142F2">
              <w:rPr>
                <w:noProof/>
                <w:webHidden/>
              </w:rPr>
              <w:fldChar w:fldCharType="separate"/>
            </w:r>
            <w:r w:rsidR="007142F2">
              <w:rPr>
                <w:noProof/>
                <w:webHidden/>
              </w:rPr>
              <w:t>109</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48" w:history="1">
            <w:r w:rsidR="007142F2" w:rsidRPr="000235FB">
              <w:rPr>
                <w:rStyle w:val="Hyperlink"/>
                <w:noProof/>
              </w:rPr>
              <w:t>Plotting a numerical variable</w:t>
            </w:r>
            <w:r w:rsidR="007142F2">
              <w:rPr>
                <w:noProof/>
                <w:webHidden/>
              </w:rPr>
              <w:tab/>
            </w:r>
            <w:r w:rsidR="007142F2">
              <w:rPr>
                <w:noProof/>
                <w:webHidden/>
              </w:rPr>
              <w:fldChar w:fldCharType="begin"/>
            </w:r>
            <w:r w:rsidR="007142F2">
              <w:rPr>
                <w:noProof/>
                <w:webHidden/>
              </w:rPr>
              <w:instrText xml:space="preserve"> PAGEREF _Toc530050448 \h </w:instrText>
            </w:r>
            <w:r w:rsidR="007142F2">
              <w:rPr>
                <w:noProof/>
                <w:webHidden/>
              </w:rPr>
            </w:r>
            <w:r w:rsidR="007142F2">
              <w:rPr>
                <w:noProof/>
                <w:webHidden/>
              </w:rPr>
              <w:fldChar w:fldCharType="separate"/>
            </w:r>
            <w:r w:rsidR="007142F2">
              <w:rPr>
                <w:noProof/>
                <w:webHidden/>
              </w:rPr>
              <w:t>109</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49" w:history="1">
            <w:r w:rsidR="007142F2" w:rsidRPr="000235FB">
              <w:rPr>
                <w:rStyle w:val="Hyperlink"/>
                <w:noProof/>
              </w:rPr>
              <w:t>Plotting a categorical variable</w:t>
            </w:r>
            <w:r w:rsidR="007142F2">
              <w:rPr>
                <w:noProof/>
                <w:webHidden/>
              </w:rPr>
              <w:tab/>
            </w:r>
            <w:r w:rsidR="007142F2">
              <w:rPr>
                <w:noProof/>
                <w:webHidden/>
              </w:rPr>
              <w:fldChar w:fldCharType="begin"/>
            </w:r>
            <w:r w:rsidR="007142F2">
              <w:rPr>
                <w:noProof/>
                <w:webHidden/>
              </w:rPr>
              <w:instrText xml:space="preserve"> PAGEREF _Toc530050449 \h </w:instrText>
            </w:r>
            <w:r w:rsidR="007142F2">
              <w:rPr>
                <w:noProof/>
                <w:webHidden/>
              </w:rPr>
            </w:r>
            <w:r w:rsidR="007142F2">
              <w:rPr>
                <w:noProof/>
                <w:webHidden/>
              </w:rPr>
              <w:fldChar w:fldCharType="separate"/>
            </w:r>
            <w:r w:rsidR="007142F2">
              <w:rPr>
                <w:noProof/>
                <w:webHidden/>
              </w:rPr>
              <w:t>112</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50" w:history="1">
            <w:r w:rsidR="007142F2" w:rsidRPr="000235FB">
              <w:rPr>
                <w:rStyle w:val="Hyperlink"/>
                <w:noProof/>
              </w:rPr>
              <w:t>Plotting a numerical variable and a categorical variable</w:t>
            </w:r>
            <w:r w:rsidR="007142F2">
              <w:rPr>
                <w:noProof/>
                <w:webHidden/>
              </w:rPr>
              <w:tab/>
            </w:r>
            <w:r w:rsidR="007142F2">
              <w:rPr>
                <w:noProof/>
                <w:webHidden/>
              </w:rPr>
              <w:fldChar w:fldCharType="begin"/>
            </w:r>
            <w:r w:rsidR="007142F2">
              <w:rPr>
                <w:noProof/>
                <w:webHidden/>
              </w:rPr>
              <w:instrText xml:space="preserve"> PAGEREF _Toc530050450 \h </w:instrText>
            </w:r>
            <w:r w:rsidR="007142F2">
              <w:rPr>
                <w:noProof/>
                <w:webHidden/>
              </w:rPr>
            </w:r>
            <w:r w:rsidR="007142F2">
              <w:rPr>
                <w:noProof/>
                <w:webHidden/>
              </w:rPr>
              <w:fldChar w:fldCharType="separate"/>
            </w:r>
            <w:r w:rsidR="007142F2">
              <w:rPr>
                <w:noProof/>
                <w:webHidden/>
              </w:rPr>
              <w:t>114</w:t>
            </w:r>
            <w:r w:rsidR="007142F2">
              <w:rPr>
                <w:noProof/>
                <w:webHidden/>
              </w:rPr>
              <w:fldChar w:fldCharType="end"/>
            </w:r>
          </w:hyperlink>
        </w:p>
        <w:p w:rsidR="007142F2" w:rsidRDefault="00FC7F11">
          <w:pPr>
            <w:pStyle w:val="TOC3"/>
            <w:tabs>
              <w:tab w:val="right" w:leader="dot" w:pos="9350"/>
            </w:tabs>
            <w:rPr>
              <w:rFonts w:eastAsiaTheme="minorEastAsia"/>
              <w:noProof/>
              <w:sz w:val="22"/>
              <w:szCs w:val="22"/>
              <w:lang w:val="en-GB" w:eastAsia="en-GB"/>
            </w:rPr>
          </w:pPr>
          <w:hyperlink w:anchor="_Toc530050451" w:history="1">
            <w:r w:rsidR="007142F2" w:rsidRPr="000235FB">
              <w:rPr>
                <w:rStyle w:val="Hyperlink"/>
                <w:noProof/>
              </w:rPr>
              <w:t>Saving plots in ggplot2</w:t>
            </w:r>
            <w:r w:rsidR="007142F2">
              <w:rPr>
                <w:noProof/>
                <w:webHidden/>
              </w:rPr>
              <w:tab/>
            </w:r>
            <w:r w:rsidR="007142F2">
              <w:rPr>
                <w:noProof/>
                <w:webHidden/>
              </w:rPr>
              <w:fldChar w:fldCharType="begin"/>
            </w:r>
            <w:r w:rsidR="007142F2">
              <w:rPr>
                <w:noProof/>
                <w:webHidden/>
              </w:rPr>
              <w:instrText xml:space="preserve"> PAGEREF _Toc530050451 \h </w:instrText>
            </w:r>
            <w:r w:rsidR="007142F2">
              <w:rPr>
                <w:noProof/>
                <w:webHidden/>
              </w:rPr>
            </w:r>
            <w:r w:rsidR="007142F2">
              <w:rPr>
                <w:noProof/>
                <w:webHidden/>
              </w:rPr>
              <w:fldChar w:fldCharType="separate"/>
            </w:r>
            <w:r w:rsidR="007142F2">
              <w:rPr>
                <w:noProof/>
                <w:webHidden/>
              </w:rPr>
              <w:t>119</w:t>
            </w:r>
            <w:r w:rsidR="007142F2">
              <w:rPr>
                <w:noProof/>
                <w:webHidden/>
              </w:rPr>
              <w:fldChar w:fldCharType="end"/>
            </w:r>
          </w:hyperlink>
        </w:p>
        <w:p w:rsidR="007142F2" w:rsidRDefault="00FC7F11">
          <w:pPr>
            <w:pStyle w:val="TOC2"/>
            <w:tabs>
              <w:tab w:val="right" w:leader="dot" w:pos="9350"/>
            </w:tabs>
            <w:rPr>
              <w:rFonts w:eastAsiaTheme="minorEastAsia"/>
              <w:noProof/>
              <w:sz w:val="22"/>
              <w:szCs w:val="22"/>
              <w:lang w:val="en-GB" w:eastAsia="en-GB"/>
            </w:rPr>
          </w:pPr>
          <w:hyperlink w:anchor="_Toc530050452" w:history="1">
            <w:r w:rsidR="007142F2" w:rsidRPr="000235FB">
              <w:rPr>
                <w:rStyle w:val="Hyperlink"/>
                <w:noProof/>
              </w:rPr>
              <w:t>Summary</w:t>
            </w:r>
            <w:r w:rsidR="007142F2">
              <w:rPr>
                <w:noProof/>
                <w:webHidden/>
              </w:rPr>
              <w:tab/>
            </w:r>
            <w:r w:rsidR="007142F2">
              <w:rPr>
                <w:noProof/>
                <w:webHidden/>
              </w:rPr>
              <w:fldChar w:fldCharType="begin"/>
            </w:r>
            <w:r w:rsidR="007142F2">
              <w:rPr>
                <w:noProof/>
                <w:webHidden/>
              </w:rPr>
              <w:instrText xml:space="preserve"> PAGEREF _Toc530050452 \h </w:instrText>
            </w:r>
            <w:r w:rsidR="007142F2">
              <w:rPr>
                <w:noProof/>
                <w:webHidden/>
              </w:rPr>
            </w:r>
            <w:r w:rsidR="007142F2">
              <w:rPr>
                <w:noProof/>
                <w:webHidden/>
              </w:rPr>
              <w:fldChar w:fldCharType="separate"/>
            </w:r>
            <w:r w:rsidR="007142F2">
              <w:rPr>
                <w:noProof/>
                <w:webHidden/>
              </w:rPr>
              <w:t>119</w:t>
            </w:r>
            <w:r w:rsidR="007142F2">
              <w:rPr>
                <w:noProof/>
                <w:webHidden/>
              </w:rPr>
              <w:fldChar w:fldCharType="end"/>
            </w:r>
          </w:hyperlink>
        </w:p>
        <w:p w:rsidR="007142F2" w:rsidRDefault="00FC7F11">
          <w:pPr>
            <w:pStyle w:val="TOC1"/>
            <w:tabs>
              <w:tab w:val="right" w:leader="dot" w:pos="9350"/>
            </w:tabs>
            <w:rPr>
              <w:rFonts w:eastAsiaTheme="minorEastAsia"/>
              <w:noProof/>
              <w:sz w:val="22"/>
              <w:szCs w:val="22"/>
              <w:lang w:val="en-GB" w:eastAsia="en-GB"/>
            </w:rPr>
          </w:pPr>
          <w:hyperlink w:anchor="_Toc530050453" w:history="1">
            <w:r w:rsidR="007142F2" w:rsidRPr="000235FB">
              <w:rPr>
                <w:rStyle w:val="Hyperlink"/>
                <w:noProof/>
              </w:rPr>
              <w:t>Bibliography</w:t>
            </w:r>
            <w:r w:rsidR="007142F2">
              <w:rPr>
                <w:noProof/>
                <w:webHidden/>
              </w:rPr>
              <w:tab/>
            </w:r>
            <w:r w:rsidR="007142F2">
              <w:rPr>
                <w:noProof/>
                <w:webHidden/>
              </w:rPr>
              <w:fldChar w:fldCharType="begin"/>
            </w:r>
            <w:r w:rsidR="007142F2">
              <w:rPr>
                <w:noProof/>
                <w:webHidden/>
              </w:rPr>
              <w:instrText xml:space="preserve"> PAGEREF _Toc530050453 \h </w:instrText>
            </w:r>
            <w:r w:rsidR="007142F2">
              <w:rPr>
                <w:noProof/>
                <w:webHidden/>
              </w:rPr>
            </w:r>
            <w:r w:rsidR="007142F2">
              <w:rPr>
                <w:noProof/>
                <w:webHidden/>
              </w:rPr>
              <w:fldChar w:fldCharType="separate"/>
            </w:r>
            <w:r w:rsidR="007142F2">
              <w:rPr>
                <w:noProof/>
                <w:webHidden/>
              </w:rPr>
              <w:t>120</w:t>
            </w:r>
            <w:r w:rsidR="007142F2">
              <w:rPr>
                <w:noProof/>
                <w:webHidden/>
              </w:rPr>
              <w:fldChar w:fldCharType="end"/>
            </w:r>
          </w:hyperlink>
        </w:p>
        <w:p w:rsidR="007142F2" w:rsidRDefault="00FC7F11">
          <w:pPr>
            <w:pStyle w:val="TOC1"/>
            <w:tabs>
              <w:tab w:val="right" w:leader="dot" w:pos="9350"/>
            </w:tabs>
            <w:rPr>
              <w:rFonts w:eastAsiaTheme="minorEastAsia"/>
              <w:noProof/>
              <w:sz w:val="22"/>
              <w:szCs w:val="22"/>
              <w:lang w:val="en-GB" w:eastAsia="en-GB"/>
            </w:rPr>
          </w:pPr>
          <w:hyperlink w:anchor="_Toc530050454" w:history="1">
            <w:r w:rsidR="007142F2" w:rsidRPr="000235FB">
              <w:rPr>
                <w:rStyle w:val="Hyperlink"/>
                <w:noProof/>
              </w:rPr>
              <w:t>Index</w:t>
            </w:r>
            <w:r w:rsidR="007142F2">
              <w:rPr>
                <w:noProof/>
                <w:webHidden/>
              </w:rPr>
              <w:tab/>
            </w:r>
            <w:r w:rsidR="007142F2">
              <w:rPr>
                <w:noProof/>
                <w:webHidden/>
              </w:rPr>
              <w:fldChar w:fldCharType="begin"/>
            </w:r>
            <w:r w:rsidR="007142F2">
              <w:rPr>
                <w:noProof/>
                <w:webHidden/>
              </w:rPr>
              <w:instrText xml:space="preserve"> PAGEREF _Toc530050454 \h </w:instrText>
            </w:r>
            <w:r w:rsidR="007142F2">
              <w:rPr>
                <w:noProof/>
                <w:webHidden/>
              </w:rPr>
            </w:r>
            <w:r w:rsidR="007142F2">
              <w:rPr>
                <w:noProof/>
                <w:webHidden/>
              </w:rPr>
              <w:fldChar w:fldCharType="separate"/>
            </w:r>
            <w:r w:rsidR="007142F2">
              <w:rPr>
                <w:noProof/>
                <w:webHidden/>
              </w:rPr>
              <w:t>121</w:t>
            </w:r>
            <w:r w:rsidR="007142F2">
              <w:rPr>
                <w:noProof/>
                <w:webHidden/>
              </w:rPr>
              <w:fldChar w:fldCharType="end"/>
            </w:r>
          </w:hyperlink>
        </w:p>
        <w:p w:rsidR="00EB1621" w:rsidRDefault="00EB1621">
          <w:r>
            <w:rPr>
              <w:b/>
              <w:bCs/>
              <w:noProof/>
            </w:rPr>
            <w:fldChar w:fldCharType="end"/>
          </w:r>
        </w:p>
      </w:sdtContent>
    </w:sdt>
    <w:p w:rsidR="00EB1621" w:rsidRDefault="00EB1621">
      <w:pPr>
        <w:rPr>
          <w:rFonts w:asciiTheme="majorHAnsi" w:eastAsiaTheme="majorEastAsia" w:hAnsiTheme="majorHAnsi" w:cstheme="majorBidi"/>
          <w:b/>
          <w:bCs/>
          <w:color w:val="345A8A" w:themeColor="accent1" w:themeShade="B5"/>
          <w:sz w:val="32"/>
          <w:szCs w:val="32"/>
        </w:rPr>
      </w:pPr>
      <w:r>
        <w:br w:type="page"/>
      </w:r>
    </w:p>
    <w:p w:rsidR="00C009B8" w:rsidRDefault="00046B30">
      <w:pPr>
        <w:pStyle w:val="Heading1"/>
      </w:pPr>
      <w:bookmarkStart w:id="1" w:name="_Toc530050361"/>
      <w:r>
        <w:lastRenderedPageBreak/>
        <w:t>Preface</w:t>
      </w:r>
      <w:bookmarkEnd w:id="1"/>
    </w:p>
    <w:p w:rsidR="00C009B8" w:rsidRDefault="00046B30">
      <w:pPr>
        <w:pStyle w:val="FirstParagraph"/>
      </w:pPr>
      <w:r>
        <w:t xml:space="preserve">This is a book on </w:t>
      </w:r>
      <w:r w:rsidR="00465E6E">
        <w:t xml:space="preserve">getting </w:t>
      </w:r>
      <w:ins w:id="2" w:author="Kamarul Imran" w:date="2018-11-16T00:03:00Z">
        <w:r w:rsidR="00FC7F11">
          <w:t>started with</w:t>
        </w:r>
      </w:ins>
      <w:del w:id="3" w:author="Kamarul Imran" w:date="2018-11-16T00:03:00Z">
        <w:r w:rsidR="00465E6E" w:rsidDel="00FC7F11">
          <w:delText>to know</w:delText>
        </w:r>
      </w:del>
      <w:r w:rsidR="00465E6E">
        <w:t xml:space="preserve"> R and doing </w:t>
      </w:r>
      <w:r>
        <w:t xml:space="preserve">data exploration </w:t>
      </w:r>
      <w:r w:rsidR="00465E6E">
        <w:t xml:space="preserve">in </w:t>
      </w:r>
      <w:r>
        <w:t>R. The focus of this book is mainly on the basics of R, data entry and management, descriptive statistics and graphical exploration of the data.</w:t>
      </w:r>
      <w:r w:rsidR="00465E6E">
        <w:t xml:space="preserve"> To help new R users pick important and necessary skills to </w:t>
      </w:r>
      <w:ins w:id="4" w:author="Kamarul Imran" w:date="2018-11-16T00:03:00Z">
        <w:r w:rsidR="00FC7F11">
          <w:t xml:space="preserve">use </w:t>
        </w:r>
      </w:ins>
      <w:del w:id="5" w:author="Kamarul Imran" w:date="2018-11-16T00:03:00Z">
        <w:r w:rsidR="00465E6E" w:rsidDel="00FC7F11">
          <w:delText xml:space="preserve">with </w:delText>
        </w:r>
      </w:del>
      <w:r w:rsidR="00465E6E">
        <w:t>R, we use RStudio</w:t>
      </w:r>
      <w:ins w:id="6" w:author="Kamarul Imran" w:date="2018-11-16T00:04:00Z">
        <w:r w:rsidR="00FC7F11">
          <w:t>;</w:t>
        </w:r>
      </w:ins>
      <w:del w:id="7" w:author="Kamarul Imran" w:date="2018-11-16T00:04:00Z">
        <w:r w:rsidR="00465E6E" w:rsidDel="00FC7F11">
          <w:delText>,</w:delText>
        </w:r>
      </w:del>
      <w:r w:rsidR="00465E6E">
        <w:t xml:space="preserve"> a well-known IDE for R. </w:t>
      </w:r>
    </w:p>
    <w:p w:rsidR="00C009B8" w:rsidRDefault="00046B30">
      <w:pPr>
        <w:pStyle w:val="BodyText"/>
      </w:pPr>
      <w:r>
        <w:t>We d</w:t>
      </w:r>
      <w:ins w:id="8" w:author="Kamarul Imran" w:date="2018-11-16T00:04:00Z">
        <w:r w:rsidR="00FC7F11">
          <w:t>o</w:t>
        </w:r>
      </w:ins>
      <w:del w:id="9" w:author="Kamarul Imran" w:date="2018-11-16T00:04:00Z">
        <w:r w:rsidDel="00FC7F11">
          <w:delText>id</w:delText>
        </w:r>
      </w:del>
      <w:r>
        <w:t xml:space="preserve"> not cover basic statistical analyses, for examples </w:t>
      </w:r>
      <w:r>
        <w:rPr>
          <w:i/>
        </w:rPr>
        <w:t>t</w:t>
      </w:r>
      <w:r>
        <w:t xml:space="preserve">-test and chi-squared </w:t>
      </w:r>
      <w:del w:id="10" w:author="Kamarul Imran" w:date="2018-11-16T00:05:00Z">
        <w:r w:rsidDel="00FC7F11">
          <w:delText xml:space="preserve">test, </w:delText>
        </w:r>
      </w:del>
      <w:ins w:id="11" w:author="Kamarul Imran" w:date="2018-11-16T00:05:00Z">
        <w:r w:rsidR="00FC7F11">
          <w:t>test, instead</w:t>
        </w:r>
      </w:ins>
      <w:ins w:id="12" w:author="Kamarul Imran" w:date="2018-11-16T00:04:00Z">
        <w:r w:rsidR="00FC7F11">
          <w:t xml:space="preserve"> we </w:t>
        </w:r>
      </w:ins>
      <w:del w:id="13" w:author="Kamarul Imran" w:date="2018-11-16T00:04:00Z">
        <w:r w:rsidDel="00FC7F11">
          <w:delText xml:space="preserve">to </w:delText>
        </w:r>
      </w:del>
      <w:r>
        <w:t>focus on the basics</w:t>
      </w:r>
      <w:ins w:id="14" w:author="Kamarul Imran" w:date="2018-11-16T00:04:00Z">
        <w:r w:rsidR="00FC7F11">
          <w:t xml:space="preserve"> of</w:t>
        </w:r>
      </w:ins>
      <w:del w:id="15" w:author="Kamarul Imran" w:date="2018-11-16T00:04:00Z">
        <w:r w:rsidDel="00FC7F11">
          <w:delText xml:space="preserve"> in</w:delText>
        </w:r>
      </w:del>
      <w:r>
        <w:t xml:space="preserve"> data </w:t>
      </w:r>
      <w:r w:rsidR="00465E6E">
        <w:t xml:space="preserve">preparation and </w:t>
      </w:r>
      <w:r>
        <w:t xml:space="preserve">exploration. By limiting the scope to </w:t>
      </w:r>
      <w:ins w:id="16" w:author="Kamarul Imran" w:date="2018-11-16T00:05:00Z">
        <w:r w:rsidR="00FC7F11">
          <w:t xml:space="preserve">these two areas, </w:t>
        </w:r>
      </w:ins>
      <w:del w:id="17" w:author="Kamarul Imran" w:date="2018-11-16T00:05:00Z">
        <w:r w:rsidDel="00FC7F11">
          <w:delText>data</w:delText>
        </w:r>
        <w:r w:rsidR="00465E6E" w:rsidDel="00FC7F11">
          <w:delText xml:space="preserve"> preparation and </w:delText>
        </w:r>
        <w:r w:rsidDel="00FC7F11">
          <w:delText xml:space="preserve">exploration, </w:delText>
        </w:r>
      </w:del>
      <w:r>
        <w:t xml:space="preserve">we </w:t>
      </w:r>
      <w:r w:rsidR="00465E6E">
        <w:t xml:space="preserve">are </w:t>
      </w:r>
      <w:ins w:id="18" w:author="Kamarul Imran" w:date="2018-11-16T00:05:00Z">
        <w:r w:rsidR="00FC7F11">
          <w:t>confident</w:t>
        </w:r>
      </w:ins>
      <w:ins w:id="19" w:author="Kamarul Imran" w:date="2018-11-16T00:06:00Z">
        <w:r w:rsidR="00FC7F11">
          <w:t xml:space="preserve"> this book will quickly help </w:t>
        </w:r>
      </w:ins>
      <w:ins w:id="20" w:author="Kamarul Imran" w:date="2018-11-16T00:05:00Z">
        <w:r w:rsidR="00FC7F11">
          <w:t>new R user</w:t>
        </w:r>
      </w:ins>
      <w:ins w:id="21" w:author="Kamarul Imran" w:date="2018-11-16T00:07:00Z">
        <w:r w:rsidR="00FC7F11">
          <w:t xml:space="preserve"> work with R with less </w:t>
        </w:r>
        <w:r w:rsidR="00D01584">
          <w:t>hassles</w:t>
        </w:r>
        <w:r w:rsidR="00FC7F11">
          <w:t>.</w:t>
        </w:r>
      </w:ins>
      <w:del w:id="22" w:author="Kamarul Imran" w:date="2018-11-16T00:06:00Z">
        <w:r w:rsidR="00465E6E" w:rsidDel="00FC7F11">
          <w:delText xml:space="preserve">able </w:delText>
        </w:r>
        <w:r w:rsidDel="00FC7F11">
          <w:delText>cover this aspect of handling data in greater details</w:delText>
        </w:r>
      </w:del>
      <w:del w:id="23" w:author="Kamarul Imran" w:date="2018-11-16T00:07:00Z">
        <w:r w:rsidDel="00FC7F11">
          <w:delText>.</w:delText>
        </w:r>
      </w:del>
    </w:p>
    <w:p w:rsidR="00C009B8" w:rsidRDefault="00046B30">
      <w:pPr>
        <w:pStyle w:val="BodyText"/>
      </w:pPr>
      <w:r>
        <w:t>All in all, we hope you enjoy this book!</w:t>
      </w:r>
    </w:p>
    <w:p w:rsidR="00C009B8" w:rsidRDefault="00C009B8">
      <w:pPr>
        <w:pStyle w:val="Compact"/>
      </w:pPr>
    </w:p>
    <w:p w:rsidR="00C009B8" w:rsidRDefault="00046B30">
      <w:pPr>
        <w:pStyle w:val="BodyText"/>
      </w:pPr>
      <w:r>
        <w:rPr>
          <w:b/>
        </w:rPr>
        <w:t>Kamarul Imran Musa</w:t>
      </w:r>
      <w:r w:rsidR="00702732">
        <w:rPr>
          <w:b/>
        </w:rPr>
        <w:t xml:space="preserve"> ( </w:t>
      </w:r>
      <w:hyperlink r:id="rId8" w:history="1">
        <w:r w:rsidR="00702732" w:rsidRPr="00702732">
          <w:rPr>
            <w:rStyle w:val="Hyperlink"/>
          </w:rPr>
          <w:t>drkamarul@usm.my</w:t>
        </w:r>
      </w:hyperlink>
      <w:r w:rsidR="00702732">
        <w:rPr>
          <w:b/>
        </w:rPr>
        <w:t xml:space="preserve"> )</w:t>
      </w:r>
    </w:p>
    <w:p w:rsidR="00C009B8" w:rsidRDefault="00046B30">
      <w:pPr>
        <w:pStyle w:val="Compact"/>
      </w:pPr>
      <w:r>
        <w:rPr>
          <w:b/>
        </w:rPr>
        <w:t xml:space="preserve">Wan </w:t>
      </w:r>
      <w:proofErr w:type="gramStart"/>
      <w:r>
        <w:rPr>
          <w:b/>
        </w:rPr>
        <w:t>Nor</w:t>
      </w:r>
      <w:proofErr w:type="gramEnd"/>
      <w:r>
        <w:rPr>
          <w:b/>
        </w:rPr>
        <w:t xml:space="preserve"> Arifin</w:t>
      </w:r>
      <w:r w:rsidR="00702732">
        <w:rPr>
          <w:b/>
        </w:rPr>
        <w:t xml:space="preserve"> ( </w:t>
      </w:r>
      <w:hyperlink r:id="rId9" w:history="1">
        <w:r w:rsidR="00702732" w:rsidRPr="00702732">
          <w:rPr>
            <w:rStyle w:val="Hyperlink"/>
          </w:rPr>
          <w:t>wnarifin@usm.my</w:t>
        </w:r>
      </w:hyperlink>
      <w:r w:rsidR="00702732">
        <w:rPr>
          <w:b/>
        </w:rPr>
        <w:t xml:space="preserve"> )</w:t>
      </w:r>
    </w:p>
    <w:p w:rsidR="00C009B8" w:rsidRDefault="002540B2">
      <w:pPr>
        <w:pStyle w:val="BodyText"/>
      </w:pPr>
      <w:r>
        <w:t xml:space="preserve">School of Medical Sciences, </w:t>
      </w:r>
    </w:p>
    <w:p w:rsidR="002540B2" w:rsidRDefault="002540B2">
      <w:pPr>
        <w:pStyle w:val="BodyText"/>
      </w:pPr>
      <w:r>
        <w:t>Universiti Sains Malaysia</w:t>
      </w:r>
      <w:r w:rsidR="00644049">
        <w:t>,</w:t>
      </w:r>
    </w:p>
    <w:p w:rsidR="002540B2" w:rsidRDefault="002540B2">
      <w:pPr>
        <w:pStyle w:val="BodyText"/>
      </w:pPr>
      <w:r>
        <w:t>Health Campus</w:t>
      </w:r>
      <w:r w:rsidR="00644049">
        <w:t>,</w:t>
      </w:r>
    </w:p>
    <w:p w:rsidR="002540B2" w:rsidRDefault="002540B2">
      <w:pPr>
        <w:pStyle w:val="BodyText"/>
      </w:pPr>
      <w:r>
        <w:t>16150 Kubang Kerian</w:t>
      </w:r>
      <w:r w:rsidR="00702732">
        <w:t>, Kelantan</w:t>
      </w:r>
    </w:p>
    <w:p w:rsidR="00EB1621" w:rsidRDefault="00EB1621">
      <w:pPr>
        <w:rPr>
          <w:rFonts w:asciiTheme="majorHAnsi" w:eastAsiaTheme="majorEastAsia" w:hAnsiTheme="majorHAnsi" w:cstheme="majorBidi"/>
          <w:b/>
          <w:bCs/>
          <w:color w:val="345A8A" w:themeColor="accent1" w:themeShade="B5"/>
          <w:sz w:val="32"/>
          <w:szCs w:val="32"/>
        </w:rPr>
      </w:pPr>
      <w:bookmarkStart w:id="24" w:name="introduction-to-r"/>
      <w:bookmarkEnd w:id="24"/>
      <w:r>
        <w:br w:type="page"/>
      </w:r>
    </w:p>
    <w:p w:rsidR="00156871" w:rsidRDefault="00156871">
      <w:pPr>
        <w:pStyle w:val="Heading1"/>
        <w:sectPr w:rsidR="00156871" w:rsidSect="007142F2">
          <w:footerReference w:type="default" r:id="rId10"/>
          <w:footerReference w:type="first" r:id="rId11"/>
          <w:pgSz w:w="12240" w:h="15840"/>
          <w:pgMar w:top="1440" w:right="1440" w:bottom="1440" w:left="1440" w:header="720" w:footer="720" w:gutter="0"/>
          <w:pgNumType w:fmt="lowerRoman" w:start="1"/>
          <w:cols w:space="720"/>
          <w:docGrid w:linePitch="326"/>
        </w:sectPr>
      </w:pPr>
    </w:p>
    <w:p w:rsidR="00C009B8" w:rsidRDefault="00046B30">
      <w:pPr>
        <w:pStyle w:val="Heading1"/>
      </w:pPr>
      <w:bookmarkStart w:id="25" w:name="_Toc530050362"/>
      <w:r>
        <w:lastRenderedPageBreak/>
        <w:t>Introduction to R</w:t>
      </w:r>
      <w:bookmarkEnd w:id="25"/>
    </w:p>
    <w:p w:rsidR="00C009B8" w:rsidRDefault="00046B30">
      <w:pPr>
        <w:pStyle w:val="FirstParagraph"/>
      </w:pPr>
      <w:r>
        <w:t xml:space="preserve">This chapter introduces the basics </w:t>
      </w:r>
      <w:r w:rsidR="00B65065">
        <w:t xml:space="preserve">R and how to </w:t>
      </w:r>
      <w:r>
        <w:t>get started with R</w:t>
      </w:r>
      <w:r w:rsidR="00B65065">
        <w:t xml:space="preserve"> quickly</w:t>
      </w:r>
      <w:r>
        <w:t xml:space="preserve">. We start </w:t>
      </w:r>
      <w:r w:rsidR="00B65065">
        <w:t xml:space="preserve">the chapter </w:t>
      </w:r>
      <w:r>
        <w:t xml:space="preserve">with </w:t>
      </w:r>
      <w:r w:rsidR="00B65065">
        <w:t xml:space="preserve">steps to take to </w:t>
      </w:r>
      <w:r>
        <w:t>instal</w:t>
      </w:r>
      <w:r w:rsidR="00B65065">
        <w:t>l</w:t>
      </w:r>
      <w:r>
        <w:t xml:space="preserve"> R and RStudio</w:t>
      </w:r>
      <w:r w:rsidR="00D1531D">
        <w:fldChar w:fldCharType="begin"/>
      </w:r>
      <w:r w:rsidR="00D1531D">
        <w:instrText xml:space="preserve"> XE "</w:instrText>
      </w:r>
      <w:r w:rsidR="00D1531D" w:rsidRPr="005F6021">
        <w:instrText>install R and RStudio</w:instrText>
      </w:r>
      <w:r w:rsidR="00D1531D">
        <w:instrText xml:space="preserve">" </w:instrText>
      </w:r>
      <w:r w:rsidR="00D1531D">
        <w:fldChar w:fldCharType="end"/>
      </w:r>
      <w:r w:rsidR="00B65065">
        <w:t xml:space="preserve">. We then explain about the </w:t>
      </w:r>
      <w:r>
        <w:t xml:space="preserve">basics </w:t>
      </w:r>
      <w:r w:rsidR="00B65065">
        <w:t xml:space="preserve">of </w:t>
      </w:r>
      <w:r>
        <w:t xml:space="preserve">R syntax, </w:t>
      </w:r>
      <w:r w:rsidR="00B65065">
        <w:t xml:space="preserve">how to install R </w:t>
      </w:r>
      <w:r>
        <w:t>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and </w:t>
      </w:r>
      <w:r w:rsidR="00B65065">
        <w:t xml:space="preserve">how to </w:t>
      </w:r>
      <w:r>
        <w:t>set up the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t>.</w:t>
      </w:r>
    </w:p>
    <w:p w:rsidR="00C009B8" w:rsidRDefault="00046B30">
      <w:pPr>
        <w:pStyle w:val="Heading2"/>
      </w:pPr>
      <w:bookmarkStart w:id="26" w:name="r"/>
      <w:bookmarkStart w:id="27" w:name="_Toc530050363"/>
      <w:bookmarkEnd w:id="26"/>
      <w:r>
        <w:t>Installing and starting R</w:t>
      </w:r>
      <w:bookmarkEnd w:id="27"/>
    </w:p>
    <w:p w:rsidR="00C009B8" w:rsidRDefault="00046B30">
      <w:pPr>
        <w:pStyle w:val="Heading3"/>
      </w:pPr>
      <w:bookmarkStart w:id="28" w:name="installing-r"/>
      <w:bookmarkStart w:id="29" w:name="_Toc530050364"/>
      <w:bookmarkEnd w:id="28"/>
      <w:r>
        <w:t>Installing R</w:t>
      </w:r>
      <w:bookmarkEnd w:id="29"/>
    </w:p>
    <w:p w:rsidR="00C009B8" w:rsidRDefault="00B65065">
      <w:pPr>
        <w:pStyle w:val="FirstParagraph"/>
      </w:pPr>
      <w:r>
        <w:t>As on the date of this writing, t</w:t>
      </w:r>
      <w:r w:rsidR="00046B30">
        <w:t xml:space="preserve">he latest version of R is R version 3.5.1 (2018-07-02), Feather Spray. </w:t>
      </w:r>
      <w:r>
        <w:t xml:space="preserve">The R software will be regularly updated. </w:t>
      </w:r>
      <w:r w:rsidR="00046B30">
        <w:t>R can run on Windows</w:t>
      </w:r>
      <w:r w:rsidR="000E70B8">
        <w:fldChar w:fldCharType="begin"/>
      </w:r>
      <w:r w:rsidR="000E70B8">
        <w:instrText xml:space="preserve"> XE "</w:instrText>
      </w:r>
      <w:r w:rsidR="000E70B8" w:rsidRPr="00B15EE1">
        <w:instrText>Windows</w:instrText>
      </w:r>
      <w:r w:rsidR="000E70B8">
        <w:instrText xml:space="preserve">" </w:instrText>
      </w:r>
      <w:r w:rsidR="000E70B8">
        <w:fldChar w:fldCharType="end"/>
      </w:r>
      <w:r w:rsidR="00046B30">
        <w:t xml:space="preserve"> OS, Mac</w:t>
      </w:r>
      <w:r w:rsidR="000E70B8">
        <w:fldChar w:fldCharType="begin"/>
      </w:r>
      <w:r w:rsidR="000E70B8">
        <w:instrText xml:space="preserve"> XE "</w:instrText>
      </w:r>
      <w:r w:rsidR="000E70B8" w:rsidRPr="000440EF">
        <w:instrText>Mac</w:instrText>
      </w:r>
      <w:r w:rsidR="000E70B8">
        <w:instrText xml:space="preserve">" </w:instrText>
      </w:r>
      <w:r w:rsidR="000E70B8">
        <w:fldChar w:fldCharType="end"/>
      </w:r>
      <w:r w:rsidR="00046B30">
        <w:t xml:space="preserve"> OS and Linux</w:t>
      </w:r>
      <w:r w:rsidR="000E70B8">
        <w:fldChar w:fldCharType="begin"/>
      </w:r>
      <w:r w:rsidR="000E70B8">
        <w:instrText xml:space="preserve"> XE "</w:instrText>
      </w:r>
      <w:r w:rsidR="000E70B8" w:rsidRPr="00B075E9">
        <w:instrText>Linux</w:instrText>
      </w:r>
      <w:r w:rsidR="000E70B8">
        <w:instrText xml:space="preserve">" </w:instrText>
      </w:r>
      <w:r w:rsidR="000E70B8">
        <w:fldChar w:fldCharType="end"/>
      </w:r>
      <w:r w:rsidR="00046B30">
        <w:t xml:space="preserve"> distribution.</w:t>
      </w:r>
    </w:p>
    <w:p w:rsidR="00B65065" w:rsidRDefault="00B65065">
      <w:pPr>
        <w:pStyle w:val="BodyText"/>
      </w:pPr>
      <w:r>
        <w:t>To work with R, y</w:t>
      </w:r>
      <w:r w:rsidR="00046B30">
        <w:t xml:space="preserve">ou </w:t>
      </w:r>
      <w:r>
        <w:t xml:space="preserve">first </w:t>
      </w:r>
      <w:r w:rsidR="00046B30">
        <w:t>need to download</w:t>
      </w:r>
      <w:r w:rsidR="00D1531D">
        <w:fldChar w:fldCharType="begin"/>
      </w:r>
      <w:r w:rsidR="00D1531D">
        <w:instrText xml:space="preserve"> XE "</w:instrText>
      </w:r>
      <w:r w:rsidR="00D1531D" w:rsidRPr="00A16D95">
        <w:instrText>download</w:instrText>
      </w:r>
      <w:r w:rsidR="00D1531D">
        <w:instrText xml:space="preserve">" </w:instrText>
      </w:r>
      <w:r w:rsidR="00D1531D">
        <w:fldChar w:fldCharType="end"/>
      </w:r>
      <w:r w:rsidR="00046B30">
        <w:t xml:space="preserve"> the R installation</w:t>
      </w:r>
      <w:r w:rsidR="00473738">
        <w:fldChar w:fldCharType="begin"/>
      </w:r>
      <w:r w:rsidR="00473738">
        <w:instrText xml:space="preserve"> XE "</w:instrText>
      </w:r>
      <w:r w:rsidR="00473738" w:rsidRPr="00743750">
        <w:instrText>installation</w:instrText>
      </w:r>
      <w:r w:rsidR="00473738">
        <w:instrText xml:space="preserve">" </w:instrText>
      </w:r>
      <w:r w:rsidR="00473738">
        <w:fldChar w:fldCharType="end"/>
      </w:r>
      <w:r w:rsidR="00046B30">
        <w:t xml:space="preserve"> files from </w:t>
      </w:r>
      <w:hyperlink r:id="rId12">
        <w:r w:rsidR="00046B30">
          <w:rPr>
            <w:rStyle w:val="Hyperlink"/>
          </w:rPr>
          <w:t>https://cran.r-project.org/</w:t>
        </w:r>
      </w:hyperlink>
      <w:r w:rsidR="00046B30">
        <w:t xml:space="preserve">. </w:t>
      </w:r>
      <w:r>
        <w:t>Y</w:t>
      </w:r>
      <w:r w:rsidR="00046B30">
        <w:t xml:space="preserve">ou can install </w:t>
      </w:r>
      <w:r>
        <w:t xml:space="preserve">as </w:t>
      </w:r>
      <w:r w:rsidR="00046B30">
        <w:t>many versions of R</w:t>
      </w:r>
      <w:r>
        <w:t xml:space="preserve"> as you like</w:t>
      </w:r>
      <w:r w:rsidR="00046B30">
        <w:t xml:space="preserve"> in one single machine. There is no need to uninstall </w:t>
      </w:r>
      <w:r>
        <w:t xml:space="preserve">previous R installation </w:t>
      </w:r>
      <w:r w:rsidR="00046B30">
        <w:t xml:space="preserve">if you want to upgrade </w:t>
      </w:r>
      <w:r>
        <w:t xml:space="preserve">your </w:t>
      </w:r>
      <w:r w:rsidR="00046B30">
        <w:t>R</w:t>
      </w:r>
      <w:r>
        <w:t xml:space="preserve"> software</w:t>
      </w:r>
      <w:r w:rsidR="00046B30">
        <w:t xml:space="preserve">. </w:t>
      </w:r>
    </w:p>
    <w:p w:rsidR="00C009B8" w:rsidRDefault="00046B30">
      <w:pPr>
        <w:pStyle w:val="BodyText"/>
      </w:pPr>
      <w:r>
        <w:t>The size of install</w:t>
      </w:r>
      <w:r w:rsidR="00702732">
        <w:t>a</w:t>
      </w:r>
      <w:r>
        <w:t>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 xml:space="preserve"> files as of today 2018-11-04 is about 80 megabytes.</w:t>
      </w:r>
      <w:r w:rsidR="00B65065">
        <w:t xml:space="preserve"> But the size will grow as you work with R. This happens because you will install new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rsidR="00B65065">
        <w:t xml:space="preserve"> to your R and enable you work with data analysis.</w:t>
      </w:r>
    </w:p>
    <w:p w:rsidR="00C009B8" w:rsidRDefault="00046B30">
      <w:pPr>
        <w:pStyle w:val="BodyText"/>
      </w:pPr>
      <w:r>
        <w:t xml:space="preserve">The </w:t>
      </w:r>
      <w:r w:rsidR="00B65065">
        <w:t>download</w:t>
      </w:r>
      <w:r w:rsidR="00D1531D">
        <w:fldChar w:fldCharType="begin"/>
      </w:r>
      <w:r w:rsidR="00D1531D">
        <w:instrText xml:space="preserve"> XE "</w:instrText>
      </w:r>
      <w:r w:rsidR="00D1531D" w:rsidRPr="00A16D95">
        <w:instrText>download</w:instrText>
      </w:r>
      <w:r w:rsidR="00D1531D">
        <w:instrText xml:space="preserve">" </w:instrText>
      </w:r>
      <w:r w:rsidR="00D1531D">
        <w:fldChar w:fldCharType="end"/>
      </w:r>
      <w:r w:rsidR="00B65065">
        <w:t xml:space="preserve"> </w:t>
      </w:r>
      <w:r w:rsidR="008C20DA">
        <w:t xml:space="preserve">and install </w:t>
      </w:r>
      <w:r>
        <w:t>R</w:t>
      </w:r>
      <w:r w:rsidR="008C20DA">
        <w:t>, follow the steps</w:t>
      </w:r>
      <w:r>
        <w:t xml:space="preserve"> </w:t>
      </w:r>
      <w:r w:rsidR="008C20DA">
        <w:t>below:</w:t>
      </w:r>
    </w:p>
    <w:p w:rsidR="00C009B8" w:rsidRDefault="008C20DA" w:rsidP="00BF4A77">
      <w:pPr>
        <w:pStyle w:val="Compact"/>
        <w:numPr>
          <w:ilvl w:val="0"/>
          <w:numId w:val="1"/>
        </w:numPr>
      </w:pPr>
      <w:r>
        <w:t xml:space="preserve">If you are using </w:t>
      </w:r>
      <w:r w:rsidR="00046B30">
        <w:t>Windows</w:t>
      </w:r>
      <w:r w:rsidR="000E70B8">
        <w:fldChar w:fldCharType="begin"/>
      </w:r>
      <w:r w:rsidR="000E70B8">
        <w:instrText xml:space="preserve"> XE "</w:instrText>
      </w:r>
      <w:r w:rsidR="000E70B8" w:rsidRPr="00B15EE1">
        <w:instrText>Windows</w:instrText>
      </w:r>
      <w:r w:rsidR="000E70B8">
        <w:instrText xml:space="preserve">" </w:instrText>
      </w:r>
      <w:r w:rsidR="000E70B8">
        <w:fldChar w:fldCharType="end"/>
      </w:r>
      <w:r w:rsidR="00046B30">
        <w:t xml:space="preserve"> </w:t>
      </w:r>
      <w:r>
        <w:t xml:space="preserve">OS, go to </w:t>
      </w:r>
      <w:hyperlink r:id="rId13">
        <w:r w:rsidR="00046B30">
          <w:rPr>
            <w:rStyle w:val="Hyperlink"/>
          </w:rPr>
          <w:t>https://cran.r-project.org/bin/windows/</w:t>
        </w:r>
      </w:hyperlink>
      <w:r w:rsidR="00046B30">
        <w:t>. Then</w:t>
      </w:r>
      <w:r>
        <w:t>,</w:t>
      </w:r>
      <w:r w:rsidR="00046B30">
        <w:t xml:space="preserve"> click </w:t>
      </w:r>
      <w:r w:rsidR="00046B30">
        <w:rPr>
          <w:rStyle w:val="VerbatimChar"/>
        </w:rPr>
        <w:t>base</w:t>
      </w:r>
      <w:r w:rsidR="00046B30">
        <w:t xml:space="preserve"> subdirectories</w:t>
      </w:r>
      <w:r w:rsidR="00702732">
        <w:t xml:space="preserve"> and click Download R </w:t>
      </w:r>
    </w:p>
    <w:p w:rsidR="00702732" w:rsidRDefault="00702732" w:rsidP="00702732">
      <w:pPr>
        <w:pStyle w:val="Compact"/>
      </w:pPr>
    </w:p>
    <w:p w:rsidR="00702732" w:rsidRDefault="00702732" w:rsidP="00702732">
      <w:pPr>
        <w:pStyle w:val="Compact"/>
        <w:jc w:val="center"/>
      </w:pPr>
      <w:r>
        <w:rPr>
          <w:noProof/>
        </w:rPr>
        <w:lastRenderedPageBreak/>
        <w:drawing>
          <wp:inline distT="0" distB="0" distL="0" distR="0" wp14:anchorId="6DBF53A3" wp14:editId="6F35EA7F">
            <wp:extent cx="4285125" cy="3688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1994" cy="3728418"/>
                    </a:xfrm>
                    <a:prstGeom prst="rect">
                      <a:avLst/>
                    </a:prstGeom>
                  </pic:spPr>
                </pic:pic>
              </a:graphicData>
            </a:graphic>
          </wp:inline>
        </w:drawing>
      </w:r>
    </w:p>
    <w:p w:rsidR="00702732" w:rsidRDefault="00702732" w:rsidP="00702732">
      <w:pPr>
        <w:pStyle w:val="Compact"/>
        <w:jc w:val="center"/>
      </w:pPr>
      <w:r>
        <w:rPr>
          <w:noProof/>
        </w:rPr>
        <w:drawing>
          <wp:inline distT="0" distB="0" distL="0" distR="0" wp14:anchorId="5974457F" wp14:editId="25052137">
            <wp:extent cx="5166454" cy="3009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1968" cy="3042242"/>
                    </a:xfrm>
                    <a:prstGeom prst="rect">
                      <a:avLst/>
                    </a:prstGeom>
                  </pic:spPr>
                </pic:pic>
              </a:graphicData>
            </a:graphic>
          </wp:inline>
        </w:drawing>
      </w:r>
    </w:p>
    <w:p w:rsidR="00702732" w:rsidRDefault="00702732" w:rsidP="00702732">
      <w:pPr>
        <w:pStyle w:val="Compact"/>
      </w:pPr>
    </w:p>
    <w:p w:rsidR="00702732" w:rsidRPr="00702732" w:rsidRDefault="008C20DA" w:rsidP="00BF4A77">
      <w:pPr>
        <w:pStyle w:val="Compact"/>
        <w:numPr>
          <w:ilvl w:val="0"/>
          <w:numId w:val="1"/>
        </w:numPr>
        <w:rPr>
          <w:rStyle w:val="Hyperlink"/>
          <w:color w:val="auto"/>
        </w:rPr>
      </w:pPr>
      <w:r>
        <w:t xml:space="preserve">If your machine use </w:t>
      </w:r>
      <w:r w:rsidR="00046B30">
        <w:t>Mac</w:t>
      </w:r>
      <w:r w:rsidR="000E70B8">
        <w:fldChar w:fldCharType="begin"/>
      </w:r>
      <w:r w:rsidR="000E70B8">
        <w:instrText xml:space="preserve"> XE "</w:instrText>
      </w:r>
      <w:r w:rsidR="000E70B8" w:rsidRPr="000440EF">
        <w:instrText>Mac</w:instrText>
      </w:r>
      <w:r w:rsidR="000E70B8">
        <w:instrText xml:space="preserve">" </w:instrText>
      </w:r>
      <w:r w:rsidR="000E70B8">
        <w:fldChar w:fldCharType="end"/>
      </w:r>
      <w:r w:rsidR="00046B30">
        <w:t xml:space="preserve"> OS</w:t>
      </w:r>
      <w:r>
        <w:t xml:space="preserve">, then go to </w:t>
      </w:r>
      <w:hyperlink r:id="rId16">
        <w:r w:rsidR="00046B30">
          <w:rPr>
            <w:rStyle w:val="Hyperlink"/>
          </w:rPr>
          <w:t>https://cran.r-project.org/bin/macosx/</w:t>
        </w:r>
      </w:hyperlink>
      <w:r w:rsidR="00702732">
        <w:rPr>
          <w:rStyle w:val="Hyperlink"/>
        </w:rPr>
        <w:t>.</w:t>
      </w:r>
      <w:r>
        <w:rPr>
          <w:rStyle w:val="Hyperlink"/>
        </w:rPr>
        <w:t xml:space="preserve"> </w:t>
      </w:r>
      <w:r>
        <w:t>Then, click the filename ending with .pkg. Next, follow the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 xml:space="preserve"> instruction in Mac OS</w:t>
      </w:r>
    </w:p>
    <w:p w:rsidR="00702732" w:rsidRDefault="00702732" w:rsidP="00702732">
      <w:pPr>
        <w:pStyle w:val="Compact"/>
        <w:rPr>
          <w:rStyle w:val="Hyperlink"/>
        </w:rPr>
      </w:pPr>
    </w:p>
    <w:p w:rsidR="00C009B8" w:rsidRDefault="00702732" w:rsidP="00702732">
      <w:pPr>
        <w:pStyle w:val="Compact"/>
        <w:jc w:val="center"/>
        <w:rPr>
          <w:rStyle w:val="Hyperlink"/>
        </w:rPr>
      </w:pPr>
      <w:r>
        <w:rPr>
          <w:noProof/>
        </w:rPr>
        <w:lastRenderedPageBreak/>
        <w:drawing>
          <wp:inline distT="0" distB="0" distL="0" distR="0" wp14:anchorId="7D46F78C" wp14:editId="25B3F80D">
            <wp:extent cx="5172630" cy="266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5291" cy="2678684"/>
                    </a:xfrm>
                    <a:prstGeom prst="rect">
                      <a:avLst/>
                    </a:prstGeom>
                  </pic:spPr>
                </pic:pic>
              </a:graphicData>
            </a:graphic>
          </wp:inline>
        </w:drawing>
      </w:r>
    </w:p>
    <w:p w:rsidR="008C20DA" w:rsidRDefault="008C20DA" w:rsidP="00702732">
      <w:pPr>
        <w:pStyle w:val="Compact"/>
        <w:jc w:val="center"/>
        <w:rPr>
          <w:rStyle w:val="Hyperlink"/>
        </w:rPr>
      </w:pPr>
    </w:p>
    <w:p w:rsidR="008C20DA" w:rsidRDefault="008C20DA" w:rsidP="008C20DA">
      <w:pPr>
        <w:pStyle w:val="Compact"/>
        <w:rPr>
          <w:rStyle w:val="Hyperlink"/>
        </w:rPr>
      </w:pPr>
    </w:p>
    <w:p w:rsidR="00702732" w:rsidRDefault="00702732" w:rsidP="00702732">
      <w:pPr>
        <w:pStyle w:val="Compact"/>
        <w:jc w:val="center"/>
      </w:pPr>
    </w:p>
    <w:p w:rsidR="00C009B8" w:rsidRPr="00702732" w:rsidRDefault="008C20DA" w:rsidP="00BF4A77">
      <w:pPr>
        <w:pStyle w:val="Compact"/>
        <w:numPr>
          <w:ilvl w:val="0"/>
          <w:numId w:val="1"/>
        </w:numPr>
        <w:rPr>
          <w:rStyle w:val="Hyperlink"/>
          <w:color w:val="auto"/>
        </w:rPr>
      </w:pPr>
      <w:r>
        <w:t xml:space="preserve">For </w:t>
      </w:r>
      <w:r w:rsidR="00046B30">
        <w:t>Linux</w:t>
      </w:r>
      <w:r w:rsidR="000E70B8">
        <w:fldChar w:fldCharType="begin"/>
      </w:r>
      <w:r w:rsidR="000E70B8">
        <w:instrText xml:space="preserve"> XE "</w:instrText>
      </w:r>
      <w:r w:rsidR="000E70B8" w:rsidRPr="00B075E9">
        <w:instrText>Linux</w:instrText>
      </w:r>
      <w:r w:rsidR="000E70B8">
        <w:instrText xml:space="preserve">" </w:instrText>
      </w:r>
      <w:r w:rsidR="000E70B8">
        <w:fldChar w:fldCharType="end"/>
      </w:r>
      <w:r w:rsidR="00046B30">
        <w:t xml:space="preserve"> </w:t>
      </w:r>
      <w:r>
        <w:t xml:space="preserve">OS </w:t>
      </w:r>
      <w:r w:rsidR="00046B30">
        <w:t xml:space="preserve">is </w:t>
      </w:r>
      <w:hyperlink r:id="rId18">
        <w:r w:rsidR="00046B30">
          <w:rPr>
            <w:rStyle w:val="Hyperlink"/>
          </w:rPr>
          <w:t>https://cran.r-project.org/bin/linux/</w:t>
        </w:r>
      </w:hyperlink>
      <w:r>
        <w:rPr>
          <w:rStyle w:val="Hyperlink"/>
        </w:rPr>
        <w:t xml:space="preserve"> . </w:t>
      </w:r>
      <w:r>
        <w:t xml:space="preserve">Then browse to correct Linux distro. Then follow the instruction. </w:t>
      </w:r>
    </w:p>
    <w:p w:rsidR="00702732" w:rsidRDefault="00702732" w:rsidP="00702732">
      <w:pPr>
        <w:pStyle w:val="Compact"/>
      </w:pPr>
    </w:p>
    <w:p w:rsidR="00702732" w:rsidRDefault="00702732" w:rsidP="00702732">
      <w:pPr>
        <w:pStyle w:val="Compact"/>
        <w:jc w:val="center"/>
      </w:pPr>
      <w:r>
        <w:rPr>
          <w:noProof/>
        </w:rPr>
        <w:drawing>
          <wp:inline distT="0" distB="0" distL="0" distR="0" wp14:anchorId="42A836F7" wp14:editId="1E4C84DD">
            <wp:extent cx="3642360" cy="250879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5" cy="2519292"/>
                    </a:xfrm>
                    <a:prstGeom prst="rect">
                      <a:avLst/>
                    </a:prstGeom>
                  </pic:spPr>
                </pic:pic>
              </a:graphicData>
            </a:graphic>
          </wp:inline>
        </w:drawing>
      </w:r>
    </w:p>
    <w:p w:rsidR="00C009B8" w:rsidRDefault="00046B30">
      <w:pPr>
        <w:pStyle w:val="Heading3"/>
      </w:pPr>
      <w:bookmarkStart w:id="30" w:name="starting-r"/>
      <w:bookmarkStart w:id="31" w:name="_Toc530050365"/>
      <w:bookmarkEnd w:id="30"/>
      <w:r>
        <w:t>Starting R</w:t>
      </w:r>
      <w:bookmarkEnd w:id="31"/>
    </w:p>
    <w:p w:rsidR="008C20DA" w:rsidRDefault="00046B30">
      <w:pPr>
        <w:pStyle w:val="FirstParagraph"/>
      </w:pPr>
      <w:r>
        <w:t xml:space="preserve">You can start R software like starting any other software. </w:t>
      </w:r>
    </w:p>
    <w:p w:rsidR="00C009B8" w:rsidRDefault="00046B30">
      <w:pPr>
        <w:pStyle w:val="FirstParagraph"/>
      </w:pPr>
      <w:r>
        <w:t>In Windows</w:t>
      </w:r>
      <w:r w:rsidR="000E70B8">
        <w:fldChar w:fldCharType="begin"/>
      </w:r>
      <w:r w:rsidR="000E70B8">
        <w:instrText xml:space="preserve"> XE "</w:instrText>
      </w:r>
      <w:r w:rsidR="000E70B8" w:rsidRPr="00B15EE1">
        <w:instrText>Windows</w:instrText>
      </w:r>
      <w:r w:rsidR="000E70B8">
        <w:instrText xml:space="preserve">" </w:instrText>
      </w:r>
      <w:r w:rsidR="000E70B8">
        <w:fldChar w:fldCharType="end"/>
      </w:r>
      <w:r>
        <w:t>, double click on R icon on the Start page and you should get this:</w:t>
      </w:r>
    </w:p>
    <w:p w:rsidR="00C009B8" w:rsidRDefault="00046B30" w:rsidP="00E51D8A">
      <w:pPr>
        <w:pStyle w:val="FigurewithCaption"/>
        <w:jc w:val="center"/>
      </w:pPr>
      <w:r>
        <w:rPr>
          <w:noProof/>
        </w:rPr>
        <w:lastRenderedPageBreak/>
        <w:drawing>
          <wp:inline distT="0" distB="0" distL="0" distR="0">
            <wp:extent cx="4556113" cy="2453640"/>
            <wp:effectExtent l="0" t="0" r="0" b="0"/>
            <wp:docPr id="1" name="Picture" descr="R console"/>
            <wp:cNvGraphicFramePr/>
            <a:graphic xmlns:a="http://schemas.openxmlformats.org/drawingml/2006/main">
              <a:graphicData uri="http://schemas.openxmlformats.org/drawingml/2006/picture">
                <pic:pic xmlns:pic="http://schemas.openxmlformats.org/drawingml/2006/picture">
                  <pic:nvPicPr>
                    <pic:cNvPr id="0" name="Picture" descr="img/openr.png"/>
                    <pic:cNvPicPr>
                      <a:picLocks noChangeAspect="1" noChangeArrowheads="1"/>
                    </pic:cNvPicPr>
                  </pic:nvPicPr>
                  <pic:blipFill>
                    <a:blip r:embed="rId20"/>
                    <a:stretch>
                      <a:fillRect/>
                    </a:stretch>
                  </pic:blipFill>
                  <pic:spPr bwMode="auto">
                    <a:xfrm>
                      <a:off x="0" y="0"/>
                      <a:ext cx="4574178" cy="2463369"/>
                    </a:xfrm>
                    <a:prstGeom prst="rect">
                      <a:avLst/>
                    </a:prstGeom>
                    <a:noFill/>
                    <a:ln w="9525">
                      <a:noFill/>
                      <a:headEnd/>
                      <a:tailEnd/>
                    </a:ln>
                  </pic:spPr>
                </pic:pic>
              </a:graphicData>
            </a:graphic>
          </wp:inline>
        </w:drawing>
      </w:r>
    </w:p>
    <w:p w:rsidR="00C009B8" w:rsidRPr="007A5FDC" w:rsidRDefault="00046B30" w:rsidP="007A5FDC">
      <w:pPr>
        <w:pStyle w:val="ImageCaption"/>
        <w:jc w:val="center"/>
        <w:rPr>
          <w:b/>
          <w:u w:val="single"/>
        </w:rPr>
      </w:pPr>
      <w:r w:rsidRPr="007A5FDC">
        <w:rPr>
          <w:b/>
          <w:u w:val="single"/>
        </w:rPr>
        <w:t>R console</w:t>
      </w:r>
    </w:p>
    <w:p w:rsidR="008C20DA" w:rsidRDefault="008C20DA">
      <w:pPr>
        <w:pStyle w:val="BodyText"/>
      </w:pPr>
    </w:p>
    <w:p w:rsidR="00C009B8" w:rsidRDefault="00046B30">
      <w:pPr>
        <w:pStyle w:val="BodyText"/>
      </w:pPr>
      <w:r>
        <w:t>If you can see the R GUI</w:t>
      </w:r>
      <w:r w:rsidR="00D1531D">
        <w:fldChar w:fldCharType="begin"/>
      </w:r>
      <w:r w:rsidR="00D1531D">
        <w:instrText xml:space="preserve"> XE "</w:instrText>
      </w:r>
      <w:r w:rsidR="00D1531D" w:rsidRPr="00BD476B">
        <w:instrText>GUI</w:instrText>
      </w:r>
      <w:r w:rsidR="00D1531D">
        <w:instrText xml:space="preserve">" </w:instrText>
      </w:r>
      <w:r w:rsidR="00D1531D">
        <w:fldChar w:fldCharType="end"/>
      </w:r>
      <w:r>
        <w:t>, you are good to go. In the figure, I am using the Microsoft R Open version</w:t>
      </w:r>
      <w:r w:rsidR="000E70B8">
        <w:fldChar w:fldCharType="begin"/>
      </w:r>
      <w:r w:rsidR="000E70B8">
        <w:instrText xml:space="preserve"> XE "</w:instrText>
      </w:r>
      <w:r w:rsidR="000E70B8" w:rsidRPr="00A12BC1">
        <w:instrText>version</w:instrText>
      </w:r>
      <w:r w:rsidR="000E70B8">
        <w:instrText xml:space="preserve">" </w:instrText>
      </w:r>
      <w:r w:rsidR="000E70B8">
        <w:fldChar w:fldCharType="end"/>
      </w:r>
      <w:r>
        <w:t xml:space="preserve"> 3.3.3. In your case, the R will be shown as just R version R version 3.5.1 (2018-07-02), Feather Spray</w:t>
      </w:r>
      <w:r w:rsidR="007A5FDC">
        <w:t xml:space="preserve"> (see image below)</w:t>
      </w:r>
      <w:r>
        <w:t>.</w:t>
      </w:r>
    </w:p>
    <w:p w:rsidR="007A5FDC" w:rsidRDefault="007A5FDC">
      <w:pPr>
        <w:pStyle w:val="BodyText"/>
      </w:pPr>
    </w:p>
    <w:p w:rsidR="007A5FDC" w:rsidRDefault="007A5FDC" w:rsidP="007A5FDC">
      <w:pPr>
        <w:pStyle w:val="BodyText"/>
        <w:jc w:val="center"/>
      </w:pPr>
      <w:r>
        <w:rPr>
          <w:noProof/>
        </w:rPr>
        <w:drawing>
          <wp:inline distT="0" distB="0" distL="0" distR="0" wp14:anchorId="7CCE73C0" wp14:editId="1C889FBC">
            <wp:extent cx="3980815" cy="341133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4008" cy="3422642"/>
                    </a:xfrm>
                    <a:prstGeom prst="rect">
                      <a:avLst/>
                    </a:prstGeom>
                  </pic:spPr>
                </pic:pic>
              </a:graphicData>
            </a:graphic>
          </wp:inline>
        </w:drawing>
      </w:r>
    </w:p>
    <w:p w:rsidR="007A5FDC" w:rsidRPr="007A5FDC" w:rsidRDefault="007A5FDC" w:rsidP="007A5FDC">
      <w:pPr>
        <w:pStyle w:val="ImageCaption"/>
        <w:jc w:val="center"/>
        <w:rPr>
          <w:b/>
          <w:u w:val="single"/>
        </w:rPr>
      </w:pPr>
      <w:r w:rsidRPr="007A5FDC">
        <w:rPr>
          <w:b/>
          <w:u w:val="single"/>
        </w:rPr>
        <w:t>R console</w:t>
      </w:r>
    </w:p>
    <w:p w:rsidR="007A5FDC" w:rsidRDefault="007A5FDC" w:rsidP="007A5FDC">
      <w:pPr>
        <w:pStyle w:val="BodyText"/>
        <w:jc w:val="center"/>
      </w:pPr>
    </w:p>
    <w:p w:rsidR="00C009B8" w:rsidRDefault="00046B30">
      <w:pPr>
        <w:pStyle w:val="Heading2"/>
      </w:pPr>
      <w:bookmarkStart w:id="32" w:name="rstudio"/>
      <w:bookmarkStart w:id="33" w:name="_Toc530050366"/>
      <w:bookmarkEnd w:id="32"/>
      <w:r>
        <w:lastRenderedPageBreak/>
        <w:t>Installing and starting RStudio</w:t>
      </w:r>
      <w:bookmarkEnd w:id="33"/>
    </w:p>
    <w:p w:rsidR="00C009B8" w:rsidRDefault="00046B30">
      <w:pPr>
        <w:pStyle w:val="Heading3"/>
      </w:pPr>
      <w:bookmarkStart w:id="34" w:name="installing-rstudio"/>
      <w:bookmarkStart w:id="35" w:name="_Toc530050367"/>
      <w:bookmarkEnd w:id="34"/>
      <w:r>
        <w:t>Installing RStudio</w:t>
      </w:r>
      <w:bookmarkEnd w:id="35"/>
    </w:p>
    <w:p w:rsidR="0038450F" w:rsidRDefault="008C20DA">
      <w:pPr>
        <w:pStyle w:val="FirstParagraph"/>
      </w:pPr>
      <w:r>
        <w:t>After you have completed the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 xml:space="preserve"> of R, w</w:t>
      </w:r>
      <w:r w:rsidR="00046B30">
        <w:t>e encourage you to install RStudio</w:t>
      </w:r>
      <w:r w:rsidR="006A519C">
        <w:fldChar w:fldCharType="begin"/>
      </w:r>
      <w:r w:rsidR="006A519C">
        <w:instrText xml:space="preserve"> XE "</w:instrText>
      </w:r>
      <w:r w:rsidR="006A519C" w:rsidRPr="00F26AA8">
        <w:instrText>RStudio</w:instrText>
      </w:r>
      <w:r w:rsidR="006A519C">
        <w:instrText xml:space="preserve">" </w:instrText>
      </w:r>
      <w:r w:rsidR="006A519C">
        <w:fldChar w:fldCharType="end"/>
      </w:r>
      <w:r w:rsidR="00046B30">
        <w:t xml:space="preserve"> in your machine. </w:t>
      </w:r>
    </w:p>
    <w:p w:rsidR="00C009B8" w:rsidRDefault="00046B30">
      <w:pPr>
        <w:pStyle w:val="FirstParagraph"/>
      </w:pPr>
      <w:r>
        <w:t>In the RStudio website</w:t>
      </w:r>
      <w:r w:rsidR="00E51D8A">
        <w:t xml:space="preserve"> (</w:t>
      </w:r>
      <w:hyperlink r:id="rId22" w:history="1">
        <w:r w:rsidR="00E51D8A" w:rsidRPr="005B4307">
          <w:rPr>
            <w:rStyle w:val="Hyperlink"/>
          </w:rPr>
          <w:t>https://www.rstudio.com/</w:t>
        </w:r>
      </w:hyperlink>
      <w:r w:rsidR="00E51D8A">
        <w:t>)</w:t>
      </w:r>
      <w:r>
        <w:t>, the company describes RStudio as follows:</w:t>
      </w:r>
    </w:p>
    <w:p w:rsidR="00E51D8A" w:rsidRDefault="00E51D8A">
      <w:pPr>
        <w:pStyle w:val="BlockText"/>
        <w:rPr>
          <w:i/>
        </w:rPr>
      </w:pPr>
    </w:p>
    <w:p w:rsidR="00C009B8" w:rsidRPr="007A5FDC" w:rsidRDefault="00046B30">
      <w:pPr>
        <w:pStyle w:val="BlockText"/>
        <w:rPr>
          <w:b/>
          <w:sz w:val="24"/>
          <w:szCs w:val="24"/>
        </w:rPr>
      </w:pPr>
      <w:r w:rsidRPr="007A5FDC">
        <w:rPr>
          <w:b/>
          <w:i/>
          <w:sz w:val="24"/>
          <w:szCs w:val="24"/>
        </w:rPr>
        <w:t>RStudio is an integrated development environment (IDE) for R. It includes a console, syntax-highlighting editor that supports direct code execution, as well as tools for plotting, history, debugging and workspace management.</w:t>
      </w:r>
    </w:p>
    <w:p w:rsidR="0038450F" w:rsidRDefault="0038450F">
      <w:pPr>
        <w:pStyle w:val="FirstParagraph"/>
      </w:pPr>
    </w:p>
    <w:p w:rsidR="00E51D8A" w:rsidRDefault="00046B30">
      <w:pPr>
        <w:pStyle w:val="FirstParagraph"/>
      </w:pPr>
      <w:r>
        <w:t xml:space="preserve">The full information about RStudio can be found here </w:t>
      </w:r>
      <w:hyperlink r:id="rId23">
        <w:r>
          <w:rPr>
            <w:rStyle w:val="Hyperlink"/>
          </w:rPr>
          <w:t>https://www.rstudio.com/products/rstudio/</w:t>
        </w:r>
      </w:hyperlink>
      <w:r>
        <w:t xml:space="preserve">. </w:t>
      </w:r>
    </w:p>
    <w:p w:rsidR="00E51D8A" w:rsidRDefault="00E51D8A" w:rsidP="00E51D8A">
      <w:pPr>
        <w:pStyle w:val="BodyText"/>
      </w:pPr>
    </w:p>
    <w:p w:rsidR="00E51D8A" w:rsidRDefault="00E51D8A" w:rsidP="00E51D8A">
      <w:pPr>
        <w:pStyle w:val="BodyText"/>
        <w:jc w:val="center"/>
      </w:pPr>
      <w:r>
        <w:rPr>
          <w:noProof/>
        </w:rPr>
        <w:drawing>
          <wp:inline distT="0" distB="0" distL="0" distR="0" wp14:anchorId="57678647" wp14:editId="13A20D1F">
            <wp:extent cx="3640857" cy="2804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3545" cy="2813933"/>
                    </a:xfrm>
                    <a:prstGeom prst="rect">
                      <a:avLst/>
                    </a:prstGeom>
                  </pic:spPr>
                </pic:pic>
              </a:graphicData>
            </a:graphic>
          </wp:inline>
        </w:drawing>
      </w:r>
    </w:p>
    <w:p w:rsidR="00E51D8A" w:rsidRPr="00E51D8A" w:rsidRDefault="00E51D8A" w:rsidP="00E51D8A">
      <w:pPr>
        <w:pStyle w:val="BodyText"/>
      </w:pPr>
    </w:p>
    <w:p w:rsidR="00C009B8" w:rsidRDefault="00046B30">
      <w:pPr>
        <w:pStyle w:val="FirstParagraph"/>
      </w:pPr>
      <w:r>
        <w:t>RStudio is available in open source and commercial editions. It runs on the desktop with Windows</w:t>
      </w:r>
      <w:r w:rsidR="000E70B8">
        <w:fldChar w:fldCharType="begin"/>
      </w:r>
      <w:r w:rsidR="000E70B8">
        <w:instrText xml:space="preserve"> XE "</w:instrText>
      </w:r>
      <w:r w:rsidR="000E70B8" w:rsidRPr="00B15EE1">
        <w:instrText>Windows</w:instrText>
      </w:r>
      <w:r w:rsidR="000E70B8">
        <w:instrText xml:space="preserve">" </w:instrText>
      </w:r>
      <w:r w:rsidR="000E70B8">
        <w:fldChar w:fldCharType="end"/>
      </w:r>
      <w:r>
        <w:t xml:space="preserve"> OS, Mac</w:t>
      </w:r>
      <w:r w:rsidR="000E70B8">
        <w:fldChar w:fldCharType="begin"/>
      </w:r>
      <w:r w:rsidR="000E70B8">
        <w:instrText xml:space="preserve"> XE "</w:instrText>
      </w:r>
      <w:r w:rsidR="000E70B8" w:rsidRPr="000440EF">
        <w:instrText>Mac</w:instrText>
      </w:r>
      <w:r w:rsidR="000E70B8">
        <w:instrText xml:space="preserve">" </w:instrText>
      </w:r>
      <w:r w:rsidR="000E70B8">
        <w:fldChar w:fldCharType="end"/>
      </w:r>
      <w:r>
        <w:t xml:space="preserve"> OS, and Linux</w:t>
      </w:r>
      <w:r w:rsidR="000E70B8">
        <w:fldChar w:fldCharType="begin"/>
      </w:r>
      <w:r w:rsidR="000E70B8">
        <w:instrText xml:space="preserve"> XE "</w:instrText>
      </w:r>
      <w:r w:rsidR="000E70B8" w:rsidRPr="00B075E9">
        <w:instrText>Linux</w:instrText>
      </w:r>
      <w:r w:rsidR="000E70B8">
        <w:instrText xml:space="preserve">" </w:instrText>
      </w:r>
      <w:r w:rsidR="000E70B8">
        <w:fldChar w:fldCharType="end"/>
      </w:r>
      <w:r>
        <w:t xml:space="preserve"> OS. It can also run in a browser connected to RStudio Server or RStudio Server Pro.</w:t>
      </w:r>
    </w:p>
    <w:p w:rsidR="00E51D8A" w:rsidRDefault="00046B30">
      <w:pPr>
        <w:pStyle w:val="BodyText"/>
      </w:pPr>
      <w:r>
        <w:t>RStudio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 xml:space="preserve"> files can be downloaded from </w:t>
      </w:r>
      <w:hyperlink r:id="rId25">
        <w:r>
          <w:rPr>
            <w:rStyle w:val="Hyperlink"/>
          </w:rPr>
          <w:t>http://www.rstudio.com/products/rstudio/download</w:t>
        </w:r>
        <w:r w:rsidR="00D1531D">
          <w:rPr>
            <w:rStyle w:val="Hyperlink"/>
          </w:rPr>
          <w:fldChar w:fldCharType="begin"/>
        </w:r>
        <w:r w:rsidR="00D1531D">
          <w:instrText xml:space="preserve"> XE "</w:instrText>
        </w:r>
        <w:r w:rsidR="00D1531D" w:rsidRPr="00A16D95">
          <w:instrText>download</w:instrText>
        </w:r>
        <w:r w:rsidR="00D1531D">
          <w:instrText xml:space="preserve">" </w:instrText>
        </w:r>
        <w:r w:rsidR="00D1531D">
          <w:rPr>
            <w:rStyle w:val="Hyperlink"/>
          </w:rPr>
          <w:fldChar w:fldCharType="end"/>
        </w:r>
        <w:r>
          <w:rPr>
            <w:rStyle w:val="Hyperlink"/>
          </w:rPr>
          <w:t>/</w:t>
        </w:r>
      </w:hyperlink>
      <w:r>
        <w:t xml:space="preserve">. </w:t>
      </w:r>
    </w:p>
    <w:p w:rsidR="00E51D8A" w:rsidRDefault="00E51D8A">
      <w:pPr>
        <w:pStyle w:val="BodyText"/>
      </w:pPr>
    </w:p>
    <w:p w:rsidR="00E51D8A" w:rsidRDefault="00E51D8A" w:rsidP="00E51D8A">
      <w:pPr>
        <w:pStyle w:val="BodyText"/>
        <w:jc w:val="center"/>
      </w:pPr>
      <w:r>
        <w:rPr>
          <w:noProof/>
        </w:rPr>
        <w:lastRenderedPageBreak/>
        <w:drawing>
          <wp:inline distT="0" distB="0" distL="0" distR="0" wp14:anchorId="254594E9" wp14:editId="7D3DAFA2">
            <wp:extent cx="3030789" cy="43281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2138" cy="4358648"/>
                    </a:xfrm>
                    <a:prstGeom prst="rect">
                      <a:avLst/>
                    </a:prstGeom>
                  </pic:spPr>
                </pic:pic>
              </a:graphicData>
            </a:graphic>
          </wp:inline>
        </w:drawing>
      </w:r>
    </w:p>
    <w:p w:rsidR="00E51D8A" w:rsidRDefault="00E51D8A">
      <w:pPr>
        <w:pStyle w:val="BodyText"/>
      </w:pPr>
    </w:p>
    <w:p w:rsidR="00E51D8A" w:rsidRDefault="00E51D8A">
      <w:pPr>
        <w:pStyle w:val="BodyText"/>
      </w:pPr>
    </w:p>
    <w:p w:rsidR="00C009B8" w:rsidRDefault="0038450F">
      <w:pPr>
        <w:pStyle w:val="BodyText"/>
      </w:pPr>
      <w:r>
        <w:t>Again, t</w:t>
      </w:r>
      <w:r w:rsidR="00046B30">
        <w:t xml:space="preserve">ake note that it is recommended that you, firstly install R before </w:t>
      </w:r>
      <w:r>
        <w:t xml:space="preserve">you </w:t>
      </w:r>
      <w:r w:rsidR="00046B30">
        <w:t>install RStudio. In the download</w:t>
      </w:r>
      <w:r w:rsidR="00D1531D">
        <w:fldChar w:fldCharType="begin"/>
      </w:r>
      <w:r w:rsidR="00D1531D">
        <w:instrText xml:space="preserve"> XE "</w:instrText>
      </w:r>
      <w:r w:rsidR="00D1531D" w:rsidRPr="00A16D95">
        <w:instrText>download</w:instrText>
      </w:r>
      <w:r w:rsidR="00D1531D">
        <w:instrText xml:space="preserve">" </w:instrText>
      </w:r>
      <w:r w:rsidR="00D1531D">
        <w:fldChar w:fldCharType="end"/>
      </w:r>
      <w:r w:rsidR="00046B30">
        <w:t xml:space="preserve"> link, choose the Free RStudio Desktop and click the download button.</w:t>
      </w:r>
      <w:r>
        <w:t xml:space="preserve"> </w:t>
      </w:r>
      <w:r w:rsidR="00046B30">
        <w:t>From there, you can a list of downloadable RStudio depending on the supported platforms.</w:t>
      </w:r>
    </w:p>
    <w:p w:rsidR="00C009B8" w:rsidRDefault="00E51D8A">
      <w:pPr>
        <w:pStyle w:val="BodyText"/>
      </w:pPr>
      <w:r>
        <w:t xml:space="preserve">Next, </w:t>
      </w:r>
      <w:r w:rsidR="00046B30">
        <w:t>download</w:t>
      </w:r>
      <w:r w:rsidR="00D1531D">
        <w:fldChar w:fldCharType="begin"/>
      </w:r>
      <w:r w:rsidR="00D1531D">
        <w:instrText xml:space="preserve"> XE "</w:instrText>
      </w:r>
      <w:r w:rsidR="00D1531D" w:rsidRPr="00A16D95">
        <w:instrText>download</w:instrText>
      </w:r>
      <w:r w:rsidR="00D1531D">
        <w:instrText xml:space="preserve">" </w:instrText>
      </w:r>
      <w:r w:rsidR="00D1531D">
        <w:fldChar w:fldCharType="end"/>
      </w:r>
      <w:r w:rsidR="00046B30">
        <w:t xml:space="preserve"> the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rsidR="00046B30">
        <w:t xml:space="preserve"> files. Once the download has finished, follow the simple instructions.</w:t>
      </w:r>
      <w:r>
        <w:t xml:space="preserve"> Accept all the defaults. </w:t>
      </w:r>
    </w:p>
    <w:p w:rsidR="00C009B8" w:rsidRDefault="00046B30">
      <w:pPr>
        <w:pStyle w:val="Heading3"/>
      </w:pPr>
      <w:bookmarkStart w:id="36" w:name="starting-rstudio"/>
      <w:bookmarkStart w:id="37" w:name="_Toc530050368"/>
      <w:bookmarkEnd w:id="36"/>
      <w:r>
        <w:t>Starting RStudio</w:t>
      </w:r>
      <w:bookmarkEnd w:id="37"/>
    </w:p>
    <w:p w:rsidR="000D7E57" w:rsidRDefault="00046B30">
      <w:pPr>
        <w:pStyle w:val="FirstParagraph"/>
      </w:pPr>
      <w:r>
        <w:t xml:space="preserve">You can double click on RStudio icon in the menu or your start page on your computer desktop and you will see the RStudio interface. </w:t>
      </w:r>
    </w:p>
    <w:p w:rsidR="00C009B8" w:rsidRDefault="00046B30">
      <w:pPr>
        <w:pStyle w:val="FirstParagraph"/>
      </w:pPr>
      <w:r>
        <w:t>Take note of the R version</w:t>
      </w:r>
      <w:r w:rsidR="000E70B8">
        <w:fldChar w:fldCharType="begin"/>
      </w:r>
      <w:r w:rsidR="000E70B8">
        <w:instrText xml:space="preserve"> XE "</w:instrText>
      </w:r>
      <w:r w:rsidR="000E70B8" w:rsidRPr="00A12BC1">
        <w:instrText>version</w:instrText>
      </w:r>
      <w:r w:rsidR="000E70B8">
        <w:instrText xml:space="preserve">" </w:instrText>
      </w:r>
      <w:r w:rsidR="000E70B8">
        <w:fldChar w:fldCharType="end"/>
      </w:r>
      <w:r>
        <w:t xml:space="preserve"> in the RStudio Console, most probably on the </w:t>
      </w:r>
      <w:r w:rsidR="006C7C02">
        <w:t>right-hand</w:t>
      </w:r>
      <w:r>
        <w:t xml:space="preserve"> side of the computer screen.</w:t>
      </w:r>
    </w:p>
    <w:p w:rsidR="00C009B8" w:rsidRDefault="007A5FDC" w:rsidP="006C7C02">
      <w:pPr>
        <w:pStyle w:val="FigurewithCaption"/>
        <w:jc w:val="center"/>
      </w:pPr>
      <w:r>
        <w:rPr>
          <w:noProof/>
        </w:rPr>
        <w:lastRenderedPageBreak/>
        <w:drawing>
          <wp:inline distT="0" distB="0" distL="0" distR="0" wp14:anchorId="67B13008" wp14:editId="657FEA81">
            <wp:extent cx="4305300" cy="33715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4602" cy="3378850"/>
                    </a:xfrm>
                    <a:prstGeom prst="rect">
                      <a:avLst/>
                    </a:prstGeom>
                  </pic:spPr>
                </pic:pic>
              </a:graphicData>
            </a:graphic>
          </wp:inline>
        </w:drawing>
      </w:r>
    </w:p>
    <w:p w:rsidR="00C009B8" w:rsidRPr="007A5FDC" w:rsidRDefault="00046B30" w:rsidP="007A5FDC">
      <w:pPr>
        <w:pStyle w:val="ImageCaption"/>
        <w:jc w:val="center"/>
        <w:rPr>
          <w:b/>
          <w:u w:val="single"/>
        </w:rPr>
      </w:pPr>
      <w:r w:rsidRPr="007A5FDC">
        <w:rPr>
          <w:b/>
          <w:u w:val="single"/>
        </w:rPr>
        <w:t>RStudio</w:t>
      </w:r>
    </w:p>
    <w:p w:rsidR="00C009B8" w:rsidRDefault="00046B30">
      <w:pPr>
        <w:pStyle w:val="Heading3"/>
      </w:pPr>
      <w:bookmarkStart w:id="38" w:name="why-rstudio"/>
      <w:bookmarkStart w:id="39" w:name="_Toc530050369"/>
      <w:bookmarkEnd w:id="38"/>
      <w:r>
        <w:t>Why RStudio?</w:t>
      </w:r>
      <w:bookmarkEnd w:id="39"/>
    </w:p>
    <w:p w:rsidR="00C009B8" w:rsidRDefault="00046B30">
      <w:pPr>
        <w:pStyle w:val="FirstParagraph"/>
      </w:pPr>
      <w:r>
        <w:t>Based on our experience and the experience of others, we feel working with RStudio helps new users learn R quicker in the beginning.</w:t>
      </w:r>
    </w:p>
    <w:p w:rsidR="00C009B8" w:rsidRDefault="00046B30">
      <w:pPr>
        <w:pStyle w:val="BodyText"/>
      </w:pPr>
      <w:r>
        <w:t xml:space="preserve">The </w:t>
      </w:r>
      <w:r w:rsidR="006C7C02">
        <w:t>`</w:t>
      </w:r>
      <w:r>
        <w:t>green</w:t>
      </w:r>
      <w:r w:rsidR="006C7C02">
        <w:t>`</w:t>
      </w:r>
      <w:r>
        <w:t xml:space="preserve"> R GUI</w:t>
      </w:r>
      <w:r w:rsidR="00D1531D">
        <w:fldChar w:fldCharType="begin"/>
      </w:r>
      <w:r w:rsidR="00D1531D">
        <w:instrText xml:space="preserve"> XE "</w:instrText>
      </w:r>
      <w:r w:rsidR="00D1531D" w:rsidRPr="00BD476B">
        <w:instrText>GUI</w:instrText>
      </w:r>
      <w:r w:rsidR="00D1531D">
        <w:instrText xml:space="preserve">" </w:instrText>
      </w:r>
      <w:r w:rsidR="00D1531D">
        <w:fldChar w:fldCharType="end"/>
      </w:r>
      <w:r>
        <w:t xml:space="preserve"> is way too intimidating to new users especially to those with no experience with programming language. What we want to say is that, working with R console is alright, but for majority of new users, they prefer to communicate with R using </w:t>
      </w:r>
      <w:r w:rsidR="0038450F">
        <w:t xml:space="preserve">the </w:t>
      </w:r>
      <w:r>
        <w:t>RStudio</w:t>
      </w:r>
      <w:r w:rsidR="0038450F">
        <w:t xml:space="preserve"> IDE interface</w:t>
      </w:r>
      <w:r>
        <w:t>.</w:t>
      </w:r>
    </w:p>
    <w:p w:rsidR="00C009B8" w:rsidRDefault="00046B30">
      <w:pPr>
        <w:pStyle w:val="BodyText"/>
      </w:pPr>
      <w:r>
        <w:t>RStudio is more than a GUI</w:t>
      </w:r>
      <w:r w:rsidR="00D1531D">
        <w:fldChar w:fldCharType="begin"/>
      </w:r>
      <w:r w:rsidR="00D1531D">
        <w:instrText xml:space="preserve"> XE "</w:instrText>
      </w:r>
      <w:r w:rsidR="00D1531D" w:rsidRPr="00BD476B">
        <w:instrText>GUI</w:instrText>
      </w:r>
      <w:r w:rsidR="00D1531D">
        <w:instrText xml:space="preserve">" </w:instrText>
      </w:r>
      <w:r w:rsidR="00D1531D">
        <w:fldChar w:fldCharType="end"/>
      </w:r>
      <w:r>
        <w:t xml:space="preserve">. </w:t>
      </w:r>
      <w:r w:rsidR="0038450F">
        <w:t xml:space="preserve">It is </w:t>
      </w:r>
      <w:r w:rsidR="006C7C02">
        <w:t xml:space="preserve">an </w:t>
      </w:r>
      <w:r>
        <w:t>integrated development environment (IDE) for R. Other R IDEs includes Microsoft R Open. To learn more about R IDE and GUI, check out these links:</w:t>
      </w:r>
    </w:p>
    <w:p w:rsidR="00C009B8" w:rsidRDefault="00046B30" w:rsidP="00BF4A77">
      <w:pPr>
        <w:pStyle w:val="Compact"/>
        <w:numPr>
          <w:ilvl w:val="0"/>
          <w:numId w:val="2"/>
        </w:numPr>
      </w:pPr>
      <w:r>
        <w:t xml:space="preserve">RStudio at </w:t>
      </w:r>
      <w:hyperlink r:id="rId28">
        <w:r>
          <w:rPr>
            <w:rStyle w:val="Hyperlink"/>
          </w:rPr>
          <w:t>https://www.rstudio.com/</w:t>
        </w:r>
      </w:hyperlink>
    </w:p>
    <w:p w:rsidR="00C009B8" w:rsidRPr="006C7C02" w:rsidRDefault="00046B30" w:rsidP="00BF4A77">
      <w:pPr>
        <w:pStyle w:val="Compact"/>
        <w:numPr>
          <w:ilvl w:val="0"/>
          <w:numId w:val="2"/>
        </w:numPr>
        <w:rPr>
          <w:rStyle w:val="Hyperlink"/>
          <w:color w:val="auto"/>
        </w:rPr>
      </w:pPr>
      <w:r>
        <w:t>Microsoft R Open</w:t>
      </w:r>
      <w:r w:rsidR="006A519C">
        <w:fldChar w:fldCharType="begin"/>
      </w:r>
      <w:r w:rsidR="006A519C">
        <w:instrText xml:space="preserve"> XE "</w:instrText>
      </w:r>
      <w:r w:rsidR="006A519C" w:rsidRPr="004C1A35">
        <w:instrText>Microsoft R Open</w:instrText>
      </w:r>
      <w:r w:rsidR="006A519C">
        <w:instrText xml:space="preserve">" </w:instrText>
      </w:r>
      <w:r w:rsidR="006A519C">
        <w:fldChar w:fldCharType="end"/>
      </w:r>
      <w:r>
        <w:t xml:space="preserve"> at </w:t>
      </w:r>
      <w:hyperlink r:id="rId29">
        <w:r>
          <w:rPr>
            <w:rStyle w:val="Hyperlink"/>
          </w:rPr>
          <w:t>https://mran.microsoft.com/open</w:t>
        </w:r>
      </w:hyperlink>
    </w:p>
    <w:p w:rsidR="006C7C02" w:rsidRDefault="006C7C02" w:rsidP="006C7C02">
      <w:pPr>
        <w:pStyle w:val="Compact"/>
      </w:pPr>
    </w:p>
    <w:p w:rsidR="006C7C02" w:rsidRDefault="006C7C02" w:rsidP="006C7C02">
      <w:pPr>
        <w:pStyle w:val="Compact"/>
        <w:jc w:val="center"/>
      </w:pPr>
      <w:r>
        <w:rPr>
          <w:noProof/>
        </w:rPr>
        <w:lastRenderedPageBreak/>
        <w:drawing>
          <wp:inline distT="0" distB="0" distL="0" distR="0" wp14:anchorId="331FFFD2" wp14:editId="6B32414C">
            <wp:extent cx="4033752" cy="32308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3576" cy="3238748"/>
                    </a:xfrm>
                    <a:prstGeom prst="rect">
                      <a:avLst/>
                    </a:prstGeom>
                  </pic:spPr>
                </pic:pic>
              </a:graphicData>
            </a:graphic>
          </wp:inline>
        </w:drawing>
      </w:r>
    </w:p>
    <w:p w:rsidR="006C7C02" w:rsidRDefault="006C7C02" w:rsidP="006C7C02">
      <w:pPr>
        <w:pStyle w:val="Compact"/>
        <w:jc w:val="center"/>
      </w:pPr>
    </w:p>
    <w:p w:rsidR="00C009B8" w:rsidRPr="00166FC8" w:rsidRDefault="00046B30" w:rsidP="00BF4A77">
      <w:pPr>
        <w:pStyle w:val="Compact"/>
        <w:numPr>
          <w:ilvl w:val="0"/>
          <w:numId w:val="2"/>
        </w:numPr>
        <w:rPr>
          <w:rStyle w:val="Hyperlink"/>
          <w:color w:val="auto"/>
        </w:rPr>
      </w:pPr>
      <w:r>
        <w:t>Tinn-R</w:t>
      </w:r>
      <w:r w:rsidR="006A519C">
        <w:fldChar w:fldCharType="begin"/>
      </w:r>
      <w:r w:rsidR="006A519C">
        <w:instrText xml:space="preserve"> XE "</w:instrText>
      </w:r>
      <w:r w:rsidR="006A519C" w:rsidRPr="00893E6F">
        <w:instrText>Tinn-R</w:instrText>
      </w:r>
      <w:r w:rsidR="006A519C">
        <w:instrText xml:space="preserve">" </w:instrText>
      </w:r>
      <w:r w:rsidR="006A519C">
        <w:fldChar w:fldCharType="end"/>
      </w:r>
      <w:r>
        <w:t xml:space="preserve"> at </w:t>
      </w:r>
      <w:hyperlink r:id="rId31">
        <w:r>
          <w:rPr>
            <w:rStyle w:val="Hyperlink"/>
          </w:rPr>
          <w:t>https://sourceforge.net/p/tinn-r/wiki/Home/</w:t>
        </w:r>
      </w:hyperlink>
    </w:p>
    <w:p w:rsidR="00166FC8" w:rsidRDefault="00166FC8" w:rsidP="00166FC8">
      <w:pPr>
        <w:pStyle w:val="Compact"/>
        <w:rPr>
          <w:rStyle w:val="Hyperlink"/>
          <w:color w:val="auto"/>
        </w:rPr>
      </w:pPr>
    </w:p>
    <w:p w:rsidR="00166FC8" w:rsidRDefault="00166FC8" w:rsidP="00166FC8">
      <w:pPr>
        <w:pStyle w:val="Compact"/>
        <w:jc w:val="center"/>
        <w:rPr>
          <w:rStyle w:val="Hyperlink"/>
          <w:color w:val="auto"/>
        </w:rPr>
      </w:pPr>
      <w:r>
        <w:rPr>
          <w:noProof/>
        </w:rPr>
        <w:drawing>
          <wp:inline distT="0" distB="0" distL="0" distR="0" wp14:anchorId="402A0E28" wp14:editId="1DD1EEDE">
            <wp:extent cx="3350941" cy="27584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687" cy="2765640"/>
                    </a:xfrm>
                    <a:prstGeom prst="rect">
                      <a:avLst/>
                    </a:prstGeom>
                  </pic:spPr>
                </pic:pic>
              </a:graphicData>
            </a:graphic>
          </wp:inline>
        </w:drawing>
      </w:r>
    </w:p>
    <w:p w:rsidR="00166FC8" w:rsidRPr="006C7C02" w:rsidRDefault="00166FC8" w:rsidP="00166FC8">
      <w:pPr>
        <w:pStyle w:val="Compact"/>
        <w:jc w:val="center"/>
        <w:rPr>
          <w:rStyle w:val="Hyperlink"/>
          <w:color w:val="auto"/>
        </w:rPr>
      </w:pPr>
    </w:p>
    <w:p w:rsidR="006C7C02" w:rsidRDefault="006C7C02" w:rsidP="006C7C02">
      <w:pPr>
        <w:pStyle w:val="Compact"/>
      </w:pPr>
    </w:p>
    <w:p w:rsidR="00C009B8" w:rsidRDefault="00046B30">
      <w:pPr>
        <w:pStyle w:val="Heading3"/>
      </w:pPr>
      <w:bookmarkStart w:id="40" w:name="rstudio-interface"/>
      <w:bookmarkStart w:id="41" w:name="_Toc530050370"/>
      <w:bookmarkEnd w:id="40"/>
      <w:r>
        <w:t xml:space="preserve">RStudio </w:t>
      </w:r>
      <w:r w:rsidR="0038450F">
        <w:t xml:space="preserve">IDE </w:t>
      </w:r>
      <w:r>
        <w:t>interface</w:t>
      </w:r>
      <w:bookmarkEnd w:id="41"/>
    </w:p>
    <w:p w:rsidR="00C009B8" w:rsidRDefault="00046B30">
      <w:pPr>
        <w:pStyle w:val="FirstParagraph"/>
      </w:pPr>
      <w:r>
        <w:t>You should be able to see 3 or 4 panes</w:t>
      </w:r>
      <w:r w:rsidR="000E70B8">
        <w:fldChar w:fldCharType="begin"/>
      </w:r>
      <w:r w:rsidR="000E70B8">
        <w:instrText xml:space="preserve"> XE "</w:instrText>
      </w:r>
      <w:r w:rsidR="000E70B8" w:rsidRPr="00B075E9">
        <w:instrText>panes</w:instrText>
      </w:r>
      <w:r w:rsidR="000E70B8">
        <w:instrText xml:space="preserve">" </w:instrText>
      </w:r>
      <w:r w:rsidR="000E70B8">
        <w:fldChar w:fldCharType="end"/>
      </w:r>
      <w:r>
        <w:t xml:space="preserve"> in the layout. The</w:t>
      </w:r>
      <w:r w:rsidR="00166FC8">
        <w:t>y</w:t>
      </w:r>
      <w:r>
        <w:t xml:space="preserve"> are:</w:t>
      </w:r>
    </w:p>
    <w:p w:rsidR="00C009B8" w:rsidRDefault="00046B30" w:rsidP="00BF4A77">
      <w:pPr>
        <w:pStyle w:val="Compact"/>
        <w:numPr>
          <w:ilvl w:val="0"/>
          <w:numId w:val="3"/>
        </w:numPr>
      </w:pPr>
      <w:r>
        <w:t>Console pane - on the left side of your computer screen. It tells you about your R, when you first start RStudio.</w:t>
      </w:r>
    </w:p>
    <w:p w:rsidR="00C009B8" w:rsidRDefault="00046B30" w:rsidP="00BF4A77">
      <w:pPr>
        <w:pStyle w:val="Compact"/>
        <w:numPr>
          <w:ilvl w:val="0"/>
          <w:numId w:val="3"/>
        </w:numPr>
      </w:pPr>
      <w:r>
        <w:lastRenderedPageBreak/>
        <w:t>Source pane - on the upper left side of your computer screen. This will show the R script</w:t>
      </w:r>
      <w:r w:rsidR="00D1531D">
        <w:fldChar w:fldCharType="begin"/>
      </w:r>
      <w:r w:rsidR="00D1531D">
        <w:instrText xml:space="preserve"> XE "</w:instrText>
      </w:r>
      <w:r w:rsidR="00D1531D" w:rsidRPr="00A16D95">
        <w:instrText>script</w:instrText>
      </w:r>
      <w:r w:rsidR="00D1531D">
        <w:instrText xml:space="preserve">" </w:instrText>
      </w:r>
      <w:r w:rsidR="00D1531D">
        <w:fldChar w:fldCharType="end"/>
      </w:r>
      <w:r>
        <w:t>, R markdown files and other active files. The first time you start RStudio, this pane is not shown.</w:t>
      </w:r>
    </w:p>
    <w:p w:rsidR="00C009B8" w:rsidRDefault="00046B30" w:rsidP="00BF4A77">
      <w:pPr>
        <w:pStyle w:val="Compact"/>
        <w:numPr>
          <w:ilvl w:val="0"/>
          <w:numId w:val="3"/>
        </w:numPr>
      </w:pPr>
      <w:r>
        <w:t>Environment and History panes</w:t>
      </w:r>
      <w:r w:rsidR="000E70B8">
        <w:fldChar w:fldCharType="begin"/>
      </w:r>
      <w:r w:rsidR="000E70B8">
        <w:instrText xml:space="preserve"> XE "</w:instrText>
      </w:r>
      <w:r w:rsidR="000E70B8" w:rsidRPr="00B075E9">
        <w:instrText>panes</w:instrText>
      </w:r>
      <w:r w:rsidR="000E70B8">
        <w:instrText xml:space="preserve">" </w:instrText>
      </w:r>
      <w:r w:rsidR="000E70B8">
        <w:fldChar w:fldCharType="end"/>
      </w:r>
      <w:r>
        <w:t xml:space="preserve"> - on the upper right side of your computer screen. It is where you can see the objects created by R, the codes that you have run and the connections to data sources such as databases.</w:t>
      </w:r>
    </w:p>
    <w:p w:rsidR="00C009B8" w:rsidRDefault="00046B30" w:rsidP="00BF4A77">
      <w:pPr>
        <w:pStyle w:val="Compact"/>
        <w:numPr>
          <w:ilvl w:val="0"/>
          <w:numId w:val="3"/>
        </w:numPr>
      </w:pPr>
      <w:r>
        <w:t xml:space="preserve">Miscellaneous - on the lower right screen of your computer. It contains smaller tabs, Files, Plots, Packages, Help and Viewer. </w:t>
      </w:r>
      <w:proofErr w:type="gramStart"/>
      <w:r>
        <w:t>This tabs</w:t>
      </w:r>
      <w:proofErr w:type="gramEnd"/>
      <w:r>
        <w:t xml:space="preserve"> can list file names, show plots, show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display help document and view outputs.</w:t>
      </w:r>
    </w:p>
    <w:p w:rsidR="00166FC8" w:rsidRDefault="00166FC8" w:rsidP="00166FC8">
      <w:pPr>
        <w:pStyle w:val="Compact"/>
        <w:ind w:left="480"/>
      </w:pPr>
    </w:p>
    <w:p w:rsidR="00C009B8" w:rsidRDefault="00046B30" w:rsidP="00166FC8">
      <w:pPr>
        <w:pStyle w:val="FigurewithCaption"/>
        <w:jc w:val="center"/>
      </w:pPr>
      <w:r>
        <w:rPr>
          <w:noProof/>
        </w:rPr>
        <w:drawing>
          <wp:inline distT="0" distB="0" distL="0" distR="0">
            <wp:extent cx="5334000" cy="2831002"/>
            <wp:effectExtent l="0" t="0" r="0" b="0"/>
            <wp:docPr id="3" name="Picture" descr="Panes in RStudio"/>
            <wp:cNvGraphicFramePr/>
            <a:graphic xmlns:a="http://schemas.openxmlformats.org/drawingml/2006/main">
              <a:graphicData uri="http://schemas.openxmlformats.org/drawingml/2006/picture">
                <pic:pic xmlns:pic="http://schemas.openxmlformats.org/drawingml/2006/picture">
                  <pic:nvPicPr>
                    <pic:cNvPr id="0" name="Picture" descr="img/panes4.png"/>
                    <pic:cNvPicPr>
                      <a:picLocks noChangeAspect="1" noChangeArrowheads="1"/>
                    </pic:cNvPicPr>
                  </pic:nvPicPr>
                  <pic:blipFill>
                    <a:blip r:embed="rId33"/>
                    <a:stretch>
                      <a:fillRect/>
                    </a:stretch>
                  </pic:blipFill>
                  <pic:spPr bwMode="auto">
                    <a:xfrm>
                      <a:off x="0" y="0"/>
                      <a:ext cx="5334000" cy="2831002"/>
                    </a:xfrm>
                    <a:prstGeom prst="rect">
                      <a:avLst/>
                    </a:prstGeom>
                    <a:noFill/>
                    <a:ln w="9525">
                      <a:noFill/>
                      <a:headEnd/>
                      <a:tailEnd/>
                    </a:ln>
                  </pic:spPr>
                </pic:pic>
              </a:graphicData>
            </a:graphic>
          </wp:inline>
        </w:drawing>
      </w:r>
    </w:p>
    <w:p w:rsidR="00C009B8" w:rsidRPr="000D7E57" w:rsidRDefault="00046B30" w:rsidP="000D7E57">
      <w:pPr>
        <w:pStyle w:val="ImageCaption"/>
        <w:jc w:val="center"/>
        <w:rPr>
          <w:b/>
          <w:u w:val="single"/>
        </w:rPr>
      </w:pPr>
      <w:r w:rsidRPr="000D7E57">
        <w:rPr>
          <w:b/>
          <w:u w:val="single"/>
        </w:rPr>
        <w:t>Panes in RStudio</w:t>
      </w:r>
    </w:p>
    <w:p w:rsidR="00C009B8" w:rsidRDefault="00046B30">
      <w:pPr>
        <w:pStyle w:val="Heading3"/>
      </w:pPr>
      <w:bookmarkStart w:id="42" w:name="entering-the-codes-in-rstudio"/>
      <w:bookmarkStart w:id="43" w:name="_Toc530050371"/>
      <w:bookmarkEnd w:id="42"/>
      <w:r>
        <w:t>Entering the codes in RStudio</w:t>
      </w:r>
      <w:bookmarkEnd w:id="43"/>
    </w:p>
    <w:p w:rsidR="0038450F" w:rsidRDefault="00046B30">
      <w:pPr>
        <w:pStyle w:val="FirstParagraph"/>
      </w:pPr>
      <w:r>
        <w:t xml:space="preserve">To start using R, you need to </w:t>
      </w:r>
      <w:proofErr w:type="gramStart"/>
      <w:r>
        <w:t>open up</w:t>
      </w:r>
      <w:proofErr w:type="gramEnd"/>
      <w:r>
        <w:t xml:space="preserve"> an R script</w:t>
      </w:r>
      <w:r w:rsidR="00D1531D">
        <w:fldChar w:fldCharType="begin"/>
      </w:r>
      <w:r w:rsidR="00D1531D">
        <w:instrText xml:space="preserve"> XE "</w:instrText>
      </w:r>
      <w:r w:rsidR="00D1531D" w:rsidRPr="00A16D95">
        <w:instrText>script</w:instrText>
      </w:r>
      <w:r w:rsidR="00D1531D">
        <w:instrText xml:space="preserve">" </w:instrText>
      </w:r>
      <w:r w:rsidR="00D1531D">
        <w:fldChar w:fldCharType="end"/>
      </w:r>
      <w:r>
        <w:t xml:space="preserve">. In RStudio, click </w:t>
      </w:r>
      <w:r>
        <w:rPr>
          <w:b/>
        </w:rPr>
        <w:t>File &gt; New File &gt; R Script</w:t>
      </w:r>
      <w:r>
        <w:t xml:space="preserve">, or click on the icon </w:t>
      </w:r>
      <w:r>
        <w:rPr>
          <w:noProof/>
        </w:rPr>
        <w:drawing>
          <wp:inline distT="0" distB="0" distL="0" distR="0">
            <wp:extent cx="482600" cy="266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plus.png"/>
                    <pic:cNvPicPr>
                      <a:picLocks noChangeAspect="1" noChangeArrowheads="1"/>
                    </pic:cNvPicPr>
                  </pic:nvPicPr>
                  <pic:blipFill>
                    <a:blip r:embed="rId34"/>
                    <a:stretch>
                      <a:fillRect/>
                    </a:stretch>
                  </pic:blipFill>
                  <pic:spPr bwMode="auto">
                    <a:xfrm>
                      <a:off x="0" y="0"/>
                      <a:ext cx="482600" cy="266700"/>
                    </a:xfrm>
                    <a:prstGeom prst="rect">
                      <a:avLst/>
                    </a:prstGeom>
                    <a:noFill/>
                    <a:ln w="9525">
                      <a:noFill/>
                      <a:headEnd/>
                      <a:tailEnd/>
                    </a:ln>
                  </pic:spPr>
                </pic:pic>
              </a:graphicData>
            </a:graphic>
          </wp:inline>
        </w:drawing>
      </w:r>
      <w:r>
        <w:t xml:space="preserve"> and choose </w:t>
      </w:r>
      <w:r>
        <w:rPr>
          <w:b/>
        </w:rPr>
        <w:t>R Script</w:t>
      </w:r>
      <w:r>
        <w:t xml:space="preserve"> from the dropdown menu. </w:t>
      </w:r>
    </w:p>
    <w:p w:rsidR="0038450F" w:rsidRDefault="0038450F">
      <w:pPr>
        <w:pStyle w:val="FirstParagraph"/>
      </w:pPr>
    </w:p>
    <w:p w:rsidR="0038450F" w:rsidRDefault="0038450F" w:rsidP="0038450F">
      <w:pPr>
        <w:pStyle w:val="BodyText"/>
        <w:jc w:val="center"/>
      </w:pPr>
      <w:r>
        <w:rPr>
          <w:noProof/>
        </w:rPr>
        <w:lastRenderedPageBreak/>
        <w:drawing>
          <wp:inline distT="0" distB="0" distL="0" distR="0" wp14:anchorId="79611657" wp14:editId="3AFB6DA2">
            <wp:extent cx="3840089" cy="4442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667" t="8044" r="69487"/>
                    <a:stretch/>
                  </pic:blipFill>
                  <pic:spPr bwMode="auto">
                    <a:xfrm>
                      <a:off x="0" y="0"/>
                      <a:ext cx="3845568" cy="4448799"/>
                    </a:xfrm>
                    <a:prstGeom prst="rect">
                      <a:avLst/>
                    </a:prstGeom>
                    <a:ln>
                      <a:noFill/>
                    </a:ln>
                    <a:extLst>
                      <a:ext uri="{53640926-AAD7-44D8-BBD7-CCE9431645EC}">
                        <a14:shadowObscured xmlns:a14="http://schemas.microsoft.com/office/drawing/2010/main"/>
                      </a:ext>
                    </a:extLst>
                  </pic:spPr>
                </pic:pic>
              </a:graphicData>
            </a:graphic>
          </wp:inline>
        </w:drawing>
      </w:r>
    </w:p>
    <w:p w:rsidR="0038450F" w:rsidRPr="0038450F" w:rsidRDefault="0038450F" w:rsidP="0038450F">
      <w:pPr>
        <w:pStyle w:val="BodyText"/>
        <w:jc w:val="center"/>
      </w:pPr>
    </w:p>
    <w:p w:rsidR="00C009B8" w:rsidRDefault="00046B30">
      <w:pPr>
        <w:pStyle w:val="FirstParagraph"/>
      </w:pPr>
      <w:r>
        <w:t xml:space="preserve">You may also type the shortcut </w:t>
      </w:r>
      <w:r>
        <w:rPr>
          <w:b/>
        </w:rPr>
        <w:t>Ctrl+Shift+N</w:t>
      </w:r>
      <w:r>
        <w:t xml:space="preserve">. You should be able to get RStudio interface </w:t>
      </w:r>
      <w:proofErr w:type="gramStart"/>
      <w:r>
        <w:t>similar to</w:t>
      </w:r>
      <w:proofErr w:type="gramEnd"/>
      <w:r>
        <w:t xml:space="preserve"> </w:t>
      </w:r>
      <w:r w:rsidR="00166FC8">
        <w:t xml:space="preserve">the image above </w:t>
      </w:r>
      <w:r>
        <w:t>(four panes</w:t>
      </w:r>
      <w:r w:rsidR="000E70B8">
        <w:fldChar w:fldCharType="begin"/>
      </w:r>
      <w:r w:rsidR="000E70B8">
        <w:instrText xml:space="preserve"> XE "</w:instrText>
      </w:r>
      <w:r w:rsidR="000E70B8" w:rsidRPr="00B075E9">
        <w:instrText>panes</w:instrText>
      </w:r>
      <w:r w:rsidR="000E70B8">
        <w:instrText xml:space="preserve">" </w:instrText>
      </w:r>
      <w:r w:rsidR="000E70B8">
        <w:fldChar w:fldCharType="end"/>
      </w:r>
      <w:r>
        <w:t xml:space="preserve"> view).</w:t>
      </w:r>
    </w:p>
    <w:p w:rsidR="0038450F" w:rsidRDefault="0038450F">
      <w:pPr>
        <w:pStyle w:val="BodyText"/>
      </w:pPr>
    </w:p>
    <w:p w:rsidR="00C009B8" w:rsidRDefault="00046B30">
      <w:pPr>
        <w:pStyle w:val="BodyText"/>
      </w:pPr>
      <w:r>
        <w:t xml:space="preserve">Each line of code can be run by placing the cursor on any specific line, followed by </w:t>
      </w:r>
      <w:r>
        <w:rPr>
          <w:b/>
        </w:rPr>
        <w:t>Ctrl+Enter</w:t>
      </w:r>
      <w:r w:rsidR="0077709E">
        <w:rPr>
          <w:b/>
        </w:rPr>
        <w:t xml:space="preserve"> </w:t>
      </w:r>
      <w:r w:rsidR="0077709E" w:rsidRPr="0077709E">
        <w:t>for</w:t>
      </w:r>
      <w:r w:rsidR="0077709E">
        <w:rPr>
          <w:b/>
        </w:rPr>
        <w:t xml:space="preserve"> Windows</w:t>
      </w:r>
      <w:r w:rsidR="000E70B8">
        <w:rPr>
          <w:b/>
        </w:rPr>
        <w:fldChar w:fldCharType="begin"/>
      </w:r>
      <w:r w:rsidR="000E70B8">
        <w:instrText xml:space="preserve"> XE "</w:instrText>
      </w:r>
      <w:r w:rsidR="000E70B8" w:rsidRPr="00B15EE1">
        <w:instrText>Windows</w:instrText>
      </w:r>
      <w:r w:rsidR="000E70B8">
        <w:instrText xml:space="preserve">" </w:instrText>
      </w:r>
      <w:r w:rsidR="000E70B8">
        <w:rPr>
          <w:b/>
        </w:rPr>
        <w:fldChar w:fldCharType="end"/>
      </w:r>
      <w:r w:rsidR="0077709E">
        <w:rPr>
          <w:b/>
        </w:rPr>
        <w:t xml:space="preserve"> OS </w:t>
      </w:r>
      <w:r w:rsidR="0077709E" w:rsidRPr="0077709E">
        <w:t>or</w:t>
      </w:r>
      <w:r w:rsidR="0077709E">
        <w:rPr>
          <w:b/>
        </w:rPr>
        <w:t xml:space="preserve"> Cmd+Enter </w:t>
      </w:r>
      <w:r w:rsidR="0077709E" w:rsidRPr="0077709E">
        <w:t>for</w:t>
      </w:r>
      <w:r w:rsidR="0077709E">
        <w:rPr>
          <w:b/>
        </w:rPr>
        <w:t xml:space="preserve"> Mac</w:t>
      </w:r>
      <w:r w:rsidR="000E70B8">
        <w:rPr>
          <w:b/>
        </w:rPr>
        <w:fldChar w:fldCharType="begin"/>
      </w:r>
      <w:r w:rsidR="000E70B8">
        <w:instrText xml:space="preserve"> XE "</w:instrText>
      </w:r>
      <w:r w:rsidR="000E70B8" w:rsidRPr="000440EF">
        <w:instrText>Mac</w:instrText>
      </w:r>
      <w:r w:rsidR="000E70B8">
        <w:instrText xml:space="preserve">" </w:instrText>
      </w:r>
      <w:r w:rsidR="000E70B8">
        <w:rPr>
          <w:b/>
        </w:rPr>
        <w:fldChar w:fldCharType="end"/>
      </w:r>
      <w:r w:rsidR="0077709E">
        <w:rPr>
          <w:b/>
        </w:rPr>
        <w:t xml:space="preserve"> OS</w:t>
      </w:r>
      <w:r>
        <w:t xml:space="preserve">. You may also run several lines of codes by highlighting the lines followed by </w:t>
      </w:r>
      <w:r>
        <w:rPr>
          <w:b/>
        </w:rPr>
        <w:t>Ctrl+Enter</w:t>
      </w:r>
      <w:r w:rsidR="0077709E">
        <w:rPr>
          <w:b/>
        </w:rPr>
        <w:t xml:space="preserve"> (Windows OS) </w:t>
      </w:r>
      <w:r w:rsidR="0077709E" w:rsidRPr="0077709E">
        <w:t>or</w:t>
      </w:r>
      <w:r w:rsidR="0077709E">
        <w:rPr>
          <w:b/>
        </w:rPr>
        <w:t xml:space="preserve"> Cmd+Enter (Mac OS)</w:t>
      </w:r>
      <w:r>
        <w:t xml:space="preserve">. And, you may even run a small part in a line by selecting the part only, and </w:t>
      </w:r>
      <w:r>
        <w:rPr>
          <w:b/>
        </w:rPr>
        <w:t>Ctrl+Enter</w:t>
      </w:r>
      <w:r>
        <w:t>.</w:t>
      </w:r>
    </w:p>
    <w:p w:rsidR="0077709E" w:rsidRDefault="0077709E">
      <w:pPr>
        <w:pStyle w:val="BodyText"/>
      </w:pPr>
    </w:p>
    <w:p w:rsidR="0077709E" w:rsidRDefault="0077709E" w:rsidP="0077709E">
      <w:pPr>
        <w:pStyle w:val="BodyText"/>
        <w:jc w:val="center"/>
      </w:pPr>
      <w:r>
        <w:rPr>
          <w:noProof/>
        </w:rPr>
        <w:lastRenderedPageBreak/>
        <w:drawing>
          <wp:inline distT="0" distB="0" distL="0" distR="0" wp14:anchorId="2ACFC10F" wp14:editId="1BCE437D">
            <wp:extent cx="4000500" cy="190707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0921" cy="1916811"/>
                    </a:xfrm>
                    <a:prstGeom prst="rect">
                      <a:avLst/>
                    </a:prstGeom>
                  </pic:spPr>
                </pic:pic>
              </a:graphicData>
            </a:graphic>
          </wp:inline>
        </w:drawing>
      </w:r>
    </w:p>
    <w:p w:rsidR="0077709E" w:rsidRDefault="0077709E">
      <w:pPr>
        <w:pStyle w:val="BodyText"/>
      </w:pPr>
    </w:p>
    <w:p w:rsidR="0038450F" w:rsidRDefault="00046B30">
      <w:pPr>
        <w:pStyle w:val="BodyText"/>
      </w:pPr>
      <w:r>
        <w:t xml:space="preserve">Later, you will notice some codes have hashes </w:t>
      </w:r>
      <w:r>
        <w:rPr>
          <w:rStyle w:val="VerbatimChar"/>
        </w:rPr>
        <w:t>#</w:t>
      </w:r>
      <w:r>
        <w:t xml:space="preserve"> in the codes (for starter, in the next section). </w:t>
      </w:r>
      <w:r>
        <w:rPr>
          <w:rStyle w:val="VerbatimChar"/>
        </w:rPr>
        <w:t>#</w:t>
      </w:r>
      <w:r>
        <w:t xml:space="preserve"> marks specific parts of codes as comments. These parts will not be run by R for analysis. </w:t>
      </w:r>
    </w:p>
    <w:p w:rsidR="0077709E" w:rsidRDefault="0077709E">
      <w:pPr>
        <w:pStyle w:val="BodyText"/>
      </w:pPr>
    </w:p>
    <w:p w:rsidR="0038450F" w:rsidRDefault="0077709E" w:rsidP="0077709E">
      <w:pPr>
        <w:pStyle w:val="BodyText"/>
        <w:jc w:val="center"/>
      </w:pPr>
      <w:r>
        <w:rPr>
          <w:noProof/>
        </w:rPr>
        <w:drawing>
          <wp:inline distT="0" distB="0" distL="0" distR="0" wp14:anchorId="5D57EC8B" wp14:editId="7AA99AE9">
            <wp:extent cx="3985816" cy="25298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6697" cy="2549441"/>
                    </a:xfrm>
                    <a:prstGeom prst="rect">
                      <a:avLst/>
                    </a:prstGeom>
                  </pic:spPr>
                </pic:pic>
              </a:graphicData>
            </a:graphic>
          </wp:inline>
        </w:drawing>
      </w:r>
    </w:p>
    <w:p w:rsidR="0077709E" w:rsidRDefault="0077709E" w:rsidP="0077709E">
      <w:pPr>
        <w:pStyle w:val="BodyText"/>
        <w:jc w:val="center"/>
      </w:pPr>
    </w:p>
    <w:p w:rsidR="0077709E" w:rsidRDefault="0077709E" w:rsidP="0077709E">
      <w:pPr>
        <w:pStyle w:val="BodyText"/>
        <w:jc w:val="center"/>
      </w:pPr>
    </w:p>
    <w:p w:rsidR="0077709E" w:rsidRDefault="00046B30">
      <w:pPr>
        <w:pStyle w:val="BodyText"/>
      </w:pPr>
      <w:r>
        <w:t xml:space="preserve">R will recognize the lines/parts marked with </w:t>
      </w:r>
      <w:r>
        <w:rPr>
          <w:rStyle w:val="VerbatimChar"/>
        </w:rPr>
        <w:t>#</w:t>
      </w:r>
      <w:r>
        <w:t xml:space="preserve"> as comments. This is very important in any programming language. Because may end up having to deal with long lines of codes, it will be helpful to comment parts of codes to describe what the codes do. This is very advantageous to us, because we can nicely document our codes and describe whatever we do during the analysis. </w:t>
      </w:r>
    </w:p>
    <w:p w:rsidR="00C009B8" w:rsidRDefault="00046B30">
      <w:pPr>
        <w:pStyle w:val="BodyText"/>
      </w:pPr>
      <w:r>
        <w:t xml:space="preserve">Think of hashtag for the social media! </w:t>
      </w:r>
      <w:r>
        <w:rPr>
          <w:rStyle w:val="VerbatimChar"/>
        </w:rPr>
        <w:t>#</w:t>
      </w:r>
      <w:r>
        <w:t xml:space="preserve"> can be used to comment the whole line or for a short comme</w:t>
      </w:r>
      <w:r w:rsidR="0077709E">
        <w:t>n</w:t>
      </w:r>
      <w:r>
        <w:t>t at the end of a line.</w:t>
      </w:r>
    </w:p>
    <w:p w:rsidR="0077709E" w:rsidRDefault="0077709E">
      <w:pPr>
        <w:pStyle w:val="BodyText"/>
      </w:pPr>
    </w:p>
    <w:p w:rsidR="0077709E" w:rsidRDefault="0077709E" w:rsidP="0077709E">
      <w:pPr>
        <w:pStyle w:val="BodyText"/>
        <w:jc w:val="center"/>
      </w:pPr>
      <w:r>
        <w:rPr>
          <w:noProof/>
        </w:rPr>
        <w:lastRenderedPageBreak/>
        <w:drawing>
          <wp:inline distT="0" distB="0" distL="0" distR="0" wp14:anchorId="75AE18B3" wp14:editId="36136A54">
            <wp:extent cx="3932443" cy="22783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5726" cy="2291870"/>
                    </a:xfrm>
                    <a:prstGeom prst="rect">
                      <a:avLst/>
                    </a:prstGeom>
                  </pic:spPr>
                </pic:pic>
              </a:graphicData>
            </a:graphic>
          </wp:inline>
        </w:drawing>
      </w:r>
    </w:p>
    <w:p w:rsidR="0077709E" w:rsidRDefault="0077709E" w:rsidP="0077709E">
      <w:pPr>
        <w:pStyle w:val="BodyText"/>
        <w:jc w:val="center"/>
      </w:pPr>
    </w:p>
    <w:p w:rsidR="00C009B8" w:rsidRDefault="00046B30">
      <w:pPr>
        <w:pStyle w:val="Heading2"/>
      </w:pPr>
      <w:bookmarkStart w:id="44" w:name="functions-and-objects"/>
      <w:bookmarkStart w:id="45" w:name="_Toc530050372"/>
      <w:bookmarkEnd w:id="44"/>
      <w:r>
        <w:t>Functions and objects</w:t>
      </w:r>
      <w:bookmarkEnd w:id="45"/>
    </w:p>
    <w:p w:rsidR="00C009B8" w:rsidRDefault="00046B30">
      <w:pPr>
        <w:pStyle w:val="FirstParagraph"/>
      </w:pPr>
      <w:r>
        <w:t xml:space="preserve">Before we start, there are </w:t>
      </w:r>
      <w:r w:rsidR="004075A3">
        <w:t>several</w:t>
      </w:r>
      <w:r>
        <w:t xml:space="preserve"> basics that you must know to understand the syntax in R. These are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and objects.</w:t>
      </w:r>
    </w:p>
    <w:p w:rsidR="00C009B8" w:rsidRDefault="00046B30">
      <w:pPr>
        <w:pStyle w:val="Heading3"/>
      </w:pPr>
      <w:bookmarkStart w:id="46" w:name="functions"/>
      <w:bookmarkStart w:id="47" w:name="_Toc530050373"/>
      <w:bookmarkEnd w:id="46"/>
      <w:r>
        <w:t>Functions</w:t>
      </w:r>
      <w:bookmarkEnd w:id="47"/>
    </w:p>
    <w:p w:rsidR="00C009B8" w:rsidRDefault="00046B30">
      <w:pPr>
        <w:pStyle w:val="FirstParagraph"/>
      </w:pPr>
      <w:r>
        <w:t xml:space="preserve">R commands are in the form of </w:t>
      </w:r>
      <w:proofErr w:type="gramStart"/>
      <w:r>
        <w:rPr>
          <w:rStyle w:val="VerbatimChar"/>
        </w:rPr>
        <w:t>function(</w:t>
      </w:r>
      <w:proofErr w:type="gramEnd"/>
      <w:r>
        <w:rPr>
          <w:rStyle w:val="VerbatimChar"/>
        </w:rPr>
        <w:t>argument = value, argument = value, ...)</w:t>
      </w:r>
      <w:r>
        <w:t xml:space="preserve">. If you are familiar with MS Excel, think of MS Excel </w:t>
      </w:r>
      <w:r>
        <w:rPr>
          <w:b/>
        </w:rPr>
        <w:t>functions</w:t>
      </w:r>
      <w:r w:rsidR="000E70B8">
        <w:rPr>
          <w:b/>
        </w:rPr>
        <w:fldChar w:fldCharType="begin"/>
      </w:r>
      <w:r w:rsidR="000E70B8">
        <w:instrText xml:space="preserve"> XE "</w:instrText>
      </w:r>
      <w:r w:rsidR="000E70B8" w:rsidRPr="00B075E9">
        <w:rPr>
          <w:b/>
        </w:rPr>
        <w:instrText>functions</w:instrText>
      </w:r>
      <w:r w:rsidR="000E70B8">
        <w:instrText xml:space="preserve">" </w:instrText>
      </w:r>
      <w:r w:rsidR="000E70B8">
        <w:rPr>
          <w:b/>
        </w:rPr>
        <w:fldChar w:fldCharType="end"/>
      </w:r>
      <w:r>
        <w:t>.</w:t>
      </w:r>
    </w:p>
    <w:p w:rsidR="00C009B8" w:rsidRDefault="00046B30">
      <w:pPr>
        <w:pStyle w:val="BodyText"/>
      </w:pPr>
      <w:r>
        <w:t>Inside a function</w:t>
      </w:r>
      <w:r w:rsidR="006A519C">
        <w:fldChar w:fldCharType="begin"/>
      </w:r>
      <w:r w:rsidR="006A519C">
        <w:instrText xml:space="preserve"> XE "</w:instrText>
      </w:r>
      <w:r w:rsidR="006A519C" w:rsidRPr="004C1A35">
        <w:instrText>function</w:instrText>
      </w:r>
      <w:r w:rsidR="00C80741">
        <w:instrText>s</w:instrText>
      </w:r>
      <w:r w:rsidR="006A519C">
        <w:instrText xml:space="preserve">" </w:instrText>
      </w:r>
      <w:r w:rsidR="006A519C">
        <w:fldChar w:fldCharType="end"/>
      </w:r>
      <w:r>
        <w:t xml:space="preserve"> </w:t>
      </w:r>
      <w:proofErr w:type="gramStart"/>
      <w:r>
        <w:rPr>
          <w:rStyle w:val="VerbatimChar"/>
        </w:rPr>
        <w:t>function(</w:t>
      </w:r>
      <w:proofErr w:type="gramEnd"/>
      <w:r>
        <w:rPr>
          <w:rStyle w:val="VerbatimChar"/>
        </w:rPr>
        <w:t>)</w:t>
      </w:r>
      <w:r>
        <w:t xml:space="preserve">, there will be a number of </w:t>
      </w:r>
      <w:r>
        <w:rPr>
          <w:b/>
        </w:rPr>
        <w:t>arguments</w:t>
      </w:r>
      <w:r w:rsidR="000E70B8">
        <w:rPr>
          <w:b/>
        </w:rPr>
        <w:fldChar w:fldCharType="begin"/>
      </w:r>
      <w:r w:rsidR="000E70B8">
        <w:instrText xml:space="preserve"> XE "</w:instrText>
      </w:r>
      <w:r w:rsidR="000E70B8" w:rsidRPr="00B075E9">
        <w:rPr>
          <w:b/>
        </w:rPr>
        <w:instrText>arguments</w:instrText>
      </w:r>
      <w:r w:rsidR="000E70B8">
        <w:instrText xml:space="preserve">" </w:instrText>
      </w:r>
      <w:r w:rsidR="000E70B8">
        <w:rPr>
          <w:b/>
        </w:rPr>
        <w:fldChar w:fldCharType="end"/>
      </w:r>
      <w:r>
        <w:t xml:space="preserve">. For each argument, you may need to provide the </w:t>
      </w:r>
      <w:r>
        <w:rPr>
          <w:b/>
        </w:rPr>
        <w:t>values</w:t>
      </w:r>
      <w:r>
        <w:t>. We will see this as we go through examples later.</w:t>
      </w:r>
    </w:p>
    <w:p w:rsidR="00C009B8" w:rsidRDefault="00046B30">
      <w:pPr>
        <w:pStyle w:val="Heading3"/>
      </w:pPr>
      <w:bookmarkStart w:id="48" w:name="objects"/>
      <w:bookmarkStart w:id="49" w:name="_Toc530050374"/>
      <w:bookmarkEnd w:id="48"/>
      <w:r>
        <w:t>Objects</w:t>
      </w:r>
      <w:bookmarkEnd w:id="49"/>
    </w:p>
    <w:p w:rsidR="00C009B8" w:rsidRDefault="00046B30">
      <w:pPr>
        <w:pStyle w:val="FirstParagraph"/>
      </w:pPr>
      <w:r>
        <w:t>Object</w:t>
      </w:r>
      <w:r w:rsidR="006A519C">
        <w:fldChar w:fldCharType="begin"/>
      </w:r>
      <w:r w:rsidR="006A519C">
        <w:instrText xml:space="preserve"> XE "</w:instrText>
      </w:r>
      <w:r w:rsidR="006A519C" w:rsidRPr="001B59D3">
        <w:instrText>Object</w:instrText>
      </w:r>
      <w:r w:rsidR="006A519C">
        <w:instrText xml:space="preserve">" </w:instrText>
      </w:r>
      <w:r w:rsidR="006A519C">
        <w:fldChar w:fldCharType="end"/>
      </w:r>
      <w:r>
        <w:t xml:space="preserve"> is like a container. You assign an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by giving it a name on left side of </w:t>
      </w:r>
      <w:r>
        <w:rPr>
          <w:rStyle w:val="VerbatimChar"/>
        </w:rPr>
        <w:t>&lt;-</w:t>
      </w:r>
      <w:r>
        <w:t xml:space="preserve"> or </w:t>
      </w:r>
      <w:r>
        <w:rPr>
          <w:rStyle w:val="VerbatimChar"/>
        </w:rPr>
        <w:t>=</w:t>
      </w:r>
      <w:r>
        <w:t xml:space="preserve">. For the sake of consistency, we will use </w:t>
      </w:r>
      <w:r>
        <w:rPr>
          <w:rStyle w:val="VerbatimChar"/>
        </w:rPr>
        <w:t>&lt;-</w:t>
      </w:r>
      <w:r>
        <w:t xml:space="preserve"> throughout, although </w:t>
      </w:r>
      <w:r>
        <w:rPr>
          <w:rStyle w:val="VerbatimChar"/>
        </w:rPr>
        <w:t>=</w:t>
      </w:r>
      <w:r>
        <w:t xml:space="preserve"> is perfectly fine (some might argue about this though).</w:t>
      </w:r>
    </w:p>
    <w:p w:rsidR="00166FC8" w:rsidRPr="00166FC8" w:rsidRDefault="00166FC8" w:rsidP="00166FC8">
      <w:pPr>
        <w:pStyle w:val="BodyText"/>
      </w:pPr>
    </w:p>
    <w:p w:rsidR="00C009B8" w:rsidRDefault="00046B30">
      <w:pPr>
        <w:pStyle w:val="SourceCode"/>
      </w:pPr>
      <w:r>
        <w:rPr>
          <w:rStyle w:val="CommentTok"/>
        </w:rPr>
        <w:t># try these three lines of codes</w:t>
      </w:r>
      <w:r>
        <w:br/>
      </w:r>
      <w:r>
        <w:rPr>
          <w:rStyle w:val="NormalTok"/>
        </w:rPr>
        <w:t>x &lt;-</w:t>
      </w:r>
      <w:r>
        <w:rPr>
          <w:rStyle w:val="StringTok"/>
        </w:rPr>
        <w:t xml:space="preserve"> </w:t>
      </w:r>
      <w:r>
        <w:rPr>
          <w:rStyle w:val="DecValTok"/>
        </w:rPr>
        <w:t>1</w:t>
      </w:r>
      <w:r>
        <w:br/>
      </w:r>
      <w:r>
        <w:rPr>
          <w:rStyle w:val="NormalTok"/>
        </w:rPr>
        <w:t>y =</w:t>
      </w:r>
      <w:r>
        <w:rPr>
          <w:rStyle w:val="StringTok"/>
        </w:rPr>
        <w:t xml:space="preserve"> </w:t>
      </w:r>
      <w:r>
        <w:rPr>
          <w:rStyle w:val="DecValTok"/>
        </w:rPr>
        <w:t>2</w:t>
      </w:r>
      <w:r>
        <w:br/>
      </w:r>
      <w:r>
        <w:rPr>
          <w:rStyle w:val="NormalTok"/>
        </w:rPr>
        <w:t>z &lt;-</w:t>
      </w:r>
      <w:r>
        <w:rPr>
          <w:rStyle w:val="StringTok"/>
        </w:rPr>
        <w:t xml:space="preserve"> </w:t>
      </w:r>
      <w:r>
        <w:rPr>
          <w:rStyle w:val="NormalTok"/>
        </w:rPr>
        <w:t xml:space="preserve">x </w:t>
      </w:r>
      <w:r>
        <w:rPr>
          <w:rStyle w:val="OperatorTok"/>
        </w:rPr>
        <w:t>+</w:t>
      </w:r>
      <w:r>
        <w:rPr>
          <w:rStyle w:val="StringTok"/>
        </w:rPr>
        <w:t xml:space="preserve"> </w:t>
      </w:r>
      <w:proofErr w:type="gramStart"/>
      <w:r>
        <w:rPr>
          <w:rStyle w:val="NormalTok"/>
        </w:rPr>
        <w:t xml:space="preserve">y  </w:t>
      </w:r>
      <w:r>
        <w:rPr>
          <w:rStyle w:val="CommentTok"/>
        </w:rPr>
        <w:t>#</w:t>
      </w:r>
      <w:proofErr w:type="gramEnd"/>
      <w:r>
        <w:rPr>
          <w:rStyle w:val="CommentTok"/>
        </w:rPr>
        <w:t xml:space="preserve"> sum up x and y</w:t>
      </w:r>
    </w:p>
    <w:p w:rsidR="00166FC8" w:rsidRDefault="00166FC8">
      <w:pPr>
        <w:pStyle w:val="FirstParagraph"/>
      </w:pPr>
    </w:p>
    <w:p w:rsidR="00285FE3" w:rsidRDefault="00285FE3">
      <w:pPr>
        <w:pStyle w:val="FirstParagraph"/>
      </w:pPr>
    </w:p>
    <w:p w:rsidR="00285FE3" w:rsidRDefault="00285FE3">
      <w:pPr>
        <w:pStyle w:val="FirstParagraph"/>
      </w:pPr>
    </w:p>
    <w:p w:rsidR="00285FE3" w:rsidRDefault="00285FE3">
      <w:pPr>
        <w:pStyle w:val="FirstParagraph"/>
      </w:pPr>
    </w:p>
    <w:p w:rsidR="00C009B8" w:rsidRDefault="00046B30">
      <w:pPr>
        <w:pStyle w:val="FirstParagraph"/>
      </w:pPr>
      <w:r>
        <w:lastRenderedPageBreak/>
        <w:t>Type the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name </w:t>
      </w:r>
      <w:r>
        <w:rPr>
          <w:rStyle w:val="VerbatimChar"/>
        </w:rPr>
        <w:t>x</w:t>
      </w:r>
      <w:r>
        <w:t xml:space="preserve">, </w:t>
      </w:r>
      <w:r>
        <w:rPr>
          <w:rStyle w:val="VerbatimChar"/>
        </w:rPr>
        <w:t>y</w:t>
      </w:r>
      <w:r>
        <w:t xml:space="preserve">, and </w:t>
      </w:r>
      <w:r>
        <w:rPr>
          <w:rStyle w:val="VerbatimChar"/>
        </w:rPr>
        <w:t>z</w:t>
      </w:r>
      <w:r>
        <w:t>, you’ll get the value,</w:t>
      </w:r>
    </w:p>
    <w:p w:rsidR="00C009B8" w:rsidRDefault="00046B30">
      <w:pPr>
        <w:pStyle w:val="SourceCode"/>
      </w:pPr>
      <w:r>
        <w:rPr>
          <w:rStyle w:val="NormalTok"/>
        </w:rPr>
        <w:t>x</w:t>
      </w:r>
    </w:p>
    <w:p w:rsidR="00C009B8" w:rsidRDefault="00046B30">
      <w:pPr>
        <w:pStyle w:val="SourceCode"/>
      </w:pPr>
      <w:r>
        <w:rPr>
          <w:rStyle w:val="VerbatimChar"/>
        </w:rPr>
        <w:t>## [1] 1</w:t>
      </w:r>
    </w:p>
    <w:p w:rsidR="00C009B8" w:rsidRDefault="00046B30">
      <w:pPr>
        <w:pStyle w:val="SourceCode"/>
      </w:pPr>
      <w:r>
        <w:rPr>
          <w:rStyle w:val="NormalTok"/>
        </w:rPr>
        <w:t>y</w:t>
      </w:r>
    </w:p>
    <w:p w:rsidR="00C009B8" w:rsidRDefault="00046B30">
      <w:pPr>
        <w:pStyle w:val="SourceCode"/>
      </w:pPr>
      <w:r>
        <w:rPr>
          <w:rStyle w:val="VerbatimChar"/>
        </w:rPr>
        <w:t>## [1] 2</w:t>
      </w:r>
    </w:p>
    <w:p w:rsidR="00C009B8" w:rsidRDefault="00046B30">
      <w:pPr>
        <w:pStyle w:val="SourceCode"/>
      </w:pPr>
      <w:r>
        <w:rPr>
          <w:rStyle w:val="NormalTok"/>
        </w:rPr>
        <w:t>z</w:t>
      </w:r>
    </w:p>
    <w:p w:rsidR="00C009B8" w:rsidRDefault="00046B30">
      <w:pPr>
        <w:pStyle w:val="SourceCode"/>
      </w:pPr>
      <w:r>
        <w:rPr>
          <w:rStyle w:val="VerbatimChar"/>
        </w:rPr>
        <w:t>## [1] 3</w:t>
      </w:r>
    </w:p>
    <w:p w:rsidR="00166FC8" w:rsidRDefault="00166FC8">
      <w:pPr>
        <w:pStyle w:val="FirstParagraph"/>
      </w:pPr>
    </w:p>
    <w:p w:rsidR="00C009B8" w:rsidRDefault="00046B30">
      <w:pPr>
        <w:pStyle w:val="FirstParagraph"/>
      </w:pPr>
      <w:r>
        <w:t xml:space="preserve">Now you will notice that the </w:t>
      </w:r>
      <w:r>
        <w:rPr>
          <w:rStyle w:val="VerbatimChar"/>
        </w:rPr>
        <w:t>=</w:t>
      </w:r>
      <w:r>
        <w:t xml:space="preserve"> symbol is used to set the value (or parameter) for the argument of a function, i.e. inside the bracket after the function’s name. For example, </w:t>
      </w:r>
      <w:proofErr w:type="gramStart"/>
      <w:r>
        <w:rPr>
          <w:rStyle w:val="VerbatimChar"/>
        </w:rPr>
        <w:t>function(</w:t>
      </w:r>
      <w:proofErr w:type="gramEnd"/>
      <w:r>
        <w:rPr>
          <w:rStyle w:val="VerbatimChar"/>
        </w:rPr>
        <w:t>argument1 = value, argument2 = value, ...)</w:t>
      </w:r>
      <w:r>
        <w:t xml:space="preserve">. Thus, some people prefer using </w:t>
      </w:r>
      <w:r>
        <w:rPr>
          <w:rStyle w:val="VerbatimChar"/>
        </w:rPr>
        <w:t>&lt;-</w:t>
      </w:r>
      <w:r>
        <w:t xml:space="preserve"> to avoid confusion with </w:t>
      </w:r>
      <w:r>
        <w:rPr>
          <w:rStyle w:val="VerbatimChar"/>
        </w:rPr>
        <w:t>=</w:t>
      </w:r>
      <w:r>
        <w:t xml:space="preserve"> for setting the values for the arguments</w:t>
      </w:r>
      <w:r w:rsidR="000E70B8">
        <w:fldChar w:fldCharType="begin"/>
      </w:r>
      <w:r w:rsidR="000E70B8">
        <w:instrText xml:space="preserve"> XE "</w:instrText>
      </w:r>
      <w:r w:rsidR="000E70B8" w:rsidRPr="00B075E9">
        <w:rPr>
          <w:b/>
        </w:rPr>
        <w:instrText>arguments</w:instrText>
      </w:r>
      <w:r w:rsidR="000E70B8">
        <w:instrText xml:space="preserve">" </w:instrText>
      </w:r>
      <w:r w:rsidR="000E70B8">
        <w:fldChar w:fldCharType="end"/>
      </w:r>
      <w:r>
        <w:t>.</w:t>
      </w:r>
    </w:p>
    <w:p w:rsidR="00C009B8" w:rsidRDefault="00046B30">
      <w:pPr>
        <w:pStyle w:val="Heading2"/>
      </w:pPr>
      <w:bookmarkStart w:id="50" w:name="packages"/>
      <w:bookmarkStart w:id="51" w:name="_Toc530050375"/>
      <w:bookmarkEnd w:id="50"/>
      <w:r>
        <w:t>Packages</w:t>
      </w:r>
      <w:bookmarkEnd w:id="51"/>
    </w:p>
    <w:p w:rsidR="00C009B8" w:rsidRDefault="00046B30">
      <w:pPr>
        <w:pStyle w:val="FirstParagraph"/>
      </w:pPr>
      <w:r>
        <w:t>R run</w:t>
      </w:r>
      <w:r w:rsidR="00166FC8">
        <w:t>s</w:t>
      </w:r>
      <w:r>
        <w:t xml:space="preserve"> on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In each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there are function. This can be represented as </w:t>
      </w:r>
      <w:proofErr w:type="gramStart"/>
      <w:r>
        <w:rPr>
          <w:b/>
        </w:rPr>
        <w:t>package::</w:t>
      </w:r>
      <w:proofErr w:type="gramEnd"/>
      <w:r>
        <w:rPr>
          <w:b/>
        </w:rPr>
        <w:t>function()</w:t>
      </w:r>
      <w:r>
        <w:t>. Th</w:t>
      </w:r>
      <w:r w:rsidR="00166FC8">
        <w:t>ese</w:t>
      </w:r>
      <w:r>
        <w:t xml:space="preserve"> packages will be installed in your home directory</w:t>
      </w:r>
      <w:r w:rsidR="00D1531D">
        <w:fldChar w:fldCharType="begin"/>
      </w:r>
      <w:r w:rsidR="00D1531D">
        <w:instrText xml:space="preserve"> XE "</w:instrText>
      </w:r>
      <w:r w:rsidR="00D1531D" w:rsidRPr="00A16D95">
        <w:instrText>directory</w:instrText>
      </w:r>
      <w:r w:rsidR="00D1531D">
        <w:instrText xml:space="preserve">" </w:instrText>
      </w:r>
      <w:r w:rsidR="00D1531D">
        <w:fldChar w:fldCharType="end"/>
      </w:r>
      <w:r>
        <w:t xml:space="preserve">. To know where this directory is located, </w:t>
      </w:r>
      <w:proofErr w:type="gramStart"/>
      <w:r>
        <w:t xml:space="preserve">type </w:t>
      </w:r>
      <w:r>
        <w:rPr>
          <w:rStyle w:val="VerbatimChar"/>
        </w:rPr>
        <w:t>.libPaths</w:t>
      </w:r>
      <w:proofErr w:type="gramEnd"/>
      <w:r>
        <w:rPr>
          <w:rStyle w:val="VerbatimChar"/>
        </w:rPr>
        <w:t>()</w:t>
      </w:r>
      <w:r>
        <w:t>.</w:t>
      </w:r>
    </w:p>
    <w:p w:rsidR="00285FE3" w:rsidRDefault="00285FE3" w:rsidP="00285FE3">
      <w:pPr>
        <w:pStyle w:val="BodyText"/>
      </w:pPr>
    </w:p>
    <w:p w:rsidR="00285FE3" w:rsidRDefault="00285FE3" w:rsidP="00285FE3">
      <w:pPr>
        <w:pStyle w:val="BodyText"/>
        <w:jc w:val="center"/>
      </w:pPr>
      <w:r>
        <w:rPr>
          <w:noProof/>
        </w:rPr>
        <w:drawing>
          <wp:inline distT="0" distB="0" distL="0" distR="0" wp14:anchorId="3B2BF7AF" wp14:editId="1DCFD22F">
            <wp:extent cx="3855720" cy="113076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1548" cy="1141271"/>
                    </a:xfrm>
                    <a:prstGeom prst="rect">
                      <a:avLst/>
                    </a:prstGeom>
                  </pic:spPr>
                </pic:pic>
              </a:graphicData>
            </a:graphic>
          </wp:inline>
        </w:drawing>
      </w:r>
    </w:p>
    <w:p w:rsidR="00285FE3" w:rsidRPr="00285FE3" w:rsidRDefault="00285FE3" w:rsidP="00285FE3">
      <w:pPr>
        <w:pStyle w:val="BodyText"/>
      </w:pPr>
    </w:p>
    <w:p w:rsidR="00C009B8" w:rsidRDefault="00046B30">
      <w:pPr>
        <w:pStyle w:val="BodyText"/>
      </w:pPr>
      <w:r>
        <w:t>There are two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in R:</w:t>
      </w:r>
    </w:p>
    <w:p w:rsidR="00C009B8" w:rsidRDefault="00046B30" w:rsidP="00BF4A77">
      <w:pPr>
        <w:pStyle w:val="Compact"/>
        <w:numPr>
          <w:ilvl w:val="0"/>
          <w:numId w:val="21"/>
        </w:numPr>
        <w:ind w:left="1080" w:hanging="360"/>
      </w:pPr>
      <w:r>
        <w:rPr>
          <w:rStyle w:val="VerbatimChar"/>
        </w:rPr>
        <w:t>base</w:t>
      </w:r>
      <w:r>
        <w:t xml:space="preserv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C009B8" w:rsidRDefault="00046B30" w:rsidP="00BF4A77">
      <w:pPr>
        <w:pStyle w:val="Compact"/>
        <w:numPr>
          <w:ilvl w:val="0"/>
          <w:numId w:val="21"/>
        </w:numPr>
        <w:ind w:left="1080" w:hanging="360"/>
      </w:pPr>
      <w:r>
        <w:rPr>
          <w:rStyle w:val="VerbatimChar"/>
        </w:rPr>
        <w:t>user-contributed</w:t>
      </w:r>
      <w:r>
        <w:t xml:space="preserv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285FE3" w:rsidRDefault="00285FE3" w:rsidP="00285FE3">
      <w:pPr>
        <w:pStyle w:val="Compact"/>
      </w:pPr>
    </w:p>
    <w:p w:rsidR="00285FE3" w:rsidRDefault="00285FE3" w:rsidP="00285FE3">
      <w:pPr>
        <w:pStyle w:val="Compact"/>
        <w:jc w:val="center"/>
      </w:pPr>
      <w:r>
        <w:rPr>
          <w:noProof/>
        </w:rPr>
        <w:lastRenderedPageBreak/>
        <w:drawing>
          <wp:inline distT="0" distB="0" distL="0" distR="0" wp14:anchorId="11BC1163" wp14:editId="0E2708FF">
            <wp:extent cx="3741420" cy="304629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3068" cy="3055783"/>
                    </a:xfrm>
                    <a:prstGeom prst="rect">
                      <a:avLst/>
                    </a:prstGeom>
                  </pic:spPr>
                </pic:pic>
              </a:graphicData>
            </a:graphic>
          </wp:inline>
        </w:drawing>
      </w:r>
    </w:p>
    <w:p w:rsidR="00285FE3" w:rsidRDefault="00285FE3" w:rsidP="00285FE3">
      <w:pPr>
        <w:pStyle w:val="Compact"/>
        <w:jc w:val="center"/>
      </w:pPr>
    </w:p>
    <w:p w:rsidR="00285FE3" w:rsidRDefault="00285FE3" w:rsidP="00285FE3">
      <w:pPr>
        <w:pStyle w:val="Compact"/>
        <w:jc w:val="center"/>
      </w:pPr>
    </w:p>
    <w:p w:rsidR="00C009B8" w:rsidRDefault="00046B30">
      <w:pPr>
        <w:pStyle w:val="Heading3"/>
      </w:pPr>
      <w:bookmarkStart w:id="52" w:name="base-packages"/>
      <w:bookmarkStart w:id="53" w:name="_Toc530050376"/>
      <w:bookmarkEnd w:id="52"/>
      <w:r>
        <w:rPr>
          <w:rStyle w:val="VerbatimChar"/>
        </w:rPr>
        <w:t>base</w:t>
      </w:r>
      <w:r>
        <w:t xml:space="preserve"> packages</w:t>
      </w:r>
      <w:bookmarkEnd w:id="53"/>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C009B8" w:rsidRDefault="00046B30">
      <w:pPr>
        <w:pStyle w:val="FirstParagraph"/>
      </w:pPr>
      <w:r>
        <w:t>The base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come with the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 xml:space="preserve"> of R. They provide basic but adequate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to perform many standard data management, visualization and analysis.</w:t>
      </w:r>
    </w:p>
    <w:p w:rsidR="00C009B8" w:rsidRDefault="00046B30">
      <w:pPr>
        <w:pStyle w:val="Heading3"/>
      </w:pPr>
      <w:bookmarkStart w:id="54" w:name="user-contributed-packages"/>
      <w:bookmarkStart w:id="55" w:name="_Toc530050377"/>
      <w:bookmarkEnd w:id="54"/>
      <w:r>
        <w:rPr>
          <w:rStyle w:val="VerbatimChar"/>
        </w:rPr>
        <w:t>user-contributed</w:t>
      </w:r>
      <w:r>
        <w:t xml:space="preserve"> packages</w:t>
      </w:r>
      <w:bookmarkEnd w:id="55"/>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C009B8" w:rsidRDefault="00046B30">
      <w:pPr>
        <w:pStyle w:val="FirstParagraph"/>
      </w:pPr>
      <w:r>
        <w:t>However, in many situations, user needs to install user-contributed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to deal with their data. These user-contributed packages are necessary to perform tasks that are not available in the base packages.</w:t>
      </w:r>
    </w:p>
    <w:p w:rsidR="00C009B8" w:rsidRDefault="00046B30">
      <w:pPr>
        <w:pStyle w:val="BodyText"/>
      </w:pPr>
      <w:r>
        <w:t>User-contributed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allow users to perform more advanced and more complicated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and they are contributed by R users all over the world. There are more than 12000 packages as of April 2018</w:t>
      </w:r>
    </w:p>
    <w:p w:rsidR="00BB17F9" w:rsidRDefault="00046B30">
      <w:pPr>
        <w:pStyle w:val="BodyText"/>
      </w:pPr>
      <w:r>
        <w:t>For a complete list of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see </w:t>
      </w:r>
      <w:hyperlink r:id="rId41">
        <w:r>
          <w:rPr>
            <w:rStyle w:val="Hyperlink"/>
          </w:rPr>
          <w:t>https://cran.r-project.org/web/packages/</w:t>
        </w:r>
      </w:hyperlink>
      <w:r>
        <w:t xml:space="preserve">. The packages name can be found here </w:t>
      </w:r>
      <w:hyperlink r:id="rId42">
        <w:r>
          <w:rPr>
            <w:rStyle w:val="Hyperlink"/>
          </w:rPr>
          <w:t>https://cran.r-project.org/web/packages/available_packages_by_name.html</w:t>
        </w:r>
      </w:hyperlink>
      <w:r>
        <w:t xml:space="preserve">. </w:t>
      </w:r>
    </w:p>
    <w:p w:rsidR="004075A3" w:rsidRDefault="004075A3">
      <w:pPr>
        <w:pStyle w:val="BodyText"/>
      </w:pPr>
    </w:p>
    <w:p w:rsidR="004075A3" w:rsidRDefault="004075A3" w:rsidP="004075A3">
      <w:pPr>
        <w:pStyle w:val="BodyText"/>
        <w:jc w:val="center"/>
      </w:pPr>
      <w:r>
        <w:rPr>
          <w:noProof/>
        </w:rPr>
        <w:lastRenderedPageBreak/>
        <w:drawing>
          <wp:inline distT="0" distB="0" distL="0" distR="0" wp14:anchorId="629825AA" wp14:editId="0D4F9DF1">
            <wp:extent cx="3695700" cy="229875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9949" cy="2307620"/>
                    </a:xfrm>
                    <a:prstGeom prst="rect">
                      <a:avLst/>
                    </a:prstGeom>
                  </pic:spPr>
                </pic:pic>
              </a:graphicData>
            </a:graphic>
          </wp:inline>
        </w:drawing>
      </w:r>
    </w:p>
    <w:p w:rsidR="004075A3" w:rsidRDefault="004075A3" w:rsidP="004075A3">
      <w:pPr>
        <w:pStyle w:val="BodyText"/>
        <w:jc w:val="center"/>
      </w:pPr>
    </w:p>
    <w:p w:rsidR="00C009B8" w:rsidRDefault="00046B30">
      <w:pPr>
        <w:pStyle w:val="BodyText"/>
      </w:pPr>
      <w:r>
        <w:t>CRAN</w:t>
      </w:r>
      <w:r w:rsidR="006A519C">
        <w:fldChar w:fldCharType="begin"/>
      </w:r>
      <w:r w:rsidR="006A519C">
        <w:instrText xml:space="preserve"> XE "</w:instrText>
      </w:r>
      <w:r w:rsidR="006A519C" w:rsidRPr="001335CD">
        <w:instrText>CRAN</w:instrText>
      </w:r>
      <w:r w:rsidR="006A519C">
        <w:instrText xml:space="preserve">" </w:instrText>
      </w:r>
      <w:r w:rsidR="006A519C">
        <w:fldChar w:fldCharType="end"/>
      </w:r>
      <w:r>
        <w:t xml:space="preserve"> Task Views (</w:t>
      </w:r>
      <w:hyperlink r:id="rId44">
        <w:r>
          <w:rPr>
            <w:rStyle w:val="Hyperlink"/>
          </w:rPr>
          <w:t>https://cran.r-project.org/web/views/</w:t>
        </w:r>
      </w:hyperlink>
      <w:r>
        <w:t>) aggregated all the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according to their main tasks for examples packages to deal with:</w:t>
      </w:r>
    </w:p>
    <w:p w:rsidR="00C009B8" w:rsidRDefault="00046B30" w:rsidP="00BF4A77">
      <w:pPr>
        <w:pStyle w:val="Compact"/>
        <w:numPr>
          <w:ilvl w:val="0"/>
          <w:numId w:val="4"/>
        </w:numPr>
      </w:pPr>
      <w:r>
        <w:rPr>
          <w:i/>
        </w:rPr>
        <w:t>Clinical Trials</w:t>
      </w:r>
      <w:r>
        <w:t xml:space="preserve">: Clinical Trial Design, Monitoring and Analysis </w:t>
      </w:r>
      <w:hyperlink r:id="rId45">
        <w:r>
          <w:rPr>
            <w:rStyle w:val="Hyperlink"/>
          </w:rPr>
          <w:t>https://cran.r-project.org/web/views/ClinicalTrials.html</w:t>
        </w:r>
      </w:hyperlink>
    </w:p>
    <w:p w:rsidR="00C009B8" w:rsidRDefault="00046B30" w:rsidP="00BF4A77">
      <w:pPr>
        <w:pStyle w:val="Compact"/>
        <w:numPr>
          <w:ilvl w:val="0"/>
          <w:numId w:val="4"/>
        </w:numPr>
      </w:pPr>
      <w:r>
        <w:rPr>
          <w:i/>
        </w:rPr>
        <w:t>MetaAnalysis</w:t>
      </w:r>
      <w:r>
        <w:t xml:space="preserve">: </w:t>
      </w:r>
      <w:hyperlink r:id="rId46">
        <w:r>
          <w:rPr>
            <w:rStyle w:val="Hyperlink"/>
          </w:rPr>
          <w:t>https://cran.r-project.org/web/views/MetaAnalysis.html</w:t>
        </w:r>
      </w:hyperlink>
    </w:p>
    <w:p w:rsidR="00C009B8" w:rsidRDefault="00046B30" w:rsidP="00BF4A77">
      <w:pPr>
        <w:pStyle w:val="Compact"/>
        <w:numPr>
          <w:ilvl w:val="0"/>
          <w:numId w:val="4"/>
        </w:numPr>
      </w:pPr>
      <w:r>
        <w:rPr>
          <w:i/>
        </w:rPr>
        <w:t>SocialSciences</w:t>
      </w:r>
      <w:r>
        <w:t xml:space="preserve">: Statistics for Social Sciences </w:t>
      </w:r>
      <w:hyperlink r:id="rId47">
        <w:r>
          <w:rPr>
            <w:rStyle w:val="Hyperlink"/>
          </w:rPr>
          <w:t>https://cran.r-project.org/web/views/SocialSciences.html</w:t>
        </w:r>
      </w:hyperlink>
    </w:p>
    <w:p w:rsidR="00C009B8" w:rsidRPr="004075A3" w:rsidRDefault="00046B30" w:rsidP="00BF4A77">
      <w:pPr>
        <w:pStyle w:val="Compact"/>
        <w:numPr>
          <w:ilvl w:val="0"/>
          <w:numId w:val="4"/>
        </w:numPr>
        <w:rPr>
          <w:rStyle w:val="Hyperlink"/>
          <w:color w:val="auto"/>
        </w:rPr>
      </w:pPr>
      <w:r>
        <w:rPr>
          <w:i/>
        </w:rPr>
        <w:t>Spatial</w:t>
      </w:r>
      <w:r>
        <w:t xml:space="preserve">: Analysis of Spatial data </w:t>
      </w:r>
      <w:hyperlink r:id="rId48">
        <w:r>
          <w:rPr>
            <w:rStyle w:val="Hyperlink"/>
          </w:rPr>
          <w:t>https://cran.r-project.org/web/views/Spatial.html</w:t>
        </w:r>
      </w:hyperlink>
    </w:p>
    <w:p w:rsidR="004075A3" w:rsidRDefault="004075A3" w:rsidP="004075A3">
      <w:pPr>
        <w:pStyle w:val="Compact"/>
      </w:pPr>
    </w:p>
    <w:p w:rsidR="004075A3" w:rsidRDefault="004075A3" w:rsidP="004075A3">
      <w:pPr>
        <w:pStyle w:val="Compact"/>
        <w:jc w:val="center"/>
      </w:pPr>
      <w:r>
        <w:rPr>
          <w:noProof/>
        </w:rPr>
        <w:drawing>
          <wp:inline distT="0" distB="0" distL="0" distR="0" wp14:anchorId="799F2C8D" wp14:editId="71C792EC">
            <wp:extent cx="3611880" cy="31052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8960" cy="3119898"/>
                    </a:xfrm>
                    <a:prstGeom prst="rect">
                      <a:avLst/>
                    </a:prstGeom>
                  </pic:spPr>
                </pic:pic>
              </a:graphicData>
            </a:graphic>
          </wp:inline>
        </w:drawing>
      </w:r>
    </w:p>
    <w:p w:rsidR="004075A3" w:rsidRDefault="004075A3" w:rsidP="004075A3">
      <w:pPr>
        <w:pStyle w:val="Compact"/>
      </w:pPr>
    </w:p>
    <w:p w:rsidR="00C009B8" w:rsidRDefault="00046B30">
      <w:pPr>
        <w:pStyle w:val="Heading3"/>
      </w:pPr>
      <w:bookmarkStart w:id="56" w:name="installing-packages"/>
      <w:bookmarkStart w:id="57" w:name="_Toc530050378"/>
      <w:bookmarkEnd w:id="56"/>
      <w:r>
        <w:lastRenderedPageBreak/>
        <w:t>Installing packages</w:t>
      </w:r>
      <w:bookmarkEnd w:id="57"/>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C009B8" w:rsidRDefault="00046B30">
      <w:pPr>
        <w:pStyle w:val="FirstParagraph"/>
      </w:pPr>
      <w:r>
        <w:t>You can install user-contributed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through:</w:t>
      </w:r>
    </w:p>
    <w:p w:rsidR="00C009B8" w:rsidRDefault="00046B30" w:rsidP="00BF4A77">
      <w:pPr>
        <w:pStyle w:val="Compact"/>
        <w:numPr>
          <w:ilvl w:val="0"/>
          <w:numId w:val="5"/>
        </w:numPr>
      </w:pPr>
      <w:r>
        <w:t>Internet (from CRAN repository).</w:t>
      </w:r>
    </w:p>
    <w:p w:rsidR="00C009B8" w:rsidRDefault="00046B30" w:rsidP="00BF4A77">
      <w:pPr>
        <w:pStyle w:val="Compact"/>
        <w:numPr>
          <w:ilvl w:val="0"/>
          <w:numId w:val="5"/>
        </w:numPr>
      </w:pPr>
      <w:r>
        <w:t>Local .zip</w:t>
      </w:r>
      <w:r w:rsidR="00D1531D">
        <w:fldChar w:fldCharType="begin"/>
      </w:r>
      <w:r w:rsidR="00D1531D">
        <w:instrText xml:space="preserve"> XE "</w:instrText>
      </w:r>
      <w:r w:rsidR="00D1531D" w:rsidRPr="00A16D95">
        <w:instrText>zip</w:instrText>
      </w:r>
      <w:r w:rsidR="00D1531D">
        <w:instrText xml:space="preserve">" </w:instrText>
      </w:r>
      <w:r w:rsidR="00D1531D">
        <w:fldChar w:fldCharType="end"/>
      </w:r>
      <w:r>
        <w:t xml:space="preserve"> or tar.gz</w:t>
      </w:r>
      <w:r w:rsidR="00D1531D">
        <w:fldChar w:fldCharType="begin"/>
      </w:r>
      <w:r w:rsidR="00D1531D">
        <w:instrText xml:space="preserve"> XE "</w:instrText>
      </w:r>
      <w:r w:rsidR="00D1531D" w:rsidRPr="00A16D95">
        <w:instrText>tar.gz</w:instrText>
      </w:r>
      <w:r w:rsidR="00D1531D">
        <w:instrText xml:space="preserve">" </w:instrText>
      </w:r>
      <w:r w:rsidR="00D1531D">
        <w:fldChar w:fldCharType="end"/>
      </w:r>
      <w:r>
        <w:t xml:space="preserve"> files.</w:t>
      </w:r>
    </w:p>
    <w:p w:rsidR="00C009B8" w:rsidRDefault="00046B30" w:rsidP="00BF4A77">
      <w:pPr>
        <w:pStyle w:val="Compact"/>
        <w:numPr>
          <w:ilvl w:val="0"/>
          <w:numId w:val="5"/>
        </w:numPr>
      </w:pPr>
      <w:r>
        <w:t>Github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w:t>
      </w:r>
    </w:p>
    <w:p w:rsidR="00C009B8" w:rsidRDefault="00046B30">
      <w:pPr>
        <w:pStyle w:val="FirstParagraph"/>
      </w:pPr>
      <w:r>
        <w:t>We will now learn to install a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You must have an active internet connection.</w:t>
      </w:r>
    </w:p>
    <w:p w:rsidR="00C009B8" w:rsidRDefault="00046B30">
      <w:pPr>
        <w:pStyle w:val="Heading3"/>
      </w:pPr>
      <w:bookmarkStart w:id="58" w:name="using-function"/>
      <w:bookmarkStart w:id="59" w:name="_Toc530050379"/>
      <w:bookmarkEnd w:id="58"/>
      <w:r>
        <w:t>Using function</w:t>
      </w:r>
      <w:bookmarkEnd w:id="59"/>
    </w:p>
    <w:p w:rsidR="00C009B8" w:rsidRDefault="00046B30">
      <w:pPr>
        <w:pStyle w:val="FirstParagraph"/>
      </w:pPr>
      <w:r>
        <w:t>Basically, a function to install a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looks like this:</w:t>
      </w:r>
    </w:p>
    <w:p w:rsidR="0013318D" w:rsidRPr="0013318D" w:rsidRDefault="0013318D" w:rsidP="0013318D">
      <w:pPr>
        <w:pStyle w:val="BodyText"/>
      </w:pPr>
    </w:p>
    <w:p w:rsidR="00C009B8" w:rsidRDefault="00046B30">
      <w:pPr>
        <w:pStyle w:val="SourceCode"/>
      </w:pPr>
      <w:proofErr w:type="gramStart"/>
      <w:r>
        <w:rPr>
          <w:rStyle w:val="KeywordTok"/>
        </w:rPr>
        <w:t>install.packages</w:t>
      </w:r>
      <w:proofErr w:type="gramEnd"/>
      <w:r w:rsidR="00D1531D">
        <w:rPr>
          <w:rStyle w:val="KeywordTok"/>
        </w:rPr>
        <w:fldChar w:fldCharType="begin"/>
      </w:r>
      <w:r w:rsidR="00D1531D">
        <w:instrText xml:space="preserve"> XE "</w:instrText>
      </w:r>
      <w:r w:rsidR="00D1531D" w:rsidRPr="00A16D95">
        <w:instrText>packages</w:instrText>
      </w:r>
      <w:r w:rsidR="00D1531D">
        <w:instrText xml:space="preserve">" </w:instrText>
      </w:r>
      <w:r w:rsidR="00D1531D">
        <w:rPr>
          <w:rStyle w:val="KeywordTok"/>
        </w:rPr>
        <w:fldChar w:fldCharType="end"/>
      </w:r>
      <w:r>
        <w:rPr>
          <w:rStyle w:val="NormalTok"/>
        </w:rPr>
        <w:t>(</w:t>
      </w:r>
      <w:r>
        <w:rPr>
          <w:rStyle w:val="StringTok"/>
        </w:rPr>
        <w:t>"package</w:t>
      </w:r>
      <w:r w:rsidR="00D1531D">
        <w:rPr>
          <w:rStyle w:val="StringTok"/>
        </w:rPr>
        <w:fldChar w:fldCharType="begin"/>
      </w:r>
      <w:r w:rsidR="00D1531D">
        <w:instrText xml:space="preserve"> XE "</w:instrText>
      </w:r>
      <w:r w:rsidR="00D1531D" w:rsidRPr="00A16D95">
        <w:instrText>package</w:instrText>
      </w:r>
      <w:r w:rsidR="00D1531D">
        <w:instrText xml:space="preserve">" </w:instrText>
      </w:r>
      <w:r w:rsidR="00D1531D">
        <w:rPr>
          <w:rStyle w:val="StringTok"/>
        </w:rPr>
        <w:fldChar w:fldCharType="end"/>
      </w:r>
      <w:r>
        <w:rPr>
          <w:rStyle w:val="StringTok"/>
        </w:rPr>
        <w:t>.name"</w:t>
      </w:r>
      <w:r>
        <w:rPr>
          <w:rStyle w:val="NormalTok"/>
        </w:rPr>
        <w:t>)</w:t>
      </w:r>
    </w:p>
    <w:p w:rsidR="0013318D" w:rsidRDefault="0013318D">
      <w:pPr>
        <w:pStyle w:val="FirstParagraph"/>
      </w:pPr>
    </w:p>
    <w:p w:rsidR="00C009B8" w:rsidRDefault="00046B30">
      <w:pPr>
        <w:pStyle w:val="FirstParagraph"/>
      </w:pPr>
      <w:r>
        <w:t>To install a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say </w:t>
      </w:r>
      <w:r>
        <w:rPr>
          <w:rStyle w:val="VerbatimChar"/>
        </w:rPr>
        <w:t>car</w:t>
      </w:r>
      <w:r>
        <w:t>,</w:t>
      </w:r>
    </w:p>
    <w:p w:rsidR="0013318D" w:rsidRDefault="00046B30" w:rsidP="00BF4A77">
      <w:pPr>
        <w:pStyle w:val="Compact"/>
        <w:numPr>
          <w:ilvl w:val="0"/>
          <w:numId w:val="22"/>
        </w:numPr>
      </w:pPr>
      <w:r>
        <w:t>put your cursor in the CONSOLE pane</w:t>
      </w:r>
    </w:p>
    <w:p w:rsidR="00C009B8" w:rsidRDefault="00046B30" w:rsidP="00BF4A77">
      <w:pPr>
        <w:pStyle w:val="Compact"/>
        <w:numPr>
          <w:ilvl w:val="0"/>
          <w:numId w:val="22"/>
        </w:numPr>
      </w:pPr>
      <w:r>
        <w:t>type the codes below</w:t>
      </w:r>
    </w:p>
    <w:p w:rsidR="0013318D" w:rsidRDefault="0013318D" w:rsidP="0013318D">
      <w:pPr>
        <w:pStyle w:val="Compact"/>
        <w:ind w:left="1680"/>
      </w:pPr>
    </w:p>
    <w:p w:rsidR="00C009B8" w:rsidRDefault="00046B30">
      <w:pPr>
        <w:pStyle w:val="SourceCode"/>
      </w:pPr>
      <w:proofErr w:type="gramStart"/>
      <w:r>
        <w:rPr>
          <w:rStyle w:val="KeywordTok"/>
        </w:rPr>
        <w:t>install.packages</w:t>
      </w:r>
      <w:proofErr w:type="gramEnd"/>
      <w:r w:rsidR="00D1531D">
        <w:rPr>
          <w:rStyle w:val="KeywordTok"/>
        </w:rPr>
        <w:fldChar w:fldCharType="begin"/>
      </w:r>
      <w:r w:rsidR="00D1531D">
        <w:instrText xml:space="preserve"> XE "</w:instrText>
      </w:r>
      <w:r w:rsidR="00D1531D" w:rsidRPr="00A16D95">
        <w:instrText>packages</w:instrText>
      </w:r>
      <w:r w:rsidR="00D1531D">
        <w:instrText xml:space="preserve">" </w:instrText>
      </w:r>
      <w:r w:rsidR="00D1531D">
        <w:rPr>
          <w:rStyle w:val="KeywordTok"/>
        </w:rPr>
        <w:fldChar w:fldCharType="end"/>
      </w:r>
      <w:r>
        <w:rPr>
          <w:rStyle w:val="NormalTok"/>
        </w:rPr>
        <w:t>(</w:t>
      </w:r>
      <w:r>
        <w:rPr>
          <w:rStyle w:val="StringTok"/>
        </w:rPr>
        <w:t>"car"</w:t>
      </w:r>
      <w:r>
        <w:rPr>
          <w:rStyle w:val="NormalTok"/>
        </w:rPr>
        <w:t>)</w:t>
      </w:r>
    </w:p>
    <w:p w:rsidR="0013318D" w:rsidRDefault="0013318D" w:rsidP="0013318D">
      <w:pPr>
        <w:pStyle w:val="Compact"/>
        <w:ind w:left="480"/>
      </w:pPr>
    </w:p>
    <w:p w:rsidR="00C009B8" w:rsidRDefault="00046B30" w:rsidP="00BF4A77">
      <w:pPr>
        <w:pStyle w:val="Compact"/>
        <w:numPr>
          <w:ilvl w:val="0"/>
          <w:numId w:val="22"/>
        </w:numPr>
      </w:pPr>
      <w:r>
        <w:t>press Ctrl + ENTER</w:t>
      </w:r>
    </w:p>
    <w:p w:rsidR="00C009B8" w:rsidRDefault="00046B30">
      <w:pPr>
        <w:pStyle w:val="FirstParagraph"/>
      </w:pPr>
      <w:r>
        <w:t>You can also install multiple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for example </w:t>
      </w:r>
      <w:r>
        <w:rPr>
          <w:rStyle w:val="VerbatimChar"/>
        </w:rPr>
        <w:t>car</w:t>
      </w:r>
      <w:r>
        <w:t xml:space="preserve"> and </w:t>
      </w:r>
      <w:r>
        <w:rPr>
          <w:rStyle w:val="VerbatimChar"/>
        </w:rPr>
        <w:t>plyr</w:t>
      </w:r>
      <w:r>
        <w:t>,</w:t>
      </w:r>
    </w:p>
    <w:p w:rsidR="0013318D" w:rsidRPr="0013318D" w:rsidRDefault="0013318D" w:rsidP="0013318D">
      <w:pPr>
        <w:pStyle w:val="BodyText"/>
      </w:pPr>
    </w:p>
    <w:p w:rsidR="00C009B8" w:rsidRDefault="00046B30">
      <w:pPr>
        <w:pStyle w:val="SourceCode"/>
      </w:pPr>
      <w:proofErr w:type="gramStart"/>
      <w:r>
        <w:rPr>
          <w:rStyle w:val="KeywordTok"/>
        </w:rPr>
        <w:t>install.packages</w:t>
      </w:r>
      <w:proofErr w:type="gramEnd"/>
      <w:r w:rsidR="00D1531D">
        <w:rPr>
          <w:rStyle w:val="KeywordTok"/>
        </w:rPr>
        <w:fldChar w:fldCharType="begin"/>
      </w:r>
      <w:r w:rsidR="00D1531D">
        <w:instrText xml:space="preserve"> XE "</w:instrText>
      </w:r>
      <w:r w:rsidR="00D1531D" w:rsidRPr="00A16D95">
        <w:instrText>packages</w:instrText>
      </w:r>
      <w:r w:rsidR="00D1531D">
        <w:instrText xml:space="preserve">" </w:instrText>
      </w:r>
      <w:r w:rsidR="00D1531D">
        <w:rPr>
          <w:rStyle w:val="KeywordTok"/>
        </w:rPr>
        <w:fldChar w:fldCharType="end"/>
      </w:r>
      <w:r>
        <w:rPr>
          <w:rStyle w:val="NormalTok"/>
        </w:rPr>
        <w:t>(</w:t>
      </w:r>
      <w:r>
        <w:rPr>
          <w:rStyle w:val="KeywordTok"/>
        </w:rPr>
        <w:t>c</w:t>
      </w:r>
      <w:r>
        <w:rPr>
          <w:rStyle w:val="NormalTok"/>
        </w:rPr>
        <w:t>(</w:t>
      </w:r>
      <w:r>
        <w:rPr>
          <w:rStyle w:val="StringTok"/>
        </w:rPr>
        <w:t>"car"</w:t>
      </w:r>
      <w:r>
        <w:rPr>
          <w:rStyle w:val="NormalTok"/>
        </w:rPr>
        <w:t xml:space="preserve">, </w:t>
      </w:r>
      <w:r>
        <w:rPr>
          <w:rStyle w:val="StringTok"/>
        </w:rPr>
        <w:t>"plyr"</w:t>
      </w:r>
      <w:r>
        <w:rPr>
          <w:rStyle w:val="NormalTok"/>
        </w:rPr>
        <w:t>))</w:t>
      </w:r>
    </w:p>
    <w:p w:rsidR="0013318D" w:rsidRDefault="0013318D" w:rsidP="002575C0">
      <w:pPr>
        <w:pStyle w:val="BodyText"/>
      </w:pPr>
      <w:bookmarkStart w:id="60" w:name="using-packages-tab"/>
      <w:bookmarkEnd w:id="60"/>
    </w:p>
    <w:p w:rsidR="00C009B8" w:rsidRDefault="00046B30">
      <w:pPr>
        <w:pStyle w:val="Heading3"/>
      </w:pPr>
      <w:bookmarkStart w:id="61" w:name="_Toc530050380"/>
      <w:r>
        <w:t>Using P</w:t>
      </w:r>
      <w:r w:rsidR="0013318D">
        <w:t>a</w:t>
      </w:r>
      <w:r>
        <w:t>ckages tab</w:t>
      </w:r>
      <w:bookmarkEnd w:id="61"/>
    </w:p>
    <w:p w:rsidR="00C009B8" w:rsidRDefault="00046B30">
      <w:pPr>
        <w:pStyle w:val="FirstParagraph"/>
      </w:pPr>
      <w:r>
        <w:t xml:space="preserve">It is easier to install in RStudio. Click on </w:t>
      </w:r>
      <w:r>
        <w:rPr>
          <w:b/>
        </w:rPr>
        <w:t>Packages &gt; Install</w:t>
      </w:r>
      <w:r>
        <w:t>. You can install many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in one go, with the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names separated by space or comma.</w:t>
      </w:r>
    </w:p>
    <w:p w:rsidR="004075A3" w:rsidRDefault="004075A3" w:rsidP="004075A3">
      <w:pPr>
        <w:pStyle w:val="BodyText"/>
        <w:jc w:val="center"/>
      </w:pPr>
      <w:r>
        <w:rPr>
          <w:noProof/>
        </w:rPr>
        <w:lastRenderedPageBreak/>
        <w:drawing>
          <wp:inline distT="0" distB="0" distL="0" distR="0" wp14:anchorId="6658F4E1" wp14:editId="7ACB46B3">
            <wp:extent cx="3004772" cy="3512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38"/>
                    <a:stretch/>
                  </pic:blipFill>
                  <pic:spPr bwMode="auto">
                    <a:xfrm>
                      <a:off x="0" y="0"/>
                      <a:ext cx="3055701" cy="3572360"/>
                    </a:xfrm>
                    <a:prstGeom prst="rect">
                      <a:avLst/>
                    </a:prstGeom>
                    <a:ln>
                      <a:noFill/>
                    </a:ln>
                    <a:extLst>
                      <a:ext uri="{53640926-AAD7-44D8-BBD7-CCE9431645EC}">
                        <a14:shadowObscured xmlns:a14="http://schemas.microsoft.com/office/drawing/2010/main"/>
                      </a:ext>
                    </a:extLst>
                  </pic:spPr>
                </pic:pic>
              </a:graphicData>
            </a:graphic>
          </wp:inline>
        </w:drawing>
      </w:r>
    </w:p>
    <w:p w:rsidR="004075A3" w:rsidRDefault="004075A3" w:rsidP="004075A3">
      <w:pPr>
        <w:pStyle w:val="BodyText"/>
      </w:pPr>
    </w:p>
    <w:p w:rsidR="004075A3" w:rsidRDefault="004075A3" w:rsidP="004075A3">
      <w:pPr>
        <w:pStyle w:val="BodyText"/>
        <w:jc w:val="center"/>
      </w:pPr>
      <w:r>
        <w:rPr>
          <w:noProof/>
        </w:rPr>
        <w:drawing>
          <wp:inline distT="0" distB="0" distL="0" distR="0" wp14:anchorId="59B9A464" wp14:editId="11EC574A">
            <wp:extent cx="3009900" cy="21634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921" t="2618" r="3282" b="4446"/>
                    <a:stretch/>
                  </pic:blipFill>
                  <pic:spPr bwMode="auto">
                    <a:xfrm>
                      <a:off x="0" y="0"/>
                      <a:ext cx="3026880" cy="2175650"/>
                    </a:xfrm>
                    <a:prstGeom prst="rect">
                      <a:avLst/>
                    </a:prstGeom>
                    <a:ln>
                      <a:noFill/>
                    </a:ln>
                    <a:extLst>
                      <a:ext uri="{53640926-AAD7-44D8-BBD7-CCE9431645EC}">
                        <a14:shadowObscured xmlns:a14="http://schemas.microsoft.com/office/drawing/2010/main"/>
                      </a:ext>
                    </a:extLst>
                  </pic:spPr>
                </pic:pic>
              </a:graphicData>
            </a:graphic>
          </wp:inline>
        </w:drawing>
      </w:r>
    </w:p>
    <w:p w:rsidR="004075A3" w:rsidRPr="004075A3" w:rsidRDefault="004075A3" w:rsidP="004075A3">
      <w:pPr>
        <w:pStyle w:val="BodyText"/>
        <w:jc w:val="center"/>
      </w:pPr>
    </w:p>
    <w:p w:rsidR="00C009B8" w:rsidRDefault="00046B30">
      <w:pPr>
        <w:pStyle w:val="BodyText"/>
      </w:pPr>
      <w:r>
        <w:t xml:space="preserve">In addition, you can click on </w:t>
      </w:r>
      <w:r>
        <w:rPr>
          <w:b/>
        </w:rPr>
        <w:t>Install from:</w:t>
      </w:r>
      <w:r>
        <w:t xml:space="preserve"> dropdown menu and install from downloaded files (.zip</w:t>
      </w:r>
      <w:r w:rsidR="00D1531D">
        <w:fldChar w:fldCharType="begin"/>
      </w:r>
      <w:r w:rsidR="00D1531D">
        <w:instrText xml:space="preserve"> XE "</w:instrText>
      </w:r>
      <w:r w:rsidR="00D1531D" w:rsidRPr="00A16D95">
        <w:instrText>zip</w:instrText>
      </w:r>
      <w:r w:rsidR="00D1531D">
        <w:instrText xml:space="preserve">" </w:instrText>
      </w:r>
      <w:r w:rsidR="00D1531D">
        <w:fldChar w:fldCharType="end"/>
      </w:r>
      <w:proofErr w:type="gramStart"/>
      <w:r>
        <w:t>, .</w:t>
      </w:r>
      <w:proofErr w:type="gramEnd"/>
      <w:r>
        <w:t>tar.gz</w:t>
      </w:r>
      <w:r w:rsidR="00D1531D">
        <w:fldChar w:fldCharType="begin"/>
      </w:r>
      <w:r w:rsidR="00D1531D">
        <w:instrText xml:space="preserve"> XE "</w:instrText>
      </w:r>
      <w:r w:rsidR="00D1531D" w:rsidRPr="00A16D95">
        <w:instrText>tar.gz</w:instrText>
      </w:r>
      <w:r w:rsidR="00D1531D">
        <w:instrText xml:space="preserve">" </w:instrText>
      </w:r>
      <w:r w:rsidR="00D1531D">
        <w:fldChar w:fldCharType="end"/>
      </w:r>
      <w:r>
        <w:t xml:space="preserve">) by selecting </w:t>
      </w:r>
      <w:r>
        <w:rPr>
          <w:b/>
        </w:rPr>
        <w:t>Package Archive File</w:t>
      </w:r>
      <w:r>
        <w:t>.</w:t>
      </w:r>
    </w:p>
    <w:p w:rsidR="004075A3" w:rsidRDefault="004075A3">
      <w:pPr>
        <w:pStyle w:val="BodyText"/>
      </w:pPr>
    </w:p>
    <w:p w:rsidR="004075A3" w:rsidRDefault="00FA359F" w:rsidP="00FA359F">
      <w:pPr>
        <w:pStyle w:val="BodyText"/>
        <w:jc w:val="center"/>
      </w:pPr>
      <w:r>
        <w:rPr>
          <w:noProof/>
        </w:rPr>
        <w:lastRenderedPageBreak/>
        <w:drawing>
          <wp:inline distT="0" distB="0" distL="0" distR="0" wp14:anchorId="05F8CE3C" wp14:editId="64120A67">
            <wp:extent cx="3093720" cy="2217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8262" t="39224" r="38603" b="32204"/>
                    <a:stretch/>
                  </pic:blipFill>
                  <pic:spPr bwMode="auto">
                    <a:xfrm>
                      <a:off x="0" y="0"/>
                      <a:ext cx="3112064" cy="2230568"/>
                    </a:xfrm>
                    <a:prstGeom prst="rect">
                      <a:avLst/>
                    </a:prstGeom>
                    <a:ln>
                      <a:noFill/>
                    </a:ln>
                    <a:extLst>
                      <a:ext uri="{53640926-AAD7-44D8-BBD7-CCE9431645EC}">
                        <a14:shadowObscured xmlns:a14="http://schemas.microsoft.com/office/drawing/2010/main"/>
                      </a:ext>
                    </a:extLst>
                  </pic:spPr>
                </pic:pic>
              </a:graphicData>
            </a:graphic>
          </wp:inline>
        </w:drawing>
      </w:r>
    </w:p>
    <w:p w:rsidR="00FA359F" w:rsidRDefault="00FA359F" w:rsidP="002575C0">
      <w:pPr>
        <w:pStyle w:val="BodyText"/>
      </w:pPr>
      <w:bookmarkStart w:id="62" w:name="loading-packages"/>
      <w:bookmarkEnd w:id="62"/>
    </w:p>
    <w:p w:rsidR="00C009B8" w:rsidRDefault="00046B30">
      <w:pPr>
        <w:pStyle w:val="Heading3"/>
      </w:pPr>
      <w:bookmarkStart w:id="63" w:name="_Toc530050381"/>
      <w:r>
        <w:t>Loading packages</w:t>
      </w:r>
      <w:bookmarkEnd w:id="63"/>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C009B8" w:rsidRDefault="00046B30">
      <w:pPr>
        <w:pStyle w:val="FirstParagraph"/>
      </w:pPr>
      <w:r>
        <w:t>Basically, to utilize a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it has to be loaded using </w:t>
      </w:r>
      <w:proofErr w:type="gramStart"/>
      <w:r>
        <w:rPr>
          <w:rStyle w:val="VerbatimChar"/>
        </w:rPr>
        <w:t>library(</w:t>
      </w:r>
      <w:proofErr w:type="gramEnd"/>
      <w:r>
        <w:rPr>
          <w:rStyle w:val="VerbatimChar"/>
        </w:rPr>
        <w:t>)</w:t>
      </w:r>
      <w:r>
        <w:t xml:space="preserve"> function,</w:t>
      </w:r>
    </w:p>
    <w:p w:rsidR="00C009B8" w:rsidRDefault="00046B30">
      <w:pPr>
        <w:pStyle w:val="SourceCode"/>
      </w:pPr>
      <w:r>
        <w:rPr>
          <w:rStyle w:val="KeywordTok"/>
        </w:rPr>
        <w:t>library</w:t>
      </w:r>
      <w:r>
        <w:rPr>
          <w:rStyle w:val="NormalTok"/>
        </w:rPr>
        <w:t>(</w:t>
      </w:r>
      <w:r>
        <w:rPr>
          <w:rStyle w:val="StringTok"/>
        </w:rPr>
        <w:t>"package</w:t>
      </w:r>
      <w:r w:rsidR="00D1531D">
        <w:rPr>
          <w:rStyle w:val="StringTok"/>
        </w:rPr>
        <w:fldChar w:fldCharType="begin"/>
      </w:r>
      <w:r w:rsidR="00D1531D">
        <w:instrText xml:space="preserve"> XE "</w:instrText>
      </w:r>
      <w:r w:rsidR="00D1531D" w:rsidRPr="00A16D95">
        <w:instrText>package</w:instrText>
      </w:r>
      <w:r w:rsidR="00D1531D">
        <w:instrText xml:space="preserve">" </w:instrText>
      </w:r>
      <w:r w:rsidR="00D1531D">
        <w:rPr>
          <w:rStyle w:val="StringTok"/>
        </w:rPr>
        <w:fldChar w:fldCharType="end"/>
      </w:r>
      <w:r>
        <w:rPr>
          <w:rStyle w:val="StringTok"/>
        </w:rPr>
        <w:t>.name"</w:t>
      </w:r>
      <w:r>
        <w:rPr>
          <w:rStyle w:val="NormalTok"/>
        </w:rPr>
        <w:t>)</w:t>
      </w:r>
    </w:p>
    <w:p w:rsidR="00C009B8" w:rsidRDefault="00046B30">
      <w:pPr>
        <w:pStyle w:val="FirstParagraph"/>
      </w:pPr>
      <w:r>
        <w:t xml:space="preserve">For example, we load the newly installed </w:t>
      </w:r>
      <w:r>
        <w:rPr>
          <w:rStyle w:val="VerbatimChar"/>
        </w:rPr>
        <w:t>car</w:t>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p>
    <w:p w:rsidR="00C009B8" w:rsidRDefault="00046B30">
      <w:pPr>
        <w:pStyle w:val="SourceCode"/>
      </w:pPr>
      <w:r>
        <w:rPr>
          <w:rStyle w:val="KeywordTok"/>
        </w:rPr>
        <w:t>library</w:t>
      </w:r>
      <w:r>
        <w:rPr>
          <w:rStyle w:val="NormalTok"/>
        </w:rPr>
        <w:t>(</w:t>
      </w:r>
      <w:r>
        <w:rPr>
          <w:rStyle w:val="StringTok"/>
        </w:rPr>
        <w:t>"car"</w:t>
      </w:r>
      <w:r>
        <w:rPr>
          <w:rStyle w:val="NormalTok"/>
        </w:rPr>
        <w:t>)</w:t>
      </w:r>
    </w:p>
    <w:p w:rsidR="00285FE3" w:rsidRDefault="00285FE3" w:rsidP="002575C0">
      <w:pPr>
        <w:pStyle w:val="BodyText"/>
      </w:pPr>
      <w:bookmarkStart w:id="64" w:name="working-directory"/>
      <w:bookmarkEnd w:id="64"/>
    </w:p>
    <w:p w:rsidR="00285FE3" w:rsidRDefault="00285FE3" w:rsidP="00285FE3">
      <w:pPr>
        <w:pStyle w:val="BodyText"/>
        <w:jc w:val="center"/>
      </w:pPr>
      <w:r>
        <w:rPr>
          <w:noProof/>
        </w:rPr>
        <w:drawing>
          <wp:inline distT="0" distB="0" distL="0" distR="0" wp14:anchorId="35C0AEED" wp14:editId="6BA71D4C">
            <wp:extent cx="3014387" cy="23774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24324" cy="2385277"/>
                    </a:xfrm>
                    <a:prstGeom prst="rect">
                      <a:avLst/>
                    </a:prstGeom>
                  </pic:spPr>
                </pic:pic>
              </a:graphicData>
            </a:graphic>
          </wp:inline>
        </w:drawing>
      </w:r>
    </w:p>
    <w:p w:rsidR="00285FE3" w:rsidRDefault="00285FE3" w:rsidP="00285FE3">
      <w:pPr>
        <w:pStyle w:val="BodyText"/>
        <w:jc w:val="center"/>
      </w:pPr>
    </w:p>
    <w:p w:rsidR="00285FE3" w:rsidRDefault="00285FE3" w:rsidP="00285FE3">
      <w:pPr>
        <w:pStyle w:val="BodyText"/>
        <w:jc w:val="center"/>
      </w:pPr>
      <w:r>
        <w:rPr>
          <w:noProof/>
        </w:rPr>
        <w:lastRenderedPageBreak/>
        <w:drawing>
          <wp:inline distT="0" distB="0" distL="0" distR="0" wp14:anchorId="095CF7AD" wp14:editId="79FAE828">
            <wp:extent cx="3205908" cy="2956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107" cy="2977955"/>
                    </a:xfrm>
                    <a:prstGeom prst="rect">
                      <a:avLst/>
                    </a:prstGeom>
                  </pic:spPr>
                </pic:pic>
              </a:graphicData>
            </a:graphic>
          </wp:inline>
        </w:drawing>
      </w:r>
    </w:p>
    <w:p w:rsidR="00285FE3" w:rsidRDefault="00285FE3" w:rsidP="00285FE3">
      <w:pPr>
        <w:pStyle w:val="BodyText"/>
        <w:jc w:val="center"/>
      </w:pPr>
    </w:p>
    <w:p w:rsidR="00285FE3" w:rsidRDefault="00285FE3" w:rsidP="00285FE3">
      <w:pPr>
        <w:pStyle w:val="BodyText"/>
        <w:jc w:val="center"/>
      </w:pPr>
      <w:r>
        <w:rPr>
          <w:noProof/>
        </w:rPr>
        <w:drawing>
          <wp:inline distT="0" distB="0" distL="0" distR="0" wp14:anchorId="4C0E8A10" wp14:editId="21B6D44B">
            <wp:extent cx="3970020" cy="18189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0252" cy="1832815"/>
                    </a:xfrm>
                    <a:prstGeom prst="rect">
                      <a:avLst/>
                    </a:prstGeom>
                  </pic:spPr>
                </pic:pic>
              </a:graphicData>
            </a:graphic>
          </wp:inline>
        </w:drawing>
      </w:r>
    </w:p>
    <w:p w:rsidR="00285FE3" w:rsidRDefault="00285FE3" w:rsidP="00285FE3">
      <w:pPr>
        <w:pStyle w:val="BodyText"/>
        <w:jc w:val="center"/>
      </w:pPr>
    </w:p>
    <w:p w:rsidR="00285FE3" w:rsidRDefault="00285FE3" w:rsidP="00285FE3">
      <w:pPr>
        <w:pStyle w:val="BodyText"/>
        <w:jc w:val="center"/>
      </w:pPr>
    </w:p>
    <w:p w:rsidR="00285FE3" w:rsidRDefault="00285FE3" w:rsidP="00285FE3">
      <w:pPr>
        <w:pStyle w:val="BodyText"/>
        <w:jc w:val="center"/>
      </w:pPr>
    </w:p>
    <w:p w:rsidR="00285FE3" w:rsidRPr="00285FE3" w:rsidRDefault="00285FE3" w:rsidP="00285FE3">
      <w:pPr>
        <w:pStyle w:val="BodyText"/>
        <w:jc w:val="center"/>
      </w:pPr>
    </w:p>
    <w:p w:rsidR="00285FE3" w:rsidRDefault="00285FE3" w:rsidP="002575C0">
      <w:pPr>
        <w:pStyle w:val="BodyText"/>
      </w:pPr>
    </w:p>
    <w:p w:rsidR="002D6468" w:rsidRDefault="002D6468">
      <w:pPr>
        <w:rPr>
          <w:rFonts w:asciiTheme="majorHAnsi" w:eastAsiaTheme="majorEastAsia" w:hAnsiTheme="majorHAnsi" w:cstheme="majorBidi"/>
          <w:b/>
          <w:bCs/>
          <w:color w:val="4F81BD" w:themeColor="accent1"/>
          <w:sz w:val="32"/>
          <w:szCs w:val="32"/>
        </w:rPr>
      </w:pPr>
      <w:r>
        <w:br w:type="page"/>
      </w:r>
    </w:p>
    <w:p w:rsidR="00C009B8" w:rsidRDefault="00046B30">
      <w:pPr>
        <w:pStyle w:val="Heading2"/>
      </w:pPr>
      <w:bookmarkStart w:id="65" w:name="_Toc530050382"/>
      <w:r>
        <w:lastRenderedPageBreak/>
        <w:t>Working directory</w:t>
      </w:r>
      <w:bookmarkEnd w:id="65"/>
      <w:r w:rsidR="00D1531D">
        <w:fldChar w:fldCharType="begin"/>
      </w:r>
      <w:r w:rsidR="00D1531D">
        <w:instrText xml:space="preserve"> XE "</w:instrText>
      </w:r>
      <w:r w:rsidR="00D1531D" w:rsidRPr="00A16D95">
        <w:instrText>directory</w:instrText>
      </w:r>
      <w:r w:rsidR="00D1531D">
        <w:instrText xml:space="preserve">" </w:instrText>
      </w:r>
      <w:r w:rsidR="00D1531D">
        <w:fldChar w:fldCharType="end"/>
      </w:r>
    </w:p>
    <w:p w:rsidR="00C009B8" w:rsidRDefault="00046B30">
      <w:pPr>
        <w:pStyle w:val="FirstParagraph"/>
      </w:pPr>
      <w:r>
        <w:t>In general, R reads and saves data and other files into a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t>. Therefore, a user must create or specify the working directory</w:t>
      </w:r>
      <w:r w:rsidR="00D1531D">
        <w:fldChar w:fldCharType="begin"/>
      </w:r>
      <w:r w:rsidR="00D1531D">
        <w:instrText xml:space="preserve"> XE "</w:instrText>
      </w:r>
      <w:r w:rsidR="00D1531D" w:rsidRPr="00A16D95">
        <w:instrText>directory</w:instrText>
      </w:r>
      <w:r w:rsidR="00D1531D">
        <w:instrText xml:space="preserve">" </w:instrText>
      </w:r>
      <w:r w:rsidR="00D1531D">
        <w:fldChar w:fldCharType="end"/>
      </w:r>
      <w:r>
        <w:t xml:space="preserve"> to work with R. This is a good practice.</w:t>
      </w:r>
    </w:p>
    <w:p w:rsidR="00C009B8" w:rsidRDefault="00046B30">
      <w:pPr>
        <w:pStyle w:val="BodyText"/>
      </w:pPr>
      <w:r>
        <w:t>A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t>:</w:t>
      </w:r>
    </w:p>
    <w:p w:rsidR="00C009B8" w:rsidRDefault="00046B30" w:rsidP="00BF4A77">
      <w:pPr>
        <w:pStyle w:val="Compact"/>
        <w:numPr>
          <w:ilvl w:val="0"/>
          <w:numId w:val="6"/>
        </w:numPr>
      </w:pPr>
      <w:r>
        <w:t>stores all the outputs such as the plots, html files, pdf files</w:t>
      </w:r>
    </w:p>
    <w:p w:rsidR="00C009B8" w:rsidRDefault="00046B30" w:rsidP="00BF4A77">
      <w:pPr>
        <w:pStyle w:val="Compact"/>
        <w:numPr>
          <w:ilvl w:val="0"/>
          <w:numId w:val="6"/>
        </w:numPr>
      </w:pPr>
      <w:r>
        <w:t>contains your data</w:t>
      </w:r>
    </w:p>
    <w:p w:rsidR="00C009B8" w:rsidRDefault="00046B30">
      <w:pPr>
        <w:pStyle w:val="FirstParagraph"/>
      </w:pPr>
      <w:r>
        <w:t>Creating a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t xml:space="preserve"> is a simple BUT an important step.</w:t>
      </w:r>
    </w:p>
    <w:p w:rsidR="00C009B8" w:rsidRDefault="00046B30">
      <w:pPr>
        <w:pStyle w:val="BodyText"/>
      </w:pPr>
      <w:r>
        <w:t>Unfortunately, many users do not pay attention to this and forget to set it. So, remember, this is a very important step to work in R.</w:t>
      </w:r>
    </w:p>
    <w:p w:rsidR="00C009B8" w:rsidRDefault="00A23C70">
      <w:pPr>
        <w:pStyle w:val="Heading3"/>
      </w:pPr>
      <w:bookmarkStart w:id="66" w:name="setting-a-working-directory"/>
      <w:bookmarkStart w:id="67" w:name="_Toc530050383"/>
      <w:bookmarkEnd w:id="66"/>
      <w:r>
        <w:t>Creating a new project</w:t>
      </w:r>
      <w:bookmarkEnd w:id="67"/>
      <w:r>
        <w:t xml:space="preserve"> </w:t>
      </w:r>
    </w:p>
    <w:p w:rsidR="006032DF" w:rsidRDefault="00046B30">
      <w:pPr>
        <w:pStyle w:val="FirstParagraph"/>
      </w:pPr>
      <w:r>
        <w:t>To set your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rsidR="000D7E57">
        <w:t xml:space="preserve">, </w:t>
      </w:r>
      <w:r w:rsidR="006032DF">
        <w:t>the recommended way is to create a new project</w:t>
      </w:r>
      <w:r w:rsidR="006A519C">
        <w:fldChar w:fldCharType="begin"/>
      </w:r>
      <w:r w:rsidR="006A519C">
        <w:instrText xml:space="preserve"> XE "</w:instrText>
      </w:r>
      <w:r w:rsidR="006A519C" w:rsidRPr="001335CD">
        <w:instrText>project</w:instrText>
      </w:r>
      <w:r w:rsidR="006A519C">
        <w:instrText xml:space="preserve">" </w:instrText>
      </w:r>
      <w:r w:rsidR="006A519C">
        <w:fldChar w:fldCharType="end"/>
      </w:r>
    </w:p>
    <w:p w:rsidR="006032DF" w:rsidRDefault="006032DF" w:rsidP="006032DF">
      <w:pPr>
        <w:pStyle w:val="BodyText"/>
      </w:pPr>
    </w:p>
    <w:p w:rsidR="006032DF" w:rsidRDefault="006032DF" w:rsidP="006032DF">
      <w:pPr>
        <w:pStyle w:val="BodyText"/>
        <w:jc w:val="center"/>
      </w:pPr>
      <w:r>
        <w:rPr>
          <w:noProof/>
        </w:rPr>
        <w:drawing>
          <wp:inline distT="0" distB="0" distL="0" distR="0" wp14:anchorId="7DCDA82C" wp14:editId="7FBF8A7B">
            <wp:extent cx="3139440" cy="40905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898" t="420" r="79615" b="27976"/>
                    <a:stretch/>
                  </pic:blipFill>
                  <pic:spPr bwMode="auto">
                    <a:xfrm>
                      <a:off x="0" y="0"/>
                      <a:ext cx="3147791" cy="4101461"/>
                    </a:xfrm>
                    <a:prstGeom prst="rect">
                      <a:avLst/>
                    </a:prstGeom>
                    <a:ln>
                      <a:noFill/>
                    </a:ln>
                    <a:extLst>
                      <a:ext uri="{53640926-AAD7-44D8-BBD7-CCE9431645EC}">
                        <a14:shadowObscured xmlns:a14="http://schemas.microsoft.com/office/drawing/2010/main"/>
                      </a:ext>
                    </a:extLst>
                  </pic:spPr>
                </pic:pic>
              </a:graphicData>
            </a:graphic>
          </wp:inline>
        </w:drawing>
      </w:r>
    </w:p>
    <w:p w:rsidR="006032DF" w:rsidRDefault="006032DF" w:rsidP="006032DF">
      <w:pPr>
        <w:pStyle w:val="BodyText"/>
        <w:jc w:val="center"/>
      </w:pPr>
    </w:p>
    <w:p w:rsidR="006032DF" w:rsidRDefault="006032DF" w:rsidP="006032DF">
      <w:pPr>
        <w:pStyle w:val="BodyText"/>
        <w:jc w:val="center"/>
      </w:pPr>
      <w:r>
        <w:rPr>
          <w:noProof/>
        </w:rPr>
        <w:lastRenderedPageBreak/>
        <w:drawing>
          <wp:inline distT="0" distB="0" distL="0" distR="0" wp14:anchorId="5FC33B9F" wp14:editId="4278808C">
            <wp:extent cx="2788920" cy="19894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 r="2108"/>
                    <a:stretch/>
                  </pic:blipFill>
                  <pic:spPr bwMode="auto">
                    <a:xfrm>
                      <a:off x="0" y="0"/>
                      <a:ext cx="2819140" cy="2011012"/>
                    </a:xfrm>
                    <a:prstGeom prst="rect">
                      <a:avLst/>
                    </a:prstGeom>
                    <a:ln>
                      <a:noFill/>
                    </a:ln>
                    <a:extLst>
                      <a:ext uri="{53640926-AAD7-44D8-BBD7-CCE9431645EC}">
                        <a14:shadowObscured xmlns:a14="http://schemas.microsoft.com/office/drawing/2010/main"/>
                      </a:ext>
                    </a:extLst>
                  </pic:spPr>
                </pic:pic>
              </a:graphicData>
            </a:graphic>
          </wp:inline>
        </w:drawing>
      </w:r>
    </w:p>
    <w:p w:rsidR="006032DF" w:rsidRDefault="006032DF" w:rsidP="006032DF">
      <w:pPr>
        <w:pStyle w:val="BodyText"/>
        <w:jc w:val="center"/>
      </w:pPr>
    </w:p>
    <w:p w:rsidR="006032DF" w:rsidRDefault="006032DF" w:rsidP="006032DF">
      <w:pPr>
        <w:pStyle w:val="BodyText"/>
        <w:jc w:val="center"/>
      </w:pPr>
      <w:r>
        <w:rPr>
          <w:noProof/>
        </w:rPr>
        <w:drawing>
          <wp:inline distT="0" distB="0" distL="0" distR="0" wp14:anchorId="072A35F8" wp14:editId="59966916">
            <wp:extent cx="3771900" cy="135122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3182" cy="1369595"/>
                    </a:xfrm>
                    <a:prstGeom prst="rect">
                      <a:avLst/>
                    </a:prstGeom>
                  </pic:spPr>
                </pic:pic>
              </a:graphicData>
            </a:graphic>
          </wp:inline>
        </w:drawing>
      </w:r>
    </w:p>
    <w:p w:rsidR="006032DF" w:rsidRDefault="006032DF" w:rsidP="006032DF">
      <w:pPr>
        <w:pStyle w:val="BodyText"/>
        <w:jc w:val="center"/>
      </w:pPr>
    </w:p>
    <w:p w:rsidR="00A23C70" w:rsidRDefault="00A23C70" w:rsidP="00A23C70">
      <w:pPr>
        <w:pStyle w:val="Heading3"/>
      </w:pPr>
      <w:bookmarkStart w:id="68" w:name="_Toc530050384"/>
      <w:r>
        <w:t>Setting a working directory</w:t>
      </w:r>
      <w:bookmarkEnd w:id="68"/>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p>
    <w:p w:rsidR="00C009B8" w:rsidRDefault="006032DF">
      <w:pPr>
        <w:pStyle w:val="FirstParagraph"/>
      </w:pPr>
      <w:r>
        <w:t xml:space="preserve">Or </w:t>
      </w:r>
      <w:r w:rsidR="000D7E57">
        <w:t>follow these steps</w:t>
      </w:r>
      <w:r w:rsidR="00046B30">
        <w:t>:</w:t>
      </w:r>
    </w:p>
    <w:p w:rsidR="00C009B8" w:rsidRDefault="00046B30" w:rsidP="00BF4A77">
      <w:pPr>
        <w:pStyle w:val="Compact"/>
        <w:numPr>
          <w:ilvl w:val="0"/>
          <w:numId w:val="7"/>
        </w:numPr>
      </w:pPr>
      <w:r>
        <w:t>Go back to RStudio’s Miscellaneous pane.</w:t>
      </w:r>
    </w:p>
    <w:p w:rsidR="00C009B8" w:rsidRDefault="00046B30" w:rsidP="00BF4A77">
      <w:pPr>
        <w:pStyle w:val="Compact"/>
        <w:numPr>
          <w:ilvl w:val="0"/>
          <w:numId w:val="7"/>
        </w:numPr>
      </w:pPr>
      <w:r>
        <w:t xml:space="preserve">In the Files tab, click </w:t>
      </w:r>
      <w:r>
        <w:rPr>
          <w:i/>
        </w:rPr>
        <w:t>…</w:t>
      </w:r>
    </w:p>
    <w:p w:rsidR="00C009B8" w:rsidRDefault="00046B30" w:rsidP="00BF4A77">
      <w:pPr>
        <w:pStyle w:val="Compact"/>
        <w:numPr>
          <w:ilvl w:val="0"/>
          <w:numId w:val="7"/>
        </w:numPr>
      </w:pPr>
      <w:r>
        <w:t>Navigate to the folder containing your data or any folder you want to work in.</w:t>
      </w:r>
    </w:p>
    <w:p w:rsidR="00C009B8" w:rsidRDefault="00046B30" w:rsidP="00BF4A77">
      <w:pPr>
        <w:pStyle w:val="Compact"/>
        <w:numPr>
          <w:ilvl w:val="0"/>
          <w:numId w:val="7"/>
        </w:numPr>
      </w:pPr>
      <w:r>
        <w:t xml:space="preserve">Click </w:t>
      </w:r>
      <w:r>
        <w:rPr>
          <w:i/>
        </w:rPr>
        <w:t>More</w:t>
      </w:r>
    </w:p>
    <w:p w:rsidR="00C009B8" w:rsidRDefault="00046B30" w:rsidP="00BF4A77">
      <w:pPr>
        <w:pStyle w:val="Compact"/>
        <w:numPr>
          <w:ilvl w:val="0"/>
          <w:numId w:val="7"/>
        </w:numPr>
      </w:pPr>
      <w:r>
        <w:t xml:space="preserve">Click </w:t>
      </w:r>
      <w:r>
        <w:rPr>
          <w:i/>
        </w:rPr>
        <w:t>Set as working directory</w:t>
      </w:r>
      <w:r w:rsidR="00D1531D">
        <w:rPr>
          <w:i/>
        </w:rPr>
        <w:fldChar w:fldCharType="begin"/>
      </w:r>
      <w:r w:rsidR="00D1531D">
        <w:instrText xml:space="preserve"> XE "</w:instrText>
      </w:r>
      <w:r w:rsidR="00D1531D" w:rsidRPr="00A16D95">
        <w:instrText>working directory</w:instrText>
      </w:r>
      <w:r w:rsidR="00D1531D">
        <w:instrText xml:space="preserve">" </w:instrText>
      </w:r>
      <w:r w:rsidR="00D1531D">
        <w:rPr>
          <w:i/>
        </w:rPr>
        <w:fldChar w:fldCharType="end"/>
      </w:r>
    </w:p>
    <w:p w:rsidR="00C009B8" w:rsidRDefault="00046B30">
      <w:pPr>
        <w:pStyle w:val="FirstParagraph"/>
      </w:pPr>
      <w:r>
        <w:t xml:space="preserve">or simply use </w:t>
      </w:r>
      <w:r>
        <w:rPr>
          <w:rStyle w:val="VerbatimChar"/>
        </w:rPr>
        <w:t>setwd</w:t>
      </w:r>
      <w:r>
        <w:t xml:space="preserve"> function to do so.</w:t>
      </w:r>
    </w:p>
    <w:p w:rsidR="006032DF" w:rsidRPr="006032DF" w:rsidRDefault="006032DF" w:rsidP="006032DF">
      <w:pPr>
        <w:pStyle w:val="BodyText"/>
      </w:pPr>
    </w:p>
    <w:p w:rsidR="00C009B8" w:rsidRDefault="00046B30">
      <w:pPr>
        <w:pStyle w:val="SourceCode"/>
      </w:pPr>
      <w:proofErr w:type="gramStart"/>
      <w:r>
        <w:rPr>
          <w:rStyle w:val="KeywordTok"/>
        </w:rPr>
        <w:t>setwd</w:t>
      </w:r>
      <w:r>
        <w:rPr>
          <w:rStyle w:val="NormalTok"/>
        </w:rPr>
        <w:t>(</w:t>
      </w:r>
      <w:proofErr w:type="gramEnd"/>
      <w:r>
        <w:rPr>
          <w:rStyle w:val="StringTok"/>
        </w:rPr>
        <w:t>"path to your folder"</w:t>
      </w:r>
      <w:r>
        <w:rPr>
          <w:rStyle w:val="NormalTok"/>
        </w:rPr>
        <w:t>)</w:t>
      </w:r>
    </w:p>
    <w:p w:rsidR="006032DF" w:rsidRDefault="006032DF">
      <w:pPr>
        <w:pStyle w:val="FirstParagraph"/>
      </w:pPr>
    </w:p>
    <w:p w:rsidR="00C009B8" w:rsidRDefault="00046B30">
      <w:pPr>
        <w:pStyle w:val="FirstParagraph"/>
      </w:pPr>
      <w:r>
        <w:t xml:space="preserve">for </w:t>
      </w:r>
      <w:proofErr w:type="gramStart"/>
      <w:r>
        <w:t>example</w:t>
      </w:r>
      <w:proofErr w:type="gramEnd"/>
      <w:r>
        <w:t xml:space="preserve"> in Windows</w:t>
      </w:r>
      <w:r w:rsidR="000E70B8">
        <w:fldChar w:fldCharType="begin"/>
      </w:r>
      <w:r w:rsidR="000E70B8">
        <w:instrText xml:space="preserve"> XE "</w:instrText>
      </w:r>
      <w:r w:rsidR="000E70B8" w:rsidRPr="00B15EE1">
        <w:instrText>Windows</w:instrText>
      </w:r>
      <w:r w:rsidR="000E70B8">
        <w:instrText xml:space="preserve">" </w:instrText>
      </w:r>
      <w:r w:rsidR="000E70B8">
        <w:fldChar w:fldCharType="end"/>
      </w:r>
    </w:p>
    <w:p w:rsidR="006032DF" w:rsidRPr="006032DF" w:rsidRDefault="006032DF" w:rsidP="006032DF">
      <w:pPr>
        <w:pStyle w:val="BodyText"/>
      </w:pPr>
    </w:p>
    <w:p w:rsidR="00C009B8" w:rsidRDefault="00046B30">
      <w:pPr>
        <w:pStyle w:val="SourceCode"/>
      </w:pPr>
      <w:r>
        <w:rPr>
          <w:rStyle w:val="KeywordTok"/>
        </w:rPr>
        <w:t>setwd</w:t>
      </w:r>
      <w:r>
        <w:rPr>
          <w:rStyle w:val="NormalTok"/>
        </w:rPr>
        <w:t>(</w:t>
      </w:r>
      <w:r>
        <w:rPr>
          <w:rStyle w:val="StringTok"/>
        </w:rPr>
        <w:t>"C:/myfolder"</w:t>
      </w:r>
      <w:r>
        <w:rPr>
          <w:rStyle w:val="NormalTok"/>
        </w:rPr>
        <w:t>)</w:t>
      </w:r>
    </w:p>
    <w:p w:rsidR="006032DF" w:rsidRDefault="006032DF">
      <w:pPr>
        <w:pStyle w:val="FirstParagraph"/>
      </w:pPr>
    </w:p>
    <w:p w:rsidR="00C009B8" w:rsidRDefault="00046B30">
      <w:pPr>
        <w:pStyle w:val="FirstParagraph"/>
      </w:pPr>
      <w:r>
        <w:t>or in Mac</w:t>
      </w:r>
      <w:r w:rsidR="000E70B8">
        <w:fldChar w:fldCharType="begin"/>
      </w:r>
      <w:r w:rsidR="000E70B8">
        <w:instrText xml:space="preserve"> XE "</w:instrText>
      </w:r>
      <w:r w:rsidR="000E70B8" w:rsidRPr="000440EF">
        <w:instrText>Mac</w:instrText>
      </w:r>
      <w:r w:rsidR="000E70B8">
        <w:instrText xml:space="preserve">" </w:instrText>
      </w:r>
      <w:r w:rsidR="000E70B8">
        <w:fldChar w:fldCharType="end"/>
      </w:r>
      <w:r>
        <w:t xml:space="preserve"> OS/Linux</w:t>
      </w:r>
      <w:r w:rsidR="000E70B8">
        <w:fldChar w:fldCharType="begin"/>
      </w:r>
      <w:r w:rsidR="000E70B8">
        <w:instrText xml:space="preserve"> XE "</w:instrText>
      </w:r>
      <w:r w:rsidR="000E70B8" w:rsidRPr="00B075E9">
        <w:instrText>Linux</w:instrText>
      </w:r>
      <w:r w:rsidR="000E70B8">
        <w:instrText xml:space="preserve">" </w:instrText>
      </w:r>
      <w:r w:rsidR="000E70B8">
        <w:fldChar w:fldCharType="end"/>
      </w:r>
    </w:p>
    <w:p w:rsidR="006032DF" w:rsidRPr="006032DF" w:rsidRDefault="006032DF" w:rsidP="006032DF">
      <w:pPr>
        <w:pStyle w:val="BodyText"/>
      </w:pPr>
    </w:p>
    <w:p w:rsidR="00C009B8" w:rsidRDefault="00046B30">
      <w:pPr>
        <w:pStyle w:val="SourceCode"/>
      </w:pPr>
      <w:r>
        <w:rPr>
          <w:rStyle w:val="KeywordTok"/>
        </w:rPr>
        <w:t>setwd</w:t>
      </w:r>
      <w:r>
        <w:rPr>
          <w:rStyle w:val="NormalTok"/>
        </w:rPr>
        <w:t>(</w:t>
      </w:r>
      <w:r>
        <w:rPr>
          <w:rStyle w:val="StringTok"/>
        </w:rPr>
        <w:t>"~/myfolder"</w:t>
      </w:r>
      <w:r>
        <w:rPr>
          <w:rStyle w:val="NormalTok"/>
        </w:rPr>
        <w:t>)</w:t>
      </w:r>
    </w:p>
    <w:p w:rsidR="006032DF" w:rsidRDefault="006032DF" w:rsidP="002575C0">
      <w:pPr>
        <w:pStyle w:val="BodyText"/>
      </w:pPr>
      <w:bookmarkStart w:id="69" w:name="getting-help"/>
      <w:bookmarkEnd w:id="69"/>
    </w:p>
    <w:p w:rsidR="00C009B8" w:rsidRDefault="00046B30">
      <w:pPr>
        <w:pStyle w:val="Heading2"/>
      </w:pPr>
      <w:bookmarkStart w:id="70" w:name="_Toc530050385"/>
      <w:r>
        <w:t>Getting help</w:t>
      </w:r>
      <w:bookmarkEnd w:id="70"/>
    </w:p>
    <w:p w:rsidR="00C009B8" w:rsidRDefault="00046B30">
      <w:pPr>
        <w:pStyle w:val="FirstParagraph"/>
      </w:pPr>
      <w:r>
        <w:t>We can easily access the documentation for any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or function by </w:t>
      </w:r>
      <w:proofErr w:type="gramStart"/>
      <w:r>
        <w:t xml:space="preserve">appending </w:t>
      </w:r>
      <w:r>
        <w:rPr>
          <w:rStyle w:val="VerbatimChar"/>
        </w:rPr>
        <w:t>?</w:t>
      </w:r>
      <w:proofErr w:type="gramEnd"/>
      <w:r>
        <w:t xml:space="preserve"> before its name, for example, for help on </w:t>
      </w:r>
      <w:r>
        <w:rPr>
          <w:rStyle w:val="VerbatimChar"/>
        </w:rPr>
        <w:t>car</w:t>
      </w:r>
      <w:r>
        <w:t xml:space="preserve"> package,</w:t>
      </w:r>
    </w:p>
    <w:p w:rsidR="006032DF" w:rsidRPr="006032DF" w:rsidRDefault="006032DF" w:rsidP="006032DF">
      <w:pPr>
        <w:pStyle w:val="BodyText"/>
      </w:pPr>
    </w:p>
    <w:p w:rsidR="00C009B8" w:rsidRDefault="00046B30">
      <w:pPr>
        <w:pStyle w:val="SourceCode"/>
      </w:pPr>
      <w:proofErr w:type="gramStart"/>
      <w:r>
        <w:rPr>
          <w:rStyle w:val="NormalTok"/>
        </w:rPr>
        <w:t>?car</w:t>
      </w:r>
      <w:proofErr w:type="gramEnd"/>
    </w:p>
    <w:p w:rsidR="00C009B8" w:rsidRDefault="00046B30">
      <w:pPr>
        <w:pStyle w:val="FirstParagraph"/>
      </w:pPr>
      <w:r>
        <w:t xml:space="preserve">or for help on </w:t>
      </w:r>
      <w:proofErr w:type="gramStart"/>
      <w:r>
        <w:rPr>
          <w:rStyle w:val="VerbatimChar"/>
        </w:rPr>
        <w:t>mean(</w:t>
      </w:r>
      <w:proofErr w:type="gramEnd"/>
      <w:r>
        <w:rPr>
          <w:rStyle w:val="VerbatimChar"/>
        </w:rPr>
        <w:t>)</w:t>
      </w:r>
      <w:r>
        <w:t xml:space="preserve"> function,</w:t>
      </w:r>
    </w:p>
    <w:p w:rsidR="006032DF" w:rsidRPr="006032DF" w:rsidRDefault="006032DF" w:rsidP="006032DF">
      <w:pPr>
        <w:pStyle w:val="BodyText"/>
      </w:pPr>
    </w:p>
    <w:p w:rsidR="00C009B8" w:rsidRDefault="00046B30">
      <w:pPr>
        <w:pStyle w:val="SourceCode"/>
      </w:pPr>
      <w:proofErr w:type="gramStart"/>
      <w:r>
        <w:rPr>
          <w:rStyle w:val="NormalTok"/>
        </w:rPr>
        <w:t>?mean</w:t>
      </w:r>
      <w:proofErr w:type="gramEnd"/>
    </w:p>
    <w:p w:rsidR="000D7E57" w:rsidRDefault="000D7E57">
      <w:pPr>
        <w:pStyle w:val="FirstParagraph"/>
      </w:pPr>
    </w:p>
    <w:p w:rsidR="00C009B8" w:rsidRDefault="00046B30">
      <w:pPr>
        <w:pStyle w:val="FirstParagraph"/>
      </w:pPr>
      <w:r>
        <w:t>If you are not very sure of the exact name of the function, you may also search the documentation by keywords, for example to search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that can obtain </w:t>
      </w:r>
      <w:r>
        <w:rPr>
          <w:rStyle w:val="VerbatimChar"/>
        </w:rPr>
        <w:t>mean</w:t>
      </w:r>
      <w:r>
        <w:t>,</w:t>
      </w:r>
    </w:p>
    <w:p w:rsidR="00C009B8" w:rsidRDefault="00046B30">
      <w:pPr>
        <w:pStyle w:val="SourceCode"/>
      </w:pPr>
      <w:r>
        <w:rPr>
          <w:rStyle w:val="NormalTok"/>
        </w:rPr>
        <w:t>??mean</w:t>
      </w:r>
    </w:p>
    <w:p w:rsidR="002C6F8B" w:rsidRDefault="002C6F8B" w:rsidP="002575C0">
      <w:pPr>
        <w:pStyle w:val="BodyText"/>
      </w:pPr>
      <w:bookmarkStart w:id="71" w:name="summary"/>
      <w:bookmarkEnd w:id="71"/>
    </w:p>
    <w:p w:rsidR="00A23C70" w:rsidRDefault="00A23C70" w:rsidP="00A23C70">
      <w:pPr>
        <w:pStyle w:val="Heading2"/>
      </w:pPr>
      <w:bookmarkStart w:id="72" w:name="_Toc530050386"/>
      <w:r>
        <w:t>Upgrading R</w:t>
      </w:r>
      <w:bookmarkEnd w:id="72"/>
    </w:p>
    <w:p w:rsidR="00A23C70" w:rsidRDefault="00A23C70" w:rsidP="00A23C70">
      <w:pPr>
        <w:pStyle w:val="BodyText"/>
      </w:pPr>
    </w:p>
    <w:p w:rsidR="00D017C2" w:rsidRDefault="00A23C70" w:rsidP="00A23C70">
      <w:pPr>
        <w:pStyle w:val="BodyText"/>
      </w:pPr>
      <w:r>
        <w:t>You can upgrade</w:t>
      </w:r>
      <w:r w:rsidR="006A519C">
        <w:fldChar w:fldCharType="begin"/>
      </w:r>
      <w:r w:rsidR="006A519C">
        <w:instrText xml:space="preserve"> XE "</w:instrText>
      </w:r>
      <w:r w:rsidR="006A519C" w:rsidRPr="001335CD">
        <w:instrText>upgrade</w:instrText>
      </w:r>
      <w:r w:rsidR="006A519C">
        <w:instrText xml:space="preserve">" </w:instrText>
      </w:r>
      <w:r w:rsidR="006A519C">
        <w:fldChar w:fldCharType="end"/>
      </w:r>
      <w:r>
        <w:t xml:space="preserve"> R by at least 2 methods. </w:t>
      </w:r>
    </w:p>
    <w:p w:rsidR="00D017C2" w:rsidRDefault="00D017C2" w:rsidP="00BF4A77">
      <w:pPr>
        <w:pStyle w:val="BodyText"/>
        <w:numPr>
          <w:ilvl w:val="0"/>
          <w:numId w:val="28"/>
        </w:numPr>
      </w:pPr>
      <w:r>
        <w:t>Download and install the latest R on top of the current R. Do not worry, your machine can run multiple R versions.</w:t>
      </w:r>
    </w:p>
    <w:p w:rsidR="00D017C2" w:rsidRDefault="00D017C2" w:rsidP="00BF4A77">
      <w:pPr>
        <w:pStyle w:val="BodyText"/>
        <w:numPr>
          <w:ilvl w:val="0"/>
          <w:numId w:val="28"/>
        </w:numPr>
      </w:pPr>
      <w:r>
        <w:t>Using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designed to assist with the upgrade – the recommended method.  </w:t>
      </w:r>
    </w:p>
    <w:p w:rsidR="00D017C2" w:rsidRDefault="00D017C2" w:rsidP="00A23C70">
      <w:pPr>
        <w:pStyle w:val="BodyText"/>
      </w:pPr>
    </w:p>
    <w:p w:rsidR="00A23C70" w:rsidRDefault="00D017C2" w:rsidP="00A23C70">
      <w:pPr>
        <w:pStyle w:val="BodyText"/>
      </w:pPr>
      <w:r>
        <w:t>For t</w:t>
      </w:r>
      <w:r w:rsidR="00A23C70">
        <w:t>he recommended method</w:t>
      </w:r>
      <w:r>
        <w:t>, choose the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suitable to your machine OS</w:t>
      </w:r>
      <w:r w:rsidR="00A23C70">
        <w:t>:</w:t>
      </w:r>
    </w:p>
    <w:p w:rsidR="00A23C70" w:rsidRDefault="00A23C70" w:rsidP="00BF4A77">
      <w:pPr>
        <w:pStyle w:val="BodyText"/>
        <w:numPr>
          <w:ilvl w:val="0"/>
          <w:numId w:val="27"/>
        </w:numPr>
      </w:pPr>
      <w:r>
        <w:t xml:space="preserve">For Window OS: we highly recommend </w:t>
      </w:r>
      <w:r w:rsidR="00667A8F">
        <w:t xml:space="preserve">that you use the </w:t>
      </w:r>
      <w:r w:rsidR="00667A8F" w:rsidRPr="00667A8F">
        <w:rPr>
          <w:b/>
        </w:rPr>
        <w:t>installr</w:t>
      </w:r>
      <w:r w:rsidR="00667A8F">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rsidR="00667A8F">
        <w:t xml:space="preserve">. Install the package and load the library to run the upgrading process. You can read more about the </w:t>
      </w:r>
      <w:r w:rsidR="00667A8F" w:rsidRPr="00667A8F">
        <w:rPr>
          <w:b/>
        </w:rPr>
        <w:t>installr</w:t>
      </w:r>
      <w:r w:rsidR="00667A8F">
        <w:t xml:space="preserve"> package here </w:t>
      </w:r>
      <w:r>
        <w:t xml:space="preserve"> </w:t>
      </w:r>
      <w:hyperlink r:id="rId59" w:history="1">
        <w:r w:rsidR="00667A8F" w:rsidRPr="002C39D8">
          <w:rPr>
            <w:rStyle w:val="Hyperlink"/>
          </w:rPr>
          <w:t>https://github.com/talgalili/installr/</w:t>
        </w:r>
      </w:hyperlink>
      <w:r w:rsidR="00667A8F">
        <w:t xml:space="preserve"> </w:t>
      </w:r>
    </w:p>
    <w:p w:rsidR="00667A8F" w:rsidRPr="00A23C70" w:rsidRDefault="00667A8F" w:rsidP="00BF4A77">
      <w:pPr>
        <w:pStyle w:val="BodyText"/>
        <w:numPr>
          <w:ilvl w:val="0"/>
          <w:numId w:val="27"/>
        </w:numPr>
      </w:pPr>
      <w:r>
        <w:lastRenderedPageBreak/>
        <w:t>For Mac</w:t>
      </w:r>
      <w:r w:rsidR="000E70B8">
        <w:fldChar w:fldCharType="begin"/>
      </w:r>
      <w:r w:rsidR="000E70B8">
        <w:instrText xml:space="preserve"> XE "</w:instrText>
      </w:r>
      <w:r w:rsidR="000E70B8" w:rsidRPr="000440EF">
        <w:instrText>Mac</w:instrText>
      </w:r>
      <w:r w:rsidR="000E70B8">
        <w:instrText xml:space="preserve">" </w:instrText>
      </w:r>
      <w:r w:rsidR="000E70B8">
        <w:fldChar w:fldCharType="end"/>
      </w:r>
      <w:r>
        <w:t xml:space="preserve"> OS: you can use the </w:t>
      </w:r>
      <w:r w:rsidRPr="00667A8F">
        <w:rPr>
          <w:b/>
        </w:rPr>
        <w:t>updateR</w:t>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The package is not available from CRAN. You must install it from GitHub using the </w:t>
      </w:r>
      <w:r w:rsidRPr="00667A8F">
        <w:rPr>
          <w:b/>
        </w:rPr>
        <w:t>devtools</w:t>
      </w:r>
      <w:r>
        <w:t xml:space="preserve"> package. More information about the package here </w:t>
      </w:r>
      <w:hyperlink r:id="rId60" w:history="1">
        <w:r w:rsidRPr="002C39D8">
          <w:rPr>
            <w:rStyle w:val="Hyperlink"/>
          </w:rPr>
          <w:t>https://github.com/AndreaCirilloAC/updateR</w:t>
        </w:r>
      </w:hyperlink>
      <w:r>
        <w:t xml:space="preserve">  </w:t>
      </w:r>
    </w:p>
    <w:p w:rsidR="00667A8F" w:rsidRDefault="00667A8F" w:rsidP="00A23C70">
      <w:pPr>
        <w:pStyle w:val="BodyText"/>
      </w:pPr>
      <w:r>
        <w:t xml:space="preserve">We also highly recommend you </w:t>
      </w:r>
      <w:r w:rsidR="00D017C2">
        <w:t xml:space="preserve">copy and transfer the current library to the current R folder during the upgrade. </w:t>
      </w:r>
    </w:p>
    <w:p w:rsidR="00A23C70" w:rsidRPr="00A23C70" w:rsidRDefault="00A23C70" w:rsidP="00A23C70">
      <w:pPr>
        <w:pStyle w:val="BodyText"/>
      </w:pPr>
    </w:p>
    <w:p w:rsidR="00C009B8" w:rsidRDefault="00046B30">
      <w:pPr>
        <w:pStyle w:val="Heading2"/>
      </w:pPr>
      <w:bookmarkStart w:id="73" w:name="_Toc530050387"/>
      <w:r>
        <w:t>Summary</w:t>
      </w:r>
      <w:bookmarkEnd w:id="73"/>
    </w:p>
    <w:p w:rsidR="00C009B8" w:rsidRDefault="00046B30">
      <w:pPr>
        <w:pStyle w:val="FirstParagraph"/>
      </w:pPr>
      <w:r>
        <w:t>In this chapter, we installed R and R Studio. We also learned a little bit about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and objects. We should also be able to install and load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Lastly, we set up the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t>.</w:t>
      </w:r>
    </w:p>
    <w:p w:rsidR="00C009B8" w:rsidRDefault="00046B30">
      <w:pPr>
        <w:pStyle w:val="BodyText"/>
      </w:pPr>
      <w:r>
        <w:t xml:space="preserve">In the next chapter, we are going to learn about loading datasets into R, managing the loaded data </w:t>
      </w:r>
      <w:r w:rsidR="00D017C2">
        <w:t>and</w:t>
      </w:r>
      <w:r>
        <w:t xml:space="preserve"> some basics on direct data entry.</w:t>
      </w:r>
    </w:p>
    <w:p w:rsidR="00EB1621" w:rsidRDefault="00EB1621">
      <w:pPr>
        <w:rPr>
          <w:rFonts w:asciiTheme="majorHAnsi" w:eastAsiaTheme="majorEastAsia" w:hAnsiTheme="majorHAnsi" w:cstheme="majorBidi"/>
          <w:b/>
          <w:bCs/>
          <w:color w:val="345A8A" w:themeColor="accent1" w:themeShade="B5"/>
          <w:sz w:val="32"/>
          <w:szCs w:val="32"/>
        </w:rPr>
      </w:pPr>
      <w:bookmarkStart w:id="74" w:name="data-management"/>
      <w:bookmarkEnd w:id="74"/>
      <w:r>
        <w:br w:type="page"/>
      </w:r>
    </w:p>
    <w:p w:rsidR="002575C0" w:rsidRDefault="002575C0" w:rsidP="002575C0">
      <w:pPr>
        <w:pStyle w:val="Heading1"/>
      </w:pPr>
      <w:bookmarkStart w:id="75" w:name="visual-exploration"/>
      <w:bookmarkStart w:id="76" w:name="_Toc529195202"/>
      <w:bookmarkStart w:id="77" w:name="_Toc530050388"/>
      <w:bookmarkEnd w:id="75"/>
      <w:r>
        <w:lastRenderedPageBreak/>
        <w:t>Data management</w:t>
      </w:r>
      <w:bookmarkEnd w:id="76"/>
      <w:bookmarkEnd w:id="77"/>
    </w:p>
    <w:p w:rsidR="002575C0" w:rsidRDefault="002575C0" w:rsidP="002575C0">
      <w:pPr>
        <w:pStyle w:val="FirstParagraph"/>
      </w:pPr>
      <w:r>
        <w:t>In this chapter, we will learn how to deal with data in R. We will learn how to load, view and export data. We will also learn about selecting subsamples from the data and editing the data (creating new variables, recoding). The basics of direct data entry for tables will also be introduced.</w:t>
      </w:r>
    </w:p>
    <w:p w:rsidR="002575C0" w:rsidRDefault="002575C0" w:rsidP="002575C0">
      <w:pPr>
        <w:pStyle w:val="Heading2"/>
      </w:pPr>
      <w:bookmarkStart w:id="78" w:name="__RefHeading___Toc9245_1980654227"/>
      <w:bookmarkStart w:id="79" w:name="reading-viewing-and-exporting-data"/>
      <w:bookmarkStart w:id="80" w:name="_Toc529195203"/>
      <w:bookmarkStart w:id="81" w:name="_Toc530050389"/>
      <w:bookmarkEnd w:id="78"/>
      <w:bookmarkEnd w:id="79"/>
      <w:r>
        <w:t>Reading, viewing and exporting data</w:t>
      </w:r>
      <w:bookmarkEnd w:id="80"/>
      <w:bookmarkEnd w:id="81"/>
    </w:p>
    <w:p w:rsidR="002575C0" w:rsidRDefault="002575C0" w:rsidP="002575C0">
      <w:pPr>
        <w:pStyle w:val="Heading3"/>
      </w:pPr>
      <w:bookmarkStart w:id="82" w:name="__RefHeading___Toc9247_1980654227"/>
      <w:bookmarkStart w:id="83" w:name="the-datasets"/>
      <w:bookmarkStart w:id="84" w:name="_Toc529195204"/>
      <w:bookmarkStart w:id="85" w:name="_Toc530050390"/>
      <w:bookmarkEnd w:id="82"/>
      <w:bookmarkEnd w:id="83"/>
      <w:r>
        <w:t>The datasets</w:t>
      </w:r>
      <w:bookmarkEnd w:id="84"/>
      <w:bookmarkEnd w:id="85"/>
    </w:p>
    <w:p w:rsidR="002575C0" w:rsidRDefault="002575C0" w:rsidP="002575C0">
      <w:pPr>
        <w:pStyle w:val="FirstParagraph"/>
      </w:pPr>
      <w:r>
        <w:t xml:space="preserve">For the purpose of doing analysis in this chapter and the rest of this book, you can download the datasets from </w:t>
      </w:r>
      <w:hyperlink r:id="rId61">
        <w:r>
          <w:rPr>
            <w:rStyle w:val="InternetLink"/>
          </w:rPr>
          <w:t>https://wnarifin.github.io/</w:t>
        </w:r>
      </w:hyperlink>
      <w:r>
        <w:t>.</w:t>
      </w:r>
    </w:p>
    <w:p w:rsidR="002575C0" w:rsidRDefault="002575C0" w:rsidP="002575C0">
      <w:pPr>
        <w:pStyle w:val="Heading3"/>
      </w:pPr>
      <w:bookmarkStart w:id="86" w:name="__RefHeading___Toc9249_1980654227"/>
      <w:bookmarkStart w:id="87" w:name="reading-dataset"/>
      <w:bookmarkStart w:id="88" w:name="_Toc529195205"/>
      <w:bookmarkStart w:id="89" w:name="_Toc530050391"/>
      <w:bookmarkEnd w:id="86"/>
      <w:bookmarkEnd w:id="87"/>
      <w:r>
        <w:t>Reading dataset</w:t>
      </w:r>
      <w:bookmarkEnd w:id="88"/>
      <w:bookmarkEnd w:id="89"/>
    </w:p>
    <w:p w:rsidR="002575C0" w:rsidRDefault="002575C0" w:rsidP="002575C0">
      <w:pPr>
        <w:pStyle w:val="FirstParagraph"/>
      </w:pPr>
      <w:r>
        <w:t>The easiest way to read a dataset</w:t>
      </w:r>
      <w:r>
        <w:fldChar w:fldCharType="begin"/>
      </w:r>
      <w:r>
        <w:instrText xml:space="preserve"> XE "</w:instrText>
      </w:r>
      <w:r w:rsidRPr="00840749">
        <w:instrText>dataset:</w:instrText>
      </w:r>
      <w:r w:rsidRPr="00840749">
        <w:rPr>
          <w:lang w:val="en-GB"/>
        </w:rPr>
        <w:instrText>reading</w:instrText>
      </w:r>
      <w:r>
        <w:instrText xml:space="preserve">" </w:instrText>
      </w:r>
      <w:r>
        <w:fldChar w:fldCharType="end"/>
      </w:r>
      <w:r>
        <w:t xml:space="preserve"> into R is from .csv file,</w:t>
      </w:r>
    </w:p>
    <w:p w:rsidR="002575C0" w:rsidRDefault="002575C0" w:rsidP="002575C0">
      <w:pPr>
        <w:pStyle w:val="SourceCode"/>
      </w:pPr>
      <w:r>
        <w:rPr>
          <w:rStyle w:val="NormalTok"/>
        </w:rPr>
        <w:t>data &lt;-</w:t>
      </w:r>
      <w:r>
        <w:rPr>
          <w:rStyle w:val="StringTok"/>
        </w:rPr>
        <w:t xml:space="preserve"> </w:t>
      </w:r>
      <w:r>
        <w:rPr>
          <w:rStyle w:val="KeywordTok"/>
        </w:rPr>
        <w:t>read.csv</w:t>
      </w:r>
      <w:r>
        <w:rPr>
          <w:rStyle w:val="NormalTok"/>
        </w:rPr>
        <w:t>(</w:t>
      </w:r>
      <w:r>
        <w:rPr>
          <w:rStyle w:val="StringTok"/>
        </w:rPr>
        <w:t>"cholest.csv"</w:t>
      </w:r>
      <w:r>
        <w:rPr>
          <w:rStyle w:val="NormalTok"/>
        </w:rPr>
        <w:t>)</w:t>
      </w:r>
    </w:p>
    <w:p w:rsidR="002575C0" w:rsidRDefault="002575C0" w:rsidP="002575C0">
      <w:pPr>
        <w:pStyle w:val="FirstParagraph"/>
      </w:pPr>
      <w:r>
        <w:t xml:space="preserve">For SPSS and STATA files, we need </w:t>
      </w:r>
      <w:r>
        <w:rPr>
          <w:rStyle w:val="VerbatimChar"/>
        </w:rPr>
        <w:t>foreign</w:t>
      </w:r>
      <w:r>
        <w:t xml:space="preserve"> package,</w:t>
      </w:r>
    </w:p>
    <w:p w:rsidR="002575C0" w:rsidRDefault="002575C0" w:rsidP="002575C0">
      <w:pPr>
        <w:pStyle w:val="SourceCode"/>
      </w:pPr>
      <w:r>
        <w:rPr>
          <w:rStyle w:val="KeywordTok"/>
        </w:rPr>
        <w:t>library</w:t>
      </w:r>
      <w:r>
        <w:rPr>
          <w:rStyle w:val="NormalTok"/>
        </w:rPr>
        <w:t>(</w:t>
      </w:r>
      <w:r>
        <w:rPr>
          <w:rStyle w:val="StringTok"/>
        </w:rPr>
        <w:t>"foreign"</w:t>
      </w:r>
      <w:r>
        <w:rPr>
          <w:rStyle w:val="NormalTok"/>
        </w:rPr>
        <w:t>)</w:t>
      </w:r>
      <w:r>
        <w:br/>
      </w:r>
      <w:r>
        <w:rPr>
          <w:rStyle w:val="NormalTok"/>
        </w:rPr>
        <w:t>data &lt;-</w:t>
      </w:r>
      <w:r>
        <w:rPr>
          <w:rStyle w:val="StringTok"/>
        </w:rPr>
        <w:t xml:space="preserve"> </w:t>
      </w:r>
      <w:proofErr w:type="gramStart"/>
      <w:r>
        <w:rPr>
          <w:rStyle w:val="KeywordTok"/>
        </w:rPr>
        <w:t>read.spss</w:t>
      </w:r>
      <w:proofErr w:type="gramEnd"/>
      <w:r>
        <w:rPr>
          <w:rStyle w:val="NormalTok"/>
        </w:rPr>
        <w:t>(</w:t>
      </w:r>
      <w:r>
        <w:rPr>
          <w:rStyle w:val="StringTok"/>
        </w:rPr>
        <w:t>"cholest.sav"</w:t>
      </w:r>
      <w:r>
        <w:rPr>
          <w:rStyle w:val="NormalTok"/>
        </w:rPr>
        <w:t xml:space="preserve">, </w:t>
      </w:r>
      <w:r>
        <w:rPr>
          <w:rStyle w:val="DataTypeTok"/>
        </w:rPr>
        <w:t>to.data.frame =</w:t>
      </w:r>
      <w:r>
        <w:rPr>
          <w:rStyle w:val="NormalTok"/>
        </w:rPr>
        <w:t xml:space="preserve"> </w:t>
      </w:r>
      <w:r>
        <w:rPr>
          <w:rStyle w:val="OtherTok"/>
        </w:rPr>
        <w:t>TRUE</w:t>
      </w:r>
      <w:r>
        <w:rPr>
          <w:rStyle w:val="NormalTok"/>
        </w:rPr>
        <w:t>)</w:t>
      </w:r>
      <w:r>
        <w:br/>
      </w:r>
      <w:r>
        <w:rPr>
          <w:rStyle w:val="NormalTok"/>
        </w:rPr>
        <w:t>data &lt;-</w:t>
      </w:r>
      <w:r>
        <w:rPr>
          <w:rStyle w:val="StringTok"/>
        </w:rPr>
        <w:t xml:space="preserve"> </w:t>
      </w:r>
      <w:r>
        <w:rPr>
          <w:rStyle w:val="KeywordTok"/>
        </w:rPr>
        <w:t>read.dta</w:t>
      </w:r>
      <w:r>
        <w:rPr>
          <w:rStyle w:val="NormalTok"/>
        </w:rPr>
        <w:t>(</w:t>
      </w:r>
      <w:r>
        <w:rPr>
          <w:rStyle w:val="StringTok"/>
        </w:rPr>
        <w:t>"cholest.dta"</w:t>
      </w:r>
      <w:r>
        <w:rPr>
          <w:rStyle w:val="NormalTok"/>
        </w:rPr>
        <w:t xml:space="preserve">, </w:t>
      </w:r>
      <w:r>
        <w:rPr>
          <w:rStyle w:val="DataTypeTok"/>
        </w:rPr>
        <w:t>convert.factors =</w:t>
      </w:r>
      <w:r>
        <w:rPr>
          <w:rStyle w:val="NormalTok"/>
        </w:rPr>
        <w:t xml:space="preserve"> </w:t>
      </w:r>
      <w:r>
        <w:rPr>
          <w:rStyle w:val="OtherTok"/>
        </w:rPr>
        <w:t>TRUE</w:t>
      </w:r>
      <w:r>
        <w:rPr>
          <w:rStyle w:val="NormalTok"/>
        </w:rPr>
        <w:t>)</w:t>
      </w:r>
    </w:p>
    <w:p w:rsidR="002575C0" w:rsidRDefault="002575C0" w:rsidP="002575C0">
      <w:pPr>
        <w:pStyle w:val="FirstParagraph"/>
      </w:pPr>
      <w:r>
        <w:t xml:space="preserve">For Excel file, we need </w:t>
      </w:r>
      <w:r>
        <w:rPr>
          <w:rStyle w:val="VerbatimChar"/>
        </w:rPr>
        <w:t>readxl</w:t>
      </w:r>
      <w:r>
        <w:t xml:space="preserve"> package,</w:t>
      </w:r>
    </w:p>
    <w:p w:rsidR="002575C0" w:rsidRDefault="002575C0" w:rsidP="002575C0">
      <w:pPr>
        <w:pStyle w:val="SourceCode"/>
      </w:pPr>
      <w:r>
        <w:rPr>
          <w:rStyle w:val="KeywordTok"/>
        </w:rPr>
        <w:t>library</w:t>
      </w:r>
      <w:r>
        <w:rPr>
          <w:rStyle w:val="NormalTok"/>
        </w:rPr>
        <w:t>(</w:t>
      </w:r>
      <w:r>
        <w:rPr>
          <w:rStyle w:val="StringTok"/>
        </w:rPr>
        <w:t>"readxl"</w:t>
      </w:r>
      <w:r>
        <w:rPr>
          <w:rStyle w:val="NormalTok"/>
        </w:rPr>
        <w:t>)</w:t>
      </w:r>
      <w:r>
        <w:br/>
      </w:r>
      <w:r>
        <w:rPr>
          <w:rStyle w:val="NormalTok"/>
        </w:rPr>
        <w:t>data &lt;-</w:t>
      </w:r>
      <w:r>
        <w:rPr>
          <w:rStyle w:val="StringTok"/>
        </w:rPr>
        <w:t xml:space="preserve"> </w:t>
      </w:r>
      <w:r>
        <w:rPr>
          <w:rStyle w:val="KeywordTok"/>
        </w:rPr>
        <w:t>read_</w:t>
      </w:r>
      <w:proofErr w:type="gramStart"/>
      <w:r>
        <w:rPr>
          <w:rStyle w:val="KeywordTok"/>
        </w:rPr>
        <w:t>excel</w:t>
      </w:r>
      <w:r>
        <w:rPr>
          <w:rStyle w:val="NormalTok"/>
        </w:rPr>
        <w:t>(</w:t>
      </w:r>
      <w:proofErr w:type="gramEnd"/>
      <w:r>
        <w:rPr>
          <w:rStyle w:val="StringTok"/>
        </w:rPr>
        <w:t>"cholest.xlsx"</w:t>
      </w:r>
      <w:r>
        <w:rPr>
          <w:rStyle w:val="NormalTok"/>
        </w:rPr>
        <w:t xml:space="preserve">, </w:t>
      </w:r>
      <w:r>
        <w:rPr>
          <w:rStyle w:val="DataTypeTok"/>
        </w:rPr>
        <w:t>sheet =</w:t>
      </w:r>
      <w:r>
        <w:rPr>
          <w:rStyle w:val="NormalTok"/>
        </w:rPr>
        <w:t xml:space="preserve"> </w:t>
      </w:r>
      <w:r>
        <w:rPr>
          <w:rStyle w:val="DecValTok"/>
        </w:rPr>
        <w:t>1</w:t>
      </w:r>
      <w:r>
        <w:rPr>
          <w:rStyle w:val="NormalTok"/>
        </w:rPr>
        <w:t>)</w:t>
      </w:r>
    </w:p>
    <w:p w:rsidR="002575C0" w:rsidRDefault="002575C0" w:rsidP="002575C0">
      <w:pPr>
        <w:pStyle w:val="Heading3"/>
      </w:pPr>
      <w:bookmarkStart w:id="90" w:name="__RefHeading___Toc9251_1980654227"/>
      <w:bookmarkStart w:id="91" w:name="viewing-dataset"/>
      <w:bookmarkStart w:id="92" w:name="_Toc529195206"/>
      <w:bookmarkStart w:id="93" w:name="_Toc530050392"/>
      <w:bookmarkEnd w:id="90"/>
      <w:bookmarkEnd w:id="91"/>
      <w:r>
        <w:t>Viewing dataset</w:t>
      </w:r>
      <w:bookmarkEnd w:id="92"/>
      <w:bookmarkEnd w:id="93"/>
    </w:p>
    <w:p w:rsidR="002575C0" w:rsidRDefault="002575C0" w:rsidP="002575C0">
      <w:pPr>
        <w:pStyle w:val="FirstParagraph"/>
      </w:pPr>
      <w:r>
        <w:t>This</w:t>
      </w:r>
      <w:r>
        <w:fldChar w:fldCharType="begin"/>
      </w:r>
      <w:r>
        <w:instrText xml:space="preserve"> XE "</w:instrText>
      </w:r>
      <w:r w:rsidRPr="00F05AC0">
        <w:instrText>dataset:</w:instrText>
      </w:r>
      <w:r w:rsidRPr="00F05AC0">
        <w:rPr>
          <w:lang w:val="en-GB"/>
        </w:rPr>
        <w:instrText>viewing</w:instrText>
      </w:r>
      <w:r>
        <w:instrText xml:space="preserve">" </w:instrText>
      </w:r>
      <w:r>
        <w:fldChar w:fldCharType="end"/>
      </w:r>
      <w:r>
        <w:t xml:space="preserve"> is very easy in R, just type the name,</w:t>
      </w:r>
    </w:p>
    <w:p w:rsidR="002575C0" w:rsidRDefault="002575C0" w:rsidP="002575C0">
      <w:pPr>
        <w:pStyle w:val="SourceCode"/>
      </w:pPr>
      <w:r>
        <w:rPr>
          <w:rStyle w:val="NormalTok"/>
        </w:rPr>
        <w:t>data</w:t>
      </w:r>
    </w:p>
    <w:p w:rsidR="002575C0" w:rsidRDefault="002575C0" w:rsidP="002575C0">
      <w:pPr>
        <w:pStyle w:val="FirstParagraph"/>
      </w:pPr>
      <w:r>
        <w:t xml:space="preserve">For a nicer view of the dataset, using </w:t>
      </w:r>
      <w:proofErr w:type="gramStart"/>
      <w:r>
        <w:rPr>
          <w:rStyle w:val="VerbatimChar"/>
        </w:rPr>
        <w:t>View(</w:t>
      </w:r>
      <w:proofErr w:type="gramEnd"/>
      <w:r>
        <w:rPr>
          <w:rStyle w:val="VerbatimChar"/>
        </w:rPr>
        <w:t>)</w:t>
      </w:r>
    </w:p>
    <w:p w:rsidR="002575C0" w:rsidRDefault="002575C0" w:rsidP="002575C0">
      <w:pPr>
        <w:pStyle w:val="SourceCode"/>
      </w:pPr>
      <w:r>
        <w:rPr>
          <w:rStyle w:val="KeywordTok"/>
        </w:rPr>
        <w:t>View</w:t>
      </w:r>
      <w:r>
        <w:rPr>
          <w:rStyle w:val="NormalTok"/>
        </w:rPr>
        <w:t>(data)</w:t>
      </w:r>
    </w:p>
    <w:p w:rsidR="002575C0" w:rsidRDefault="002575C0" w:rsidP="002575C0">
      <w:pPr>
        <w:pStyle w:val="FirstParagraph"/>
      </w:pPr>
      <w:r>
        <w:t>We can also view only the first six observations,</w:t>
      </w:r>
    </w:p>
    <w:p w:rsidR="002575C0" w:rsidRDefault="002575C0" w:rsidP="002575C0">
      <w:pPr>
        <w:pStyle w:val="SourceCode"/>
      </w:pPr>
      <w:r>
        <w:rPr>
          <w:rStyle w:val="KeywordTok"/>
        </w:rPr>
        <w:t>head</w:t>
      </w:r>
      <w:r>
        <w:rPr>
          <w:rStyle w:val="NormalTok"/>
        </w:rPr>
        <w:t>(data)</w:t>
      </w:r>
    </w:p>
    <w:p w:rsidR="002575C0" w:rsidRDefault="002575C0" w:rsidP="002575C0">
      <w:pPr>
        <w:pStyle w:val="SourceCode"/>
      </w:pPr>
      <w:r>
        <w:rPr>
          <w:rStyle w:val="VerbatimChar"/>
        </w:rPr>
        <w:t>##   chol age exercise sex categ</w:t>
      </w:r>
      <w:r>
        <w:br/>
      </w:r>
      <w:r>
        <w:rPr>
          <w:rStyle w:val="VerbatimChar"/>
        </w:rPr>
        <w:t xml:space="preserve">## </w:t>
      </w:r>
      <w:proofErr w:type="gramStart"/>
      <w:r>
        <w:rPr>
          <w:rStyle w:val="VerbatimChar"/>
        </w:rPr>
        <w:t>1  6.5</w:t>
      </w:r>
      <w:proofErr w:type="gramEnd"/>
      <w:r>
        <w:rPr>
          <w:rStyle w:val="VerbatimChar"/>
        </w:rPr>
        <w:t xml:space="preserve">  38        6   1     0</w:t>
      </w:r>
      <w:r>
        <w:br/>
      </w:r>
      <w:r>
        <w:rPr>
          <w:rStyle w:val="VerbatimChar"/>
        </w:rPr>
        <w:t>## 2  6.6  35        5   1     0</w:t>
      </w:r>
      <w:r>
        <w:br/>
      </w:r>
      <w:r>
        <w:rPr>
          <w:rStyle w:val="VerbatimChar"/>
        </w:rPr>
        <w:t>## 3  6.8  39        6   1     0</w:t>
      </w:r>
      <w:r>
        <w:br/>
      </w:r>
      <w:r>
        <w:rPr>
          <w:rStyle w:val="VerbatimChar"/>
        </w:rPr>
        <w:t>## 4  6.8  36        5   1     0</w:t>
      </w:r>
      <w:r>
        <w:br/>
      </w:r>
      <w:r>
        <w:rPr>
          <w:rStyle w:val="VerbatimChar"/>
        </w:rPr>
        <w:t>## 5  6.9  31        4   1     0</w:t>
      </w:r>
      <w:r>
        <w:br/>
      </w:r>
      <w:r>
        <w:rPr>
          <w:rStyle w:val="VerbatimChar"/>
        </w:rPr>
        <w:t>## 6  7.0  38        4   1     0</w:t>
      </w:r>
    </w:p>
    <w:p w:rsidR="002575C0" w:rsidRDefault="002575C0" w:rsidP="002575C0">
      <w:pPr>
        <w:pStyle w:val="FirstParagraph"/>
      </w:pPr>
      <w:r>
        <w:lastRenderedPageBreak/>
        <w:t>and the last six observations.</w:t>
      </w:r>
    </w:p>
    <w:p w:rsidR="002575C0" w:rsidRDefault="002575C0" w:rsidP="002575C0">
      <w:pPr>
        <w:pStyle w:val="SourceCode"/>
      </w:pPr>
      <w:r>
        <w:rPr>
          <w:rStyle w:val="KeywordTok"/>
        </w:rPr>
        <w:t>tail</w:t>
      </w:r>
      <w:r>
        <w:rPr>
          <w:rStyle w:val="NormalTok"/>
        </w:rPr>
        <w:t>(data)</w:t>
      </w:r>
    </w:p>
    <w:p w:rsidR="002575C0" w:rsidRDefault="002575C0" w:rsidP="002575C0">
      <w:pPr>
        <w:pStyle w:val="SourceCode"/>
      </w:pPr>
      <w:r>
        <w:rPr>
          <w:rStyle w:val="VerbatimChar"/>
        </w:rPr>
        <w:t>##    chol age exercise sex categ</w:t>
      </w:r>
      <w:r>
        <w:br/>
      </w:r>
      <w:r>
        <w:rPr>
          <w:rStyle w:val="VerbatimChar"/>
        </w:rPr>
        <w:t xml:space="preserve">## </w:t>
      </w:r>
      <w:proofErr w:type="gramStart"/>
      <w:r>
        <w:rPr>
          <w:rStyle w:val="VerbatimChar"/>
        </w:rPr>
        <w:t>75  9.4</w:t>
      </w:r>
      <w:proofErr w:type="gramEnd"/>
      <w:r>
        <w:rPr>
          <w:rStyle w:val="VerbatimChar"/>
        </w:rPr>
        <w:t xml:space="preserve">  45        4   0     2</w:t>
      </w:r>
      <w:r>
        <w:br/>
      </w:r>
      <w:r>
        <w:rPr>
          <w:rStyle w:val="VerbatimChar"/>
        </w:rPr>
        <w:t>## 76  9.5  52        4   0     2</w:t>
      </w:r>
      <w:r>
        <w:br/>
      </w:r>
      <w:r>
        <w:rPr>
          <w:rStyle w:val="VerbatimChar"/>
        </w:rPr>
        <w:t>## 77  9.6  35        4   0     2</w:t>
      </w:r>
      <w:r>
        <w:br/>
      </w:r>
      <w:r>
        <w:rPr>
          <w:rStyle w:val="VerbatimChar"/>
        </w:rPr>
        <w:t>## 78  9.8  43        3   0     2</w:t>
      </w:r>
      <w:r>
        <w:br/>
      </w:r>
      <w:r>
        <w:rPr>
          <w:rStyle w:val="VerbatimChar"/>
        </w:rPr>
        <w:t>## 79  9.9  47        3   0     2</w:t>
      </w:r>
      <w:r>
        <w:br/>
      </w:r>
      <w:r>
        <w:rPr>
          <w:rStyle w:val="VerbatimChar"/>
        </w:rPr>
        <w:t>## 80 10.0  44        3   0     2</w:t>
      </w:r>
    </w:p>
    <w:p w:rsidR="002575C0" w:rsidRDefault="002575C0" w:rsidP="002575C0">
      <w:pPr>
        <w:pStyle w:val="FirstParagraph"/>
      </w:pPr>
      <w:r>
        <w:t>We can view the dimension</w:t>
      </w:r>
      <w:r>
        <w:fldChar w:fldCharType="begin"/>
      </w:r>
      <w:r>
        <w:instrText xml:space="preserve"> XE "object:dimension" </w:instrText>
      </w:r>
      <w:r>
        <w:fldChar w:fldCharType="end"/>
      </w:r>
      <w:r>
        <w:t xml:space="preserve"> of the data (row and column),</w:t>
      </w:r>
    </w:p>
    <w:p w:rsidR="002575C0" w:rsidRDefault="002575C0" w:rsidP="002575C0">
      <w:pPr>
        <w:pStyle w:val="SourceCode"/>
      </w:pPr>
      <w:r>
        <w:rPr>
          <w:rStyle w:val="KeywordTok"/>
        </w:rPr>
        <w:t>dim</w:t>
      </w:r>
      <w:r>
        <w:rPr>
          <w:rStyle w:val="NormalTok"/>
        </w:rPr>
        <w:t>(data)</w:t>
      </w:r>
    </w:p>
    <w:p w:rsidR="002575C0" w:rsidRDefault="002575C0" w:rsidP="002575C0">
      <w:pPr>
        <w:pStyle w:val="SourceCode"/>
      </w:pPr>
      <w:r>
        <w:rPr>
          <w:rStyle w:val="VerbatimChar"/>
        </w:rPr>
        <w:t xml:space="preserve">## [1] </w:t>
      </w:r>
      <w:proofErr w:type="gramStart"/>
      <w:r>
        <w:rPr>
          <w:rStyle w:val="VerbatimChar"/>
        </w:rPr>
        <w:t>80  5</w:t>
      </w:r>
      <w:proofErr w:type="gramEnd"/>
    </w:p>
    <w:p w:rsidR="002575C0" w:rsidRDefault="002575C0" w:rsidP="002575C0">
      <w:pPr>
        <w:pStyle w:val="FirstParagraph"/>
      </w:pPr>
      <w:r>
        <w:t>Here, we have 80 rows (observations) and 5 columns (variables).</w:t>
      </w:r>
    </w:p>
    <w:p w:rsidR="002575C0" w:rsidRDefault="002575C0" w:rsidP="002575C0">
      <w:pPr>
        <w:pStyle w:val="BodyText"/>
      </w:pPr>
      <w:r>
        <w:t>Next, view the names</w:t>
      </w:r>
      <w:r>
        <w:fldChar w:fldCharType="begin"/>
      </w:r>
      <w:r>
        <w:instrText xml:space="preserve"> XE "object:name" </w:instrText>
      </w:r>
      <w:r>
        <w:fldChar w:fldCharType="end"/>
      </w:r>
      <w:r>
        <w:t xml:space="preserve"> of the five variables,</w:t>
      </w:r>
    </w:p>
    <w:p w:rsidR="002575C0" w:rsidRDefault="002575C0" w:rsidP="002575C0">
      <w:pPr>
        <w:pStyle w:val="SourceCode"/>
      </w:pPr>
      <w:r>
        <w:rPr>
          <w:rStyle w:val="KeywordTok"/>
        </w:rPr>
        <w:t>names</w:t>
      </w:r>
      <w:r>
        <w:rPr>
          <w:rStyle w:val="NormalTok"/>
        </w:rPr>
        <w:t>(data)</w:t>
      </w:r>
    </w:p>
    <w:p w:rsidR="002575C0" w:rsidRDefault="002575C0" w:rsidP="002575C0">
      <w:pPr>
        <w:pStyle w:val="SourceCode"/>
      </w:pPr>
      <w:r>
        <w:rPr>
          <w:rStyle w:val="VerbatimChar"/>
        </w:rPr>
        <w:t>## [1] "chol"     "age"      "exercise" "sex"      "categ"</w:t>
      </w:r>
    </w:p>
    <w:p w:rsidR="002575C0" w:rsidRDefault="002575C0" w:rsidP="002575C0">
      <w:pPr>
        <w:pStyle w:val="FirstParagraph"/>
      </w:pPr>
      <w:r>
        <w:t xml:space="preserve">Using </w:t>
      </w:r>
      <w:proofErr w:type="gramStart"/>
      <w:r>
        <w:rPr>
          <w:rStyle w:val="VerbatimChar"/>
        </w:rPr>
        <w:t>str(</w:t>
      </w:r>
      <w:proofErr w:type="gramEnd"/>
      <w:r>
        <w:rPr>
          <w:rStyle w:val="VerbatimChar"/>
        </w:rPr>
        <w:t>)</w:t>
      </w:r>
      <w:r>
        <w:t>, in one go we can view these details of the data,</w:t>
      </w:r>
    </w:p>
    <w:p w:rsidR="002575C0" w:rsidRDefault="002575C0" w:rsidP="002575C0">
      <w:pPr>
        <w:pStyle w:val="SourceCode"/>
      </w:pPr>
      <w:r>
        <w:rPr>
          <w:rStyle w:val="KeywordTok"/>
        </w:rPr>
        <w:t>str</w:t>
      </w:r>
      <w:r>
        <w:rPr>
          <w:rStyle w:val="NormalTok"/>
        </w:rPr>
        <w:t>(data)</w:t>
      </w:r>
    </w:p>
    <w:p w:rsidR="002575C0" w:rsidRDefault="002575C0" w:rsidP="002575C0">
      <w:pPr>
        <w:pStyle w:val="SourceCode"/>
      </w:pPr>
      <w:r>
        <w:rPr>
          <w:rStyle w:val="VerbatimChar"/>
        </w:rPr>
        <w:t>## 'data.frame':    80 obs. of  5 variables:</w:t>
      </w:r>
      <w:r>
        <w:br/>
      </w:r>
      <w:r>
        <w:rPr>
          <w:rStyle w:val="VerbatimChar"/>
        </w:rPr>
        <w:t>##  $ chol    : num  6.5 6.6 6.8 6.8 6.9 7 7 7.2 7.2 7.2 ...</w:t>
      </w:r>
      <w:r>
        <w:br/>
      </w:r>
      <w:r>
        <w:rPr>
          <w:rStyle w:val="VerbatimChar"/>
        </w:rPr>
        <w:t>##  $ age     : int  38 35 39 36 31 38 33 36 40 34 ...</w:t>
      </w:r>
      <w:r>
        <w:br/>
      </w:r>
      <w:r>
        <w:rPr>
          <w:rStyle w:val="VerbatimChar"/>
        </w:rPr>
        <w:t>##  $ exercise: int  6 5 6 5 4 4 5 5 4 6 ...</w:t>
      </w:r>
      <w:r>
        <w:br/>
      </w:r>
      <w:r>
        <w:rPr>
          <w:rStyle w:val="VerbatimChar"/>
        </w:rPr>
        <w:t>##  $ sex     : int  1 1 1 1 1 1 1 1 1 1 ...</w:t>
      </w:r>
      <w:r>
        <w:br/>
      </w:r>
      <w:r>
        <w:rPr>
          <w:rStyle w:val="VerbatimChar"/>
        </w:rPr>
        <w:t>##  $ categ   : int  0 0 0 0 0 0 0 0 0 0 ...</w:t>
      </w:r>
    </w:p>
    <w:p w:rsidR="002575C0" w:rsidRDefault="002575C0" w:rsidP="002575C0">
      <w:pPr>
        <w:pStyle w:val="Heading3"/>
      </w:pPr>
      <w:bookmarkStart w:id="94" w:name="__RefHeading___Toc9253_1980654227"/>
      <w:bookmarkStart w:id="95" w:name="exporting-dataset-from-r"/>
      <w:bookmarkStart w:id="96" w:name="_Toc529195207"/>
      <w:bookmarkStart w:id="97" w:name="_Toc530050393"/>
      <w:bookmarkEnd w:id="94"/>
      <w:bookmarkEnd w:id="95"/>
      <w:r>
        <w:t>Exporting dataset from R</w:t>
      </w:r>
      <w:bookmarkEnd w:id="96"/>
      <w:bookmarkEnd w:id="97"/>
    </w:p>
    <w:p w:rsidR="002575C0" w:rsidRDefault="002575C0" w:rsidP="002575C0">
      <w:pPr>
        <w:pStyle w:val="FirstParagraph"/>
      </w:pPr>
      <w:r>
        <w:t>You can also export data</w:t>
      </w:r>
      <w:r>
        <w:fldChar w:fldCharType="begin"/>
      </w:r>
      <w:r>
        <w:instrText xml:space="preserve"> XE "</w:instrText>
      </w:r>
      <w:r w:rsidRPr="00F05AC0">
        <w:instrText>dataset:</w:instrText>
      </w:r>
      <w:r>
        <w:rPr>
          <w:lang w:val="en-GB"/>
        </w:rPr>
        <w:instrText>exporting</w:instrText>
      </w:r>
      <w:r>
        <w:instrText xml:space="preserve">" </w:instrText>
      </w:r>
      <w:r>
        <w:fldChar w:fldCharType="end"/>
      </w:r>
      <w:r>
        <w:t xml:space="preserve"> into various formats using these packages.</w:t>
      </w:r>
    </w:p>
    <w:p w:rsidR="002575C0" w:rsidRDefault="002575C0" w:rsidP="002575C0">
      <w:pPr>
        <w:pStyle w:val="BodyText"/>
      </w:pPr>
      <w:r>
        <w:t>For example,</w:t>
      </w:r>
    </w:p>
    <w:p w:rsidR="002575C0" w:rsidRDefault="002575C0" w:rsidP="00BF4A77">
      <w:pPr>
        <w:pStyle w:val="Compact"/>
        <w:numPr>
          <w:ilvl w:val="0"/>
          <w:numId w:val="29"/>
        </w:numPr>
      </w:pPr>
      <w:r>
        <w:t xml:space="preserve">to export data into a </w:t>
      </w:r>
      <w:r>
        <w:rPr>
          <w:i/>
        </w:rPr>
        <w:t>comma separated version</w:t>
      </w:r>
      <w:r>
        <w:t xml:space="preserve"> (.csv) file, we can use </w:t>
      </w:r>
      <w:r>
        <w:rPr>
          <w:rStyle w:val="VerbatimChar"/>
        </w:rPr>
        <w:t>write.csv</w:t>
      </w:r>
      <w:r>
        <w:t xml:space="preserve"> function.</w:t>
      </w:r>
    </w:p>
    <w:p w:rsidR="002575C0" w:rsidRDefault="002575C0" w:rsidP="00BF4A77">
      <w:pPr>
        <w:pStyle w:val="Compact"/>
        <w:numPr>
          <w:ilvl w:val="0"/>
          <w:numId w:val="29"/>
        </w:numPr>
      </w:pPr>
      <w:r>
        <w:t xml:space="preserve">to export data into stata format, we can use </w:t>
      </w:r>
      <w:r>
        <w:rPr>
          <w:rStyle w:val="VerbatimChar"/>
        </w:rPr>
        <w:t>write.dta</w:t>
      </w:r>
      <w:r>
        <w:t xml:space="preserve"> function</w:t>
      </w:r>
    </w:p>
    <w:p w:rsidR="002575C0" w:rsidRDefault="002575C0" w:rsidP="002575C0">
      <w:pPr>
        <w:pStyle w:val="SourceCode"/>
      </w:pPr>
      <w:proofErr w:type="gramStart"/>
      <w:r>
        <w:rPr>
          <w:rStyle w:val="KeywordTok"/>
        </w:rPr>
        <w:t>write.csv</w:t>
      </w:r>
      <w:r>
        <w:rPr>
          <w:rStyle w:val="NormalTok"/>
        </w:rPr>
        <w:t>(</w:t>
      </w:r>
      <w:proofErr w:type="gramEnd"/>
      <w:r>
        <w:rPr>
          <w:rStyle w:val="NormalTok"/>
        </w:rPr>
        <w:t xml:space="preserve">data, </w:t>
      </w:r>
      <w:r>
        <w:rPr>
          <w:rStyle w:val="StringTok"/>
        </w:rPr>
        <w:t>'data.csv'</w:t>
      </w:r>
      <w:r>
        <w:rPr>
          <w:rStyle w:val="NormalTok"/>
        </w:rPr>
        <w:t>)</w:t>
      </w:r>
      <w:r>
        <w:br/>
      </w:r>
      <w:r>
        <w:rPr>
          <w:rStyle w:val="KeywordTok"/>
        </w:rPr>
        <w:t>write.dta</w:t>
      </w:r>
      <w:r>
        <w:rPr>
          <w:rStyle w:val="NormalTok"/>
        </w:rPr>
        <w:t xml:space="preserve">(data, </w:t>
      </w:r>
      <w:r>
        <w:rPr>
          <w:rStyle w:val="StringTok"/>
        </w:rPr>
        <w:t>'data.dta'</w:t>
      </w:r>
      <w:r>
        <w:rPr>
          <w:rStyle w:val="NormalTok"/>
        </w:rPr>
        <w:t xml:space="preserve">) </w:t>
      </w:r>
    </w:p>
    <w:p w:rsidR="002575C0" w:rsidRDefault="002575C0" w:rsidP="002575C0">
      <w:pPr>
        <w:pStyle w:val="Heading2"/>
      </w:pPr>
      <w:bookmarkStart w:id="98" w:name="__RefHeading___Toc9255_1980654227"/>
      <w:bookmarkStart w:id="99" w:name="built-in-datasets-in-r"/>
      <w:bookmarkStart w:id="100" w:name="_Toc529195208"/>
      <w:bookmarkStart w:id="101" w:name="_Toc530050394"/>
      <w:bookmarkEnd w:id="98"/>
      <w:bookmarkEnd w:id="99"/>
      <w:r>
        <w:lastRenderedPageBreak/>
        <w:t>Built-in datasets in R</w:t>
      </w:r>
      <w:bookmarkEnd w:id="100"/>
      <w:bookmarkEnd w:id="101"/>
    </w:p>
    <w:p w:rsidR="002575C0" w:rsidRDefault="002575C0" w:rsidP="002575C0">
      <w:pPr>
        <w:pStyle w:val="FirstParagraph"/>
      </w:pPr>
      <w:r>
        <w:t xml:space="preserve">R also have </w:t>
      </w:r>
      <w:proofErr w:type="gramStart"/>
      <w:r>
        <w:t>a number of</w:t>
      </w:r>
      <w:proofErr w:type="gramEnd"/>
      <w:r>
        <w:t xml:space="preserve"> built-in datasets</w:t>
      </w:r>
      <w:r>
        <w:fldChar w:fldCharType="begin"/>
      </w:r>
      <w:r>
        <w:instrText xml:space="preserve"> XE "</w:instrText>
      </w:r>
      <w:r w:rsidRPr="00F05AC0">
        <w:instrText>dataset:</w:instrText>
      </w:r>
      <w:r>
        <w:rPr>
          <w:lang w:val="en-GB"/>
        </w:rPr>
        <w:instrText>built-in</w:instrText>
      </w:r>
      <w:r>
        <w:instrText xml:space="preserve">" </w:instrText>
      </w:r>
      <w:r>
        <w:fldChar w:fldCharType="end"/>
      </w:r>
      <w:r>
        <w:t xml:space="preserve"> (some are also provided by loaded packages). The datasets are often used for teaching purposes in learning new statistical analyses. You can view the available datasets by</w:t>
      </w:r>
    </w:p>
    <w:p w:rsidR="002575C0" w:rsidRDefault="002575C0" w:rsidP="002575C0">
      <w:pPr>
        <w:pStyle w:val="SourceCode"/>
      </w:pPr>
      <w:proofErr w:type="gramStart"/>
      <w:r>
        <w:rPr>
          <w:rStyle w:val="KeywordTok"/>
        </w:rPr>
        <w:t>data</w:t>
      </w:r>
      <w:r>
        <w:rPr>
          <w:rStyle w:val="NormalTok"/>
        </w:rPr>
        <w:t>(</w:t>
      </w:r>
      <w:proofErr w:type="gramEnd"/>
      <w:r>
        <w:rPr>
          <w:rStyle w:val="NormalTok"/>
        </w:rPr>
        <w:t>)</w:t>
      </w:r>
    </w:p>
    <w:p w:rsidR="002575C0" w:rsidRDefault="002575C0" w:rsidP="002575C0">
      <w:pPr>
        <w:pStyle w:val="SourceCode"/>
      </w:pPr>
      <w:r>
        <w:rPr>
          <w:rStyle w:val="VerbatimChar"/>
        </w:rPr>
        <w:t>## Data sets in package ‘datasets’:</w:t>
      </w:r>
      <w:r>
        <w:br/>
      </w:r>
      <w:r>
        <w:br/>
      </w:r>
      <w:r>
        <w:rPr>
          <w:rStyle w:val="VerbatimChar"/>
        </w:rPr>
        <w:t>## AirPassengers            Monthly Airline Passenger Numbers 1949-1960</w:t>
      </w:r>
      <w:r>
        <w:br/>
      </w:r>
      <w:r>
        <w:rPr>
          <w:rStyle w:val="VerbatimChar"/>
        </w:rPr>
        <w:t>## BJsales                  Sales Data with Leading Indicator</w:t>
      </w:r>
      <w:r>
        <w:br/>
      </w:r>
      <w:r>
        <w:rPr>
          <w:rStyle w:val="VerbatimChar"/>
        </w:rPr>
        <w:t>## BJsales.lead (</w:t>
      </w:r>
      <w:proofErr w:type="gramStart"/>
      <w:r>
        <w:rPr>
          <w:rStyle w:val="VerbatimChar"/>
        </w:rPr>
        <w:t xml:space="preserve">BJsales)   </w:t>
      </w:r>
      <w:proofErr w:type="gramEnd"/>
      <w:r>
        <w:rPr>
          <w:rStyle w:val="VerbatimChar"/>
        </w:rPr>
        <w:t>Sales Data with Leading Indicator</w:t>
      </w:r>
      <w:r>
        <w:br/>
      </w:r>
      <w:r>
        <w:rPr>
          <w:rStyle w:val="VerbatimChar"/>
        </w:rPr>
        <w:t>## BOD                      Biochemical Oxygen Demand</w:t>
      </w:r>
      <w:r>
        <w:br/>
      </w:r>
      <w:r>
        <w:rPr>
          <w:rStyle w:val="VerbatimChar"/>
        </w:rPr>
        <w:t>## CO2                      Carbon Dioxide Uptake in Grass Plants</w:t>
      </w:r>
      <w:r>
        <w:br/>
      </w:r>
      <w:r>
        <w:rPr>
          <w:rStyle w:val="VerbatimChar"/>
        </w:rPr>
        <w:t>## ...</w:t>
      </w:r>
    </w:p>
    <w:p w:rsidR="002575C0" w:rsidRDefault="002575C0" w:rsidP="002575C0">
      <w:pPr>
        <w:pStyle w:val="FirstParagraph"/>
      </w:pPr>
      <w:r>
        <w:t>We can view any dataset description by appending “?” to the dataset name. For example,</w:t>
      </w:r>
    </w:p>
    <w:p w:rsidR="002575C0" w:rsidRDefault="002575C0" w:rsidP="002575C0">
      <w:pPr>
        <w:pStyle w:val="SourceCode"/>
      </w:pPr>
      <w:proofErr w:type="gramStart"/>
      <w:r>
        <w:rPr>
          <w:rStyle w:val="NormalTok"/>
        </w:rPr>
        <w:t>?chickwts</w:t>
      </w:r>
      <w:proofErr w:type="gramEnd"/>
    </w:p>
    <w:p w:rsidR="002575C0" w:rsidRDefault="002575C0" w:rsidP="002575C0">
      <w:pPr>
        <w:pStyle w:val="FirstParagraph"/>
      </w:pPr>
      <w:r>
        <w:t xml:space="preserve">We will use </w:t>
      </w:r>
      <w:r>
        <w:rPr>
          <w:rStyle w:val="VerbatimChar"/>
        </w:rPr>
        <w:t>chickwts</w:t>
      </w:r>
      <w:r>
        <w:t xml:space="preserve">, </w:t>
      </w:r>
      <w:r>
        <w:rPr>
          <w:rStyle w:val="VerbatimChar"/>
        </w:rPr>
        <w:t>women</w:t>
      </w:r>
      <w:r>
        <w:t xml:space="preserve"> and </w:t>
      </w:r>
      <w:r>
        <w:rPr>
          <w:rStyle w:val="VerbatimChar"/>
        </w:rPr>
        <w:t>infert</w:t>
      </w:r>
      <w:r>
        <w:t xml:space="preserve"> datasets in the next chapter.</w:t>
      </w:r>
    </w:p>
    <w:p w:rsidR="002575C0" w:rsidRDefault="002575C0" w:rsidP="002575C0">
      <w:pPr>
        <w:pStyle w:val="Heading2"/>
      </w:pPr>
      <w:bookmarkStart w:id="102" w:name="__RefHeading___Toc9257_1980654227"/>
      <w:bookmarkStart w:id="103" w:name="data-structure"/>
      <w:bookmarkStart w:id="104" w:name="_Toc529195209"/>
      <w:bookmarkStart w:id="105" w:name="_Toc530050395"/>
      <w:bookmarkEnd w:id="102"/>
      <w:bookmarkEnd w:id="103"/>
      <w:r>
        <w:t>Data structure</w:t>
      </w:r>
      <w:bookmarkEnd w:id="104"/>
      <w:bookmarkEnd w:id="105"/>
    </w:p>
    <w:p w:rsidR="002575C0" w:rsidRDefault="002575C0" w:rsidP="002575C0">
      <w:pPr>
        <w:pStyle w:val="FirstParagraph"/>
      </w:pPr>
      <w:r>
        <w:t xml:space="preserve">To completely understand the output from </w:t>
      </w:r>
      <w:proofErr w:type="gramStart"/>
      <w:r>
        <w:rPr>
          <w:rStyle w:val="VerbatimChar"/>
        </w:rPr>
        <w:t>str(</w:t>
      </w:r>
      <w:proofErr w:type="gramEnd"/>
      <w:r>
        <w:rPr>
          <w:rStyle w:val="VerbatimChar"/>
        </w:rPr>
        <w:t>)</w:t>
      </w:r>
      <w:r>
        <w:t xml:space="preserve"> of </w:t>
      </w:r>
      <w:r>
        <w:rPr>
          <w:rStyle w:val="VerbatimChar"/>
        </w:rPr>
        <w:t>data</w:t>
      </w:r>
      <w:r>
        <w:fldChar w:fldCharType="begin"/>
      </w:r>
      <w:r>
        <w:instrText xml:space="preserve"> XE "</w:instrText>
      </w:r>
      <w:r w:rsidRPr="00F05AC0">
        <w:instrText>data</w:instrText>
      </w:r>
      <w:r>
        <w:instrText xml:space="preserve">:structure" </w:instrText>
      </w:r>
      <w:r>
        <w:fldChar w:fldCharType="end"/>
      </w:r>
      <w:r>
        <w:t>, there are several basics that we must understand; the variable types and the containers.</w:t>
      </w:r>
    </w:p>
    <w:p w:rsidR="002575C0" w:rsidRDefault="002575C0" w:rsidP="002575C0">
      <w:pPr>
        <w:pStyle w:val="Heading3"/>
      </w:pPr>
      <w:bookmarkStart w:id="106" w:name="__RefHeading___Toc9259_1980654227"/>
      <w:bookmarkStart w:id="107" w:name="variable-types"/>
      <w:bookmarkStart w:id="108" w:name="_Toc529195210"/>
      <w:bookmarkStart w:id="109" w:name="_Toc530050396"/>
      <w:bookmarkEnd w:id="106"/>
      <w:bookmarkEnd w:id="107"/>
      <w:r>
        <w:t>Variable types</w:t>
      </w:r>
      <w:bookmarkEnd w:id="108"/>
      <w:bookmarkEnd w:id="109"/>
    </w:p>
    <w:p w:rsidR="002575C0" w:rsidRDefault="002575C0" w:rsidP="002575C0">
      <w:pPr>
        <w:pStyle w:val="FirstParagraph"/>
      </w:pPr>
      <w:r>
        <w:t>Again</w:t>
      </w:r>
      <w:r>
        <w:fldChar w:fldCharType="begin"/>
      </w:r>
      <w:r>
        <w:instrText xml:space="preserve"> XE "variable:type" </w:instrText>
      </w:r>
      <w:r>
        <w:fldChar w:fldCharType="end"/>
      </w:r>
      <w:r>
        <w:t>, from</w:t>
      </w:r>
    </w:p>
    <w:p w:rsidR="002575C0" w:rsidRDefault="002575C0" w:rsidP="002575C0">
      <w:pPr>
        <w:pStyle w:val="SourceCode"/>
      </w:pPr>
      <w:r>
        <w:rPr>
          <w:rStyle w:val="KeywordTok"/>
        </w:rPr>
        <w:t>str</w:t>
      </w:r>
      <w:r>
        <w:rPr>
          <w:rStyle w:val="NormalTok"/>
        </w:rPr>
        <w:t>(data)</w:t>
      </w:r>
    </w:p>
    <w:p w:rsidR="002575C0" w:rsidRDefault="002575C0" w:rsidP="002575C0">
      <w:pPr>
        <w:pStyle w:val="SourceCode"/>
      </w:pPr>
      <w:r>
        <w:rPr>
          <w:rStyle w:val="VerbatimChar"/>
        </w:rPr>
        <w:t>## 'data.frame':    80 obs. of  5 variables:</w:t>
      </w:r>
      <w:r>
        <w:br/>
      </w:r>
      <w:r>
        <w:rPr>
          <w:rStyle w:val="VerbatimChar"/>
        </w:rPr>
        <w:t>##  $ chol    : num  6.5 6.6 6.8 6.8 6.9 7 7 7.2 7.2 7.2 ...</w:t>
      </w:r>
      <w:r>
        <w:br/>
      </w:r>
      <w:r>
        <w:rPr>
          <w:rStyle w:val="VerbatimChar"/>
        </w:rPr>
        <w:t>##  $ age     : int  38 35 39 36 31 38 33 36 40 34 ...</w:t>
      </w:r>
      <w:r>
        <w:br/>
      </w:r>
      <w:r>
        <w:rPr>
          <w:rStyle w:val="VerbatimChar"/>
        </w:rPr>
        <w:t>##  $ exercise: int  6 5 6 5 4 4 5 5 4 6 ...</w:t>
      </w:r>
      <w:r>
        <w:br/>
      </w:r>
      <w:r>
        <w:rPr>
          <w:rStyle w:val="VerbatimChar"/>
        </w:rPr>
        <w:t>##  $ sex     : int  1 1 1 1 1 1 1 1 1 1 ...</w:t>
      </w:r>
      <w:r>
        <w:br/>
      </w:r>
      <w:r>
        <w:rPr>
          <w:rStyle w:val="VerbatimChar"/>
        </w:rPr>
        <w:t>##  $ categ   : int  0 0 0 0 0 0 0 0 0 0 ...</w:t>
      </w:r>
    </w:p>
    <w:p w:rsidR="002575C0" w:rsidRDefault="002575C0" w:rsidP="002575C0">
      <w:pPr>
        <w:pStyle w:val="FirstParagraph"/>
      </w:pPr>
      <w:r>
        <w:t xml:space="preserve">you will notice </w:t>
      </w:r>
      <w:r>
        <w:rPr>
          <w:rStyle w:val="VerbatimChar"/>
        </w:rPr>
        <w:t>num</w:t>
      </w:r>
      <w:r>
        <w:t xml:space="preserve"> and </w:t>
      </w:r>
      <w:r>
        <w:rPr>
          <w:rStyle w:val="VerbatimChar"/>
        </w:rPr>
        <w:t>Factor</w:t>
      </w:r>
      <w:r>
        <w:t>. These represent the variable types:</w:t>
      </w:r>
    </w:p>
    <w:p w:rsidR="002575C0" w:rsidRDefault="002575C0" w:rsidP="00BF4A77">
      <w:pPr>
        <w:pStyle w:val="Compact"/>
        <w:numPr>
          <w:ilvl w:val="0"/>
          <w:numId w:val="30"/>
        </w:numPr>
      </w:pPr>
      <w:r>
        <w:t>num = numerical variable.</w:t>
      </w:r>
      <w:r w:rsidRPr="00F57D65">
        <w:t xml:space="preserve"> </w:t>
      </w:r>
      <w:r>
        <w:fldChar w:fldCharType="begin"/>
      </w:r>
      <w:r>
        <w:instrText xml:space="preserve"> XE "variable:numerical" </w:instrText>
      </w:r>
      <w:r>
        <w:fldChar w:fldCharType="end"/>
      </w:r>
    </w:p>
    <w:p w:rsidR="002575C0" w:rsidRDefault="002575C0" w:rsidP="00BF4A77">
      <w:pPr>
        <w:pStyle w:val="Compact"/>
        <w:numPr>
          <w:ilvl w:val="0"/>
          <w:numId w:val="30"/>
        </w:numPr>
      </w:pPr>
      <w:r>
        <w:t>Factor = categorical variable.</w:t>
      </w:r>
      <w:r w:rsidRPr="00F57D65">
        <w:t xml:space="preserve"> </w:t>
      </w:r>
      <w:r>
        <w:fldChar w:fldCharType="begin"/>
      </w:r>
      <w:r>
        <w:instrText xml:space="preserve"> XE "variable:categorical" </w:instrText>
      </w:r>
      <w:r>
        <w:fldChar w:fldCharType="end"/>
      </w:r>
      <w:r>
        <w:fldChar w:fldCharType="begin"/>
      </w:r>
      <w:r>
        <w:instrText xml:space="preserve"> XE "variable:factor" </w:instrText>
      </w:r>
      <w:r>
        <w:fldChar w:fldCharType="end"/>
      </w:r>
    </w:p>
    <w:p w:rsidR="002575C0" w:rsidRDefault="002575C0" w:rsidP="002575C0">
      <w:pPr>
        <w:pStyle w:val="FirstParagraph"/>
      </w:pPr>
      <w:r>
        <w:t>Each column/variable in R is a vector</w:t>
      </w:r>
      <w:r>
        <w:fldChar w:fldCharType="begin"/>
      </w:r>
      <w:r>
        <w:instrText xml:space="preserve"> XE "vector" </w:instrText>
      </w:r>
      <w:r>
        <w:fldChar w:fldCharType="end"/>
      </w:r>
      <w:r>
        <w:t>, which is a collection of values of the same type. You can create the vectors as follows (pay attention to the variable type):</w:t>
      </w:r>
    </w:p>
    <w:p w:rsidR="002575C0" w:rsidRDefault="002575C0" w:rsidP="002575C0">
      <w:pPr>
        <w:pStyle w:val="SourceCode"/>
      </w:pPr>
      <w:r>
        <w:rPr>
          <w:rStyle w:val="NormalTok"/>
        </w:rPr>
        <w:t>data_num &lt;-</w:t>
      </w:r>
      <w:r>
        <w:rPr>
          <w:rStyle w:val="StringTok"/>
        </w:rPr>
        <w:t xml:space="preserve"> </w:t>
      </w:r>
      <w:proofErr w:type="gramStart"/>
      <w:r>
        <w:rPr>
          <w:rStyle w:val="KeywordTok"/>
        </w:rPr>
        <w:t>c</w:t>
      </w:r>
      <w:r>
        <w:rPr>
          <w:rStyle w:val="NormalTok"/>
        </w:rPr>
        <w:t>(</w:t>
      </w:r>
      <w:proofErr w:type="gramEnd"/>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 xml:space="preserve">); </w:t>
      </w:r>
      <w:r>
        <w:rPr>
          <w:rStyle w:val="KeywordTok"/>
        </w:rPr>
        <w:t>str</w:t>
      </w:r>
      <w:r>
        <w:rPr>
          <w:rStyle w:val="NormalTok"/>
        </w:rPr>
        <w:t>(data_num)</w:t>
      </w:r>
    </w:p>
    <w:p w:rsidR="002575C0" w:rsidRDefault="002575C0" w:rsidP="002575C0">
      <w:pPr>
        <w:pStyle w:val="SourceCode"/>
        <w:rPr>
          <w:rStyle w:val="VerbatimChar"/>
        </w:rPr>
      </w:pPr>
      <w:r>
        <w:rPr>
          <w:rStyle w:val="VerbatimChar"/>
        </w:rPr>
        <w:lastRenderedPageBreak/>
        <w:t>#</w:t>
      </w:r>
      <w:proofErr w:type="gramStart"/>
      <w:r>
        <w:rPr>
          <w:rStyle w:val="VerbatimChar"/>
        </w:rPr>
        <w:t>#  num</w:t>
      </w:r>
      <w:proofErr w:type="gramEnd"/>
      <w:r>
        <w:rPr>
          <w:rStyle w:val="VerbatimChar"/>
        </w:rPr>
        <w:t xml:space="preserve"> [1:5] 1 2 3 4 5</w:t>
      </w:r>
    </w:p>
    <w:p w:rsidR="002575C0" w:rsidRDefault="002575C0" w:rsidP="002575C0">
      <w:pPr>
        <w:pStyle w:val="SourceCode"/>
      </w:pPr>
      <w:r>
        <w:rPr>
          <w:rStyle w:val="NormalTok"/>
        </w:rPr>
        <w:t>data_cat &lt;-</w:t>
      </w:r>
      <w:r>
        <w:rPr>
          <w:rStyle w:val="StringTok"/>
        </w:rPr>
        <w:t xml:space="preserve"> </w:t>
      </w:r>
      <w:proofErr w:type="gramStart"/>
      <w:r>
        <w:rPr>
          <w:rStyle w:val="KeywordTok"/>
        </w:rPr>
        <w:t>factor</w:t>
      </w:r>
      <w:r>
        <w:rPr>
          <w:rStyle w:val="NormalTok"/>
        </w:rPr>
        <w:t xml:space="preserve">( </w:t>
      </w:r>
      <w:r>
        <w:rPr>
          <w:rStyle w:val="KeywordTok"/>
        </w:rPr>
        <w:t>c</w:t>
      </w:r>
      <w:proofErr w:type="gramEnd"/>
      <w:r>
        <w:rPr>
          <w:rStyle w:val="NormalTok"/>
        </w:rPr>
        <w:t>(</w:t>
      </w:r>
      <w:r>
        <w:rPr>
          <w:rStyle w:val="StringTok"/>
        </w:rPr>
        <w:t>"M"</w:t>
      </w:r>
      <w:r>
        <w:rPr>
          <w:rStyle w:val="NormalTok"/>
        </w:rPr>
        <w:t xml:space="preserve">, </w:t>
      </w:r>
      <w:r>
        <w:rPr>
          <w:rStyle w:val="StringTok"/>
        </w:rPr>
        <w:t>"F"</w:t>
      </w:r>
      <w:r>
        <w:rPr>
          <w:rStyle w:val="NormalTok"/>
        </w:rPr>
        <w:t xml:space="preserve">, </w:t>
      </w:r>
      <w:r>
        <w:rPr>
          <w:rStyle w:val="StringTok"/>
        </w:rPr>
        <w:t>"M"</w:t>
      </w:r>
      <w:r>
        <w:rPr>
          <w:rStyle w:val="NormalTok"/>
        </w:rPr>
        <w:t xml:space="preserve">, </w:t>
      </w:r>
      <w:r>
        <w:rPr>
          <w:rStyle w:val="StringTok"/>
        </w:rPr>
        <w:t>"F"</w:t>
      </w:r>
      <w:r>
        <w:rPr>
          <w:rStyle w:val="NormalTok"/>
        </w:rPr>
        <w:t xml:space="preserve">, </w:t>
      </w:r>
      <w:r>
        <w:rPr>
          <w:rStyle w:val="StringTok"/>
        </w:rPr>
        <w:t>"M"</w:t>
      </w:r>
      <w:r>
        <w:rPr>
          <w:rStyle w:val="NormalTok"/>
        </w:rPr>
        <w:t xml:space="preserve">) ); </w:t>
      </w:r>
      <w:r>
        <w:rPr>
          <w:rStyle w:val="KeywordTok"/>
        </w:rPr>
        <w:t>str</w:t>
      </w:r>
      <w:r>
        <w:rPr>
          <w:rStyle w:val="NormalTok"/>
        </w:rPr>
        <w:t>(data_cat)</w:t>
      </w:r>
    </w:p>
    <w:p w:rsidR="002575C0" w:rsidRDefault="002575C0" w:rsidP="002575C0">
      <w:pPr>
        <w:pStyle w:val="SourceCode"/>
      </w:pPr>
      <w:r>
        <w:rPr>
          <w:rStyle w:val="VerbatimChar"/>
        </w:rPr>
        <w:t>#</w:t>
      </w:r>
      <w:proofErr w:type="gramStart"/>
      <w:r>
        <w:rPr>
          <w:rStyle w:val="VerbatimChar"/>
        </w:rPr>
        <w:t>#  Factor</w:t>
      </w:r>
      <w:proofErr w:type="gramEnd"/>
      <w:r>
        <w:rPr>
          <w:rStyle w:val="VerbatimChar"/>
        </w:rPr>
        <w:t xml:space="preserve"> w/ 2 levels "F","M": 2 1 2 1 2</w:t>
      </w:r>
    </w:p>
    <w:p w:rsidR="002575C0" w:rsidRDefault="002575C0" w:rsidP="002575C0">
      <w:pPr>
        <w:pStyle w:val="FirstParagraph"/>
      </w:pPr>
      <w:proofErr w:type="gramStart"/>
      <w:r>
        <w:rPr>
          <w:rStyle w:val="VerbatimChar"/>
        </w:rPr>
        <w:t>c(</w:t>
      </w:r>
      <w:proofErr w:type="gramEnd"/>
      <w:r>
        <w:rPr>
          <w:rStyle w:val="VerbatimChar"/>
        </w:rPr>
        <w:t>)</w:t>
      </w:r>
      <w:r>
        <w:fldChar w:fldCharType="begin"/>
      </w:r>
      <w:r>
        <w:instrText xml:space="preserve"> XE "combine" </w:instrText>
      </w:r>
      <w:r>
        <w:fldChar w:fldCharType="end"/>
      </w:r>
      <w:r>
        <w:t xml:space="preserve"> function is used to combine several values together as a vector. You may </w:t>
      </w:r>
      <w:proofErr w:type="gramStart"/>
      <w:r>
        <w:t xml:space="preserve">use </w:t>
      </w:r>
      <w:r>
        <w:rPr>
          <w:rStyle w:val="VerbatimChar"/>
        </w:rPr>
        <w:t>;</w:t>
      </w:r>
      <w:proofErr w:type="gramEnd"/>
      <w:r>
        <w:t xml:space="preserve"> to write two lines of short codes into one line.</w:t>
      </w:r>
    </w:p>
    <w:p w:rsidR="002575C0" w:rsidRDefault="002575C0" w:rsidP="002575C0">
      <w:pPr>
        <w:pStyle w:val="BodyText"/>
      </w:pPr>
      <w:r>
        <w:t xml:space="preserve">There are several more types of </w:t>
      </w:r>
      <w:proofErr w:type="gramStart"/>
      <w:r>
        <w:t>vectors, but</w:t>
      </w:r>
      <w:proofErr w:type="gramEnd"/>
      <w:r>
        <w:t xml:space="preserve"> knowing these two are sufficient for starter. You can view other types from help,</w:t>
      </w:r>
    </w:p>
    <w:p w:rsidR="002575C0" w:rsidRDefault="002575C0" w:rsidP="002575C0">
      <w:pPr>
        <w:pStyle w:val="SourceCode"/>
      </w:pPr>
      <w:proofErr w:type="gramStart"/>
      <w:r>
        <w:rPr>
          <w:rStyle w:val="NormalTok"/>
        </w:rPr>
        <w:t>?typeof</w:t>
      </w:r>
      <w:proofErr w:type="gramEnd"/>
    </w:p>
    <w:p w:rsidR="002575C0" w:rsidRDefault="002575C0" w:rsidP="002575C0">
      <w:pPr>
        <w:pStyle w:val="Heading3"/>
      </w:pPr>
      <w:bookmarkStart w:id="110" w:name="__RefHeading___Toc9261_1980654227"/>
      <w:bookmarkStart w:id="111" w:name="containers"/>
      <w:bookmarkStart w:id="112" w:name="_Toc529195211"/>
      <w:bookmarkStart w:id="113" w:name="_Toc530050397"/>
      <w:bookmarkEnd w:id="110"/>
      <w:bookmarkEnd w:id="111"/>
      <w:r>
        <w:t>Containers</w:t>
      </w:r>
      <w:bookmarkEnd w:id="112"/>
      <w:bookmarkEnd w:id="113"/>
    </w:p>
    <w:p w:rsidR="002575C0" w:rsidRDefault="002575C0" w:rsidP="002575C0">
      <w:pPr>
        <w:pStyle w:val="FirstParagraph"/>
      </w:pPr>
      <w:r>
        <w:t xml:space="preserve">Based on </w:t>
      </w:r>
      <w:r>
        <w:rPr>
          <w:rStyle w:val="VerbatimChar"/>
        </w:rPr>
        <w:t>str(data)</w:t>
      </w:r>
      <w:r>
        <w:t xml:space="preserve">, we notice that our </w:t>
      </w:r>
      <w:r>
        <w:rPr>
          <w:rStyle w:val="VerbatimChar"/>
        </w:rPr>
        <w:t>data</w:t>
      </w:r>
      <w:r>
        <w:t xml:space="preserve"> is a data frame (</w:t>
      </w:r>
      <w:proofErr w:type="gramStart"/>
      <w:r>
        <w:rPr>
          <w:rStyle w:val="VerbatimChar"/>
        </w:rPr>
        <w:t>data.frame</w:t>
      </w:r>
      <w:proofErr w:type="gramEnd"/>
      <w:r>
        <w:t>). Basic containers</w:t>
      </w:r>
      <w:r>
        <w:fldChar w:fldCharType="begin"/>
      </w:r>
      <w:r>
        <w:instrText xml:space="preserve"> XE "containers" </w:instrText>
      </w:r>
      <w:r>
        <w:fldChar w:fldCharType="end"/>
      </w:r>
      <w:r>
        <w:t xml:space="preserve"> that we usually use are data frame</w:t>
      </w:r>
      <w:r>
        <w:fldChar w:fldCharType="begin"/>
      </w:r>
      <w:r>
        <w:instrText xml:space="preserve"> XE "data frame" </w:instrText>
      </w:r>
      <w:r>
        <w:fldChar w:fldCharType="end"/>
      </w:r>
      <w:r>
        <w:t>, list</w:t>
      </w:r>
      <w:r>
        <w:fldChar w:fldCharType="begin"/>
      </w:r>
      <w:r>
        <w:instrText xml:space="preserve"> XE "list" </w:instrText>
      </w:r>
      <w:r>
        <w:fldChar w:fldCharType="end"/>
      </w:r>
      <w:r>
        <w:t xml:space="preserve"> and matrix</w:t>
      </w:r>
      <w:r>
        <w:fldChar w:fldCharType="begin"/>
      </w:r>
      <w:r>
        <w:instrText xml:space="preserve"> XE "matrix" </w:instrText>
      </w:r>
      <w:r>
        <w:fldChar w:fldCharType="end"/>
      </w:r>
      <w:r>
        <w:t xml:space="preserve">. These can be easily understood by examples below (utilizing our recently created vectors </w:t>
      </w:r>
      <w:r>
        <w:rPr>
          <w:rStyle w:val="VerbatimChar"/>
        </w:rPr>
        <w:t>data_num</w:t>
      </w:r>
      <w:r>
        <w:t xml:space="preserve"> and </w:t>
      </w:r>
      <w:r>
        <w:rPr>
          <w:rStyle w:val="VerbatimChar"/>
        </w:rPr>
        <w:t>data_cat</w:t>
      </w:r>
      <w:r>
        <w:t>).</w:t>
      </w:r>
    </w:p>
    <w:p w:rsidR="002575C0" w:rsidRDefault="002575C0" w:rsidP="002575C0">
      <w:pPr>
        <w:pStyle w:val="Heading4"/>
      </w:pPr>
      <w:bookmarkStart w:id="114" w:name="__RefHeading___Toc9785_1980654227"/>
      <w:bookmarkStart w:id="115" w:name="data-frame"/>
      <w:bookmarkEnd w:id="114"/>
      <w:bookmarkEnd w:id="115"/>
      <w:r>
        <w:t>Data frame</w:t>
      </w:r>
    </w:p>
    <w:p w:rsidR="002575C0" w:rsidRPr="00665ED1" w:rsidRDefault="002575C0" w:rsidP="002575C0">
      <w:pPr>
        <w:pStyle w:val="BodyText"/>
      </w:pPr>
      <w:r>
        <w:t>Create a data frame</w:t>
      </w:r>
      <w:r>
        <w:fldChar w:fldCharType="begin"/>
      </w:r>
      <w:r>
        <w:instrText xml:space="preserve"> XE "data frame" </w:instrText>
      </w:r>
      <w:r>
        <w:fldChar w:fldCharType="end"/>
      </w:r>
      <w:r>
        <w:t xml:space="preserve"> object based on vectors </w:t>
      </w:r>
      <w:r>
        <w:rPr>
          <w:rStyle w:val="VerbatimChar"/>
        </w:rPr>
        <w:t>data_num</w:t>
      </w:r>
      <w:r>
        <w:t xml:space="preserve"> and </w:t>
      </w:r>
      <w:r>
        <w:rPr>
          <w:rStyle w:val="VerbatimChar"/>
        </w:rPr>
        <w:t>data_cat</w:t>
      </w:r>
      <w:r>
        <w:t>,</w:t>
      </w:r>
    </w:p>
    <w:p w:rsidR="002575C0" w:rsidRDefault="002575C0" w:rsidP="002575C0">
      <w:pPr>
        <w:pStyle w:val="SourceCode"/>
      </w:pPr>
      <w:proofErr w:type="gramStart"/>
      <w:r>
        <w:rPr>
          <w:rStyle w:val="KeywordTok"/>
        </w:rPr>
        <w:t>data.frame</w:t>
      </w:r>
      <w:proofErr w:type="gramEnd"/>
      <w:r>
        <w:rPr>
          <w:rStyle w:val="NormalTok"/>
        </w:rPr>
        <w:t>(data_num, data_cat)</w:t>
      </w:r>
    </w:p>
    <w:p w:rsidR="002575C0" w:rsidRDefault="002575C0" w:rsidP="002575C0">
      <w:pPr>
        <w:pStyle w:val="SourceCode"/>
      </w:pPr>
      <w:r>
        <w:rPr>
          <w:rStyle w:val="VerbatimChar"/>
        </w:rPr>
        <w:t>##   data_num data_cat</w:t>
      </w:r>
      <w:r>
        <w:br/>
      </w:r>
      <w:r>
        <w:rPr>
          <w:rStyle w:val="VerbatimChar"/>
        </w:rPr>
        <w:t>## 1        1        M</w:t>
      </w:r>
      <w:r>
        <w:br/>
      </w:r>
      <w:r>
        <w:rPr>
          <w:rStyle w:val="VerbatimChar"/>
        </w:rPr>
        <w:t>## 2        2        F</w:t>
      </w:r>
      <w:r>
        <w:br/>
      </w:r>
      <w:r>
        <w:rPr>
          <w:rStyle w:val="VerbatimChar"/>
        </w:rPr>
        <w:t>## 3        3        M</w:t>
      </w:r>
      <w:r>
        <w:br/>
      </w:r>
      <w:r>
        <w:rPr>
          <w:rStyle w:val="VerbatimChar"/>
        </w:rPr>
        <w:t>## 4        4        F</w:t>
      </w:r>
      <w:r>
        <w:br/>
      </w:r>
      <w:r>
        <w:rPr>
          <w:rStyle w:val="VerbatimChar"/>
        </w:rPr>
        <w:t>## 5        5        M</w:t>
      </w:r>
    </w:p>
    <w:p w:rsidR="002575C0" w:rsidRDefault="002575C0" w:rsidP="002575C0">
      <w:pPr>
        <w:pStyle w:val="SourceCode"/>
      </w:pPr>
      <w:r>
        <w:rPr>
          <w:rStyle w:val="NormalTok"/>
        </w:rPr>
        <w:t>data_frame &lt;-</w:t>
      </w:r>
      <w:r>
        <w:rPr>
          <w:rStyle w:val="StringTok"/>
        </w:rPr>
        <w:t xml:space="preserve"> </w:t>
      </w:r>
      <w:proofErr w:type="gramStart"/>
      <w:r>
        <w:rPr>
          <w:rStyle w:val="KeywordTok"/>
        </w:rPr>
        <w:t>data.frame</w:t>
      </w:r>
      <w:proofErr w:type="gramEnd"/>
      <w:r>
        <w:rPr>
          <w:rStyle w:val="NormalTok"/>
        </w:rPr>
        <w:t xml:space="preserve">(data_num, data_cat); </w:t>
      </w:r>
      <w:r>
        <w:rPr>
          <w:rStyle w:val="KeywordTok"/>
        </w:rPr>
        <w:t>str</w:t>
      </w:r>
      <w:r>
        <w:rPr>
          <w:rStyle w:val="NormalTok"/>
        </w:rPr>
        <w:t>(data_frame)</w:t>
      </w:r>
    </w:p>
    <w:p w:rsidR="002575C0" w:rsidRDefault="002575C0" w:rsidP="002575C0">
      <w:pPr>
        <w:pStyle w:val="SourceCode"/>
      </w:pPr>
      <w:r>
        <w:rPr>
          <w:rStyle w:val="VerbatimChar"/>
        </w:rPr>
        <w:t>## '</w:t>
      </w:r>
      <w:proofErr w:type="gramStart"/>
      <w:r>
        <w:rPr>
          <w:rStyle w:val="VerbatimChar"/>
        </w:rPr>
        <w:t>data.frame</w:t>
      </w:r>
      <w:proofErr w:type="gramEnd"/>
      <w:r>
        <w:rPr>
          <w:rStyle w:val="VerbatimChar"/>
        </w:rPr>
        <w:t>':    5 obs. of  2 variables:</w:t>
      </w:r>
      <w:r>
        <w:br/>
      </w:r>
      <w:r>
        <w:rPr>
          <w:rStyle w:val="VerbatimChar"/>
        </w:rPr>
        <w:t>##  $ data_num: num  1 2 3 4 5</w:t>
      </w:r>
      <w:r>
        <w:br/>
      </w:r>
      <w:r>
        <w:rPr>
          <w:rStyle w:val="VerbatimChar"/>
        </w:rPr>
        <w:t>##  $ data_cat: Factor w/ 2 levels "F","M": 2 1 2 1 2</w:t>
      </w:r>
    </w:p>
    <w:p w:rsidR="002575C0" w:rsidRDefault="002575C0" w:rsidP="002575C0">
      <w:pPr>
        <w:pStyle w:val="Heading4"/>
      </w:pPr>
      <w:bookmarkStart w:id="116" w:name="__RefHeading___Toc9787_1980654227"/>
      <w:bookmarkStart w:id="117" w:name="list"/>
      <w:bookmarkEnd w:id="116"/>
      <w:bookmarkEnd w:id="117"/>
      <w:r>
        <w:t>List</w:t>
      </w:r>
    </w:p>
    <w:p w:rsidR="002575C0" w:rsidRPr="00665ED1" w:rsidRDefault="002575C0" w:rsidP="002575C0">
      <w:pPr>
        <w:pStyle w:val="BodyText"/>
      </w:pPr>
      <w:r>
        <w:t>Create a list</w:t>
      </w:r>
      <w:r>
        <w:fldChar w:fldCharType="begin"/>
      </w:r>
      <w:r>
        <w:instrText xml:space="preserve"> XE "list" </w:instrText>
      </w:r>
      <w:r>
        <w:fldChar w:fldCharType="end"/>
      </w:r>
      <w:r>
        <w:t xml:space="preserve"> object,</w:t>
      </w:r>
    </w:p>
    <w:p w:rsidR="002575C0" w:rsidRDefault="002575C0" w:rsidP="002575C0">
      <w:pPr>
        <w:pStyle w:val="SourceCode"/>
      </w:pPr>
      <w:proofErr w:type="gramStart"/>
      <w:r>
        <w:rPr>
          <w:rStyle w:val="KeywordTok"/>
        </w:rPr>
        <w:t>list</w:t>
      </w:r>
      <w:r>
        <w:rPr>
          <w:rStyle w:val="NormalTok"/>
        </w:rPr>
        <w:t>(</w:t>
      </w:r>
      <w:proofErr w:type="gramEnd"/>
      <w:r>
        <w:rPr>
          <w:rStyle w:val="NormalTok"/>
        </w:rPr>
        <w:t>data_num, data_cat)</w:t>
      </w:r>
    </w:p>
    <w:p w:rsidR="002575C0" w:rsidRDefault="002575C0" w:rsidP="002575C0">
      <w:pPr>
        <w:pStyle w:val="SourceCode"/>
      </w:pPr>
      <w:r>
        <w:rPr>
          <w:rStyle w:val="VerbatimChar"/>
        </w:rPr>
        <w:t>## [[1]]</w:t>
      </w:r>
      <w:r>
        <w:br/>
      </w:r>
      <w:r>
        <w:rPr>
          <w:rStyle w:val="VerbatimChar"/>
        </w:rPr>
        <w:t>## [1] 1 2 3 4 5</w:t>
      </w:r>
      <w:r>
        <w:br/>
      </w:r>
      <w:r>
        <w:rPr>
          <w:rStyle w:val="VerbatimChar"/>
        </w:rPr>
        <w:t xml:space="preserve">## </w:t>
      </w:r>
      <w:r>
        <w:br/>
      </w:r>
      <w:r>
        <w:rPr>
          <w:rStyle w:val="VerbatimChar"/>
        </w:rPr>
        <w:t>## [[2]]</w:t>
      </w:r>
      <w:r>
        <w:br/>
      </w:r>
      <w:r>
        <w:rPr>
          <w:rStyle w:val="VerbatimChar"/>
        </w:rPr>
        <w:t>## [1] M F M F M</w:t>
      </w:r>
      <w:r>
        <w:br/>
      </w:r>
      <w:r>
        <w:rPr>
          <w:rStyle w:val="VerbatimChar"/>
        </w:rPr>
        <w:t>## Levels: F M</w:t>
      </w:r>
    </w:p>
    <w:p w:rsidR="002575C0" w:rsidRDefault="002575C0" w:rsidP="002575C0">
      <w:pPr>
        <w:pStyle w:val="SourceCode"/>
      </w:pPr>
      <w:r>
        <w:rPr>
          <w:rStyle w:val="NormalTok"/>
        </w:rPr>
        <w:t>data_list &lt;-</w:t>
      </w:r>
      <w:r>
        <w:rPr>
          <w:rStyle w:val="StringTok"/>
        </w:rPr>
        <w:t xml:space="preserve"> </w:t>
      </w:r>
      <w:proofErr w:type="gramStart"/>
      <w:r>
        <w:rPr>
          <w:rStyle w:val="KeywordTok"/>
        </w:rPr>
        <w:t>list</w:t>
      </w:r>
      <w:r>
        <w:rPr>
          <w:rStyle w:val="NormalTok"/>
        </w:rPr>
        <w:t>(</w:t>
      </w:r>
      <w:proofErr w:type="gramEnd"/>
      <w:r>
        <w:rPr>
          <w:rStyle w:val="NormalTok"/>
        </w:rPr>
        <w:t xml:space="preserve">data_num, data_cat); </w:t>
      </w:r>
      <w:r>
        <w:rPr>
          <w:rStyle w:val="KeywordTok"/>
        </w:rPr>
        <w:t>str</w:t>
      </w:r>
      <w:r>
        <w:rPr>
          <w:rStyle w:val="NormalTok"/>
        </w:rPr>
        <w:t>(data_list)</w:t>
      </w:r>
    </w:p>
    <w:p w:rsidR="002575C0" w:rsidRDefault="002575C0" w:rsidP="002575C0">
      <w:pPr>
        <w:pStyle w:val="SourceCode"/>
      </w:pPr>
      <w:r>
        <w:rPr>
          <w:rStyle w:val="VerbatimChar"/>
        </w:rPr>
        <w:lastRenderedPageBreak/>
        <w:t>## List of 2</w:t>
      </w:r>
      <w:r>
        <w:br/>
      </w:r>
      <w:r>
        <w:rPr>
          <w:rStyle w:val="VerbatimChar"/>
        </w:rPr>
        <w:t>#</w:t>
      </w:r>
      <w:proofErr w:type="gramStart"/>
      <w:r>
        <w:rPr>
          <w:rStyle w:val="VerbatimChar"/>
        </w:rPr>
        <w:t>#  $</w:t>
      </w:r>
      <w:proofErr w:type="gramEnd"/>
      <w:r>
        <w:rPr>
          <w:rStyle w:val="VerbatimChar"/>
        </w:rPr>
        <w:t xml:space="preserve"> : num [1:5] 1 2 3 4 5</w:t>
      </w:r>
      <w:r>
        <w:br/>
      </w:r>
      <w:r>
        <w:rPr>
          <w:rStyle w:val="VerbatimChar"/>
        </w:rPr>
        <w:t>##  $ : Factor w/ 2 levels "F","M": 2 1 2 1 2</w:t>
      </w:r>
    </w:p>
    <w:p w:rsidR="002575C0" w:rsidRDefault="002575C0" w:rsidP="002575C0">
      <w:pPr>
        <w:pStyle w:val="Heading4"/>
      </w:pPr>
      <w:bookmarkStart w:id="118" w:name="__RefHeading___Toc9789_1980654227"/>
      <w:bookmarkStart w:id="119" w:name="matrix"/>
      <w:bookmarkEnd w:id="118"/>
      <w:bookmarkEnd w:id="119"/>
      <w:r>
        <w:t>Matrix</w:t>
      </w:r>
    </w:p>
    <w:p w:rsidR="002575C0" w:rsidRPr="00665ED1" w:rsidRDefault="002575C0" w:rsidP="002575C0">
      <w:pPr>
        <w:pStyle w:val="BodyText"/>
      </w:pPr>
      <w:r>
        <w:t>Create a matrix</w:t>
      </w:r>
      <w:r>
        <w:fldChar w:fldCharType="begin"/>
      </w:r>
      <w:r>
        <w:instrText xml:space="preserve"> XE "matrix" </w:instrText>
      </w:r>
      <w:r>
        <w:fldChar w:fldCharType="end"/>
      </w:r>
      <w:r>
        <w:t xml:space="preserve"> object,</w:t>
      </w:r>
    </w:p>
    <w:p w:rsidR="002575C0" w:rsidRDefault="002575C0" w:rsidP="002575C0">
      <w:pPr>
        <w:pStyle w:val="SourceCode"/>
      </w:pPr>
      <w:proofErr w:type="gramStart"/>
      <w:r>
        <w:rPr>
          <w:rStyle w:val="KeywordTok"/>
        </w:rPr>
        <w:t>matrix</w:t>
      </w:r>
      <w:r>
        <w:rPr>
          <w:rStyle w:val="NormalTok"/>
        </w:rPr>
        <w:t>(</w:t>
      </w:r>
      <w:proofErr w:type="gramEnd"/>
      <w:r>
        <w:rPr>
          <w:rStyle w:val="DataTypeTok"/>
        </w:rPr>
        <w:t>data =</w:t>
      </w:r>
      <w:r>
        <w:rPr>
          <w:rStyle w:val="NormalTok"/>
        </w:rPr>
        <w:t xml:space="preserve"> </w:t>
      </w:r>
      <w:r>
        <w:rPr>
          <w:rStyle w:val="KeywordTok"/>
        </w:rPr>
        <w:t>c</w:t>
      </w:r>
      <w:r>
        <w:rPr>
          <w:rStyle w:val="NormalTok"/>
        </w:rPr>
        <w:t xml:space="preserve">(data_num, data_cat), </w:t>
      </w:r>
      <w:r>
        <w:rPr>
          <w:rStyle w:val="DataTypeTok"/>
        </w:rPr>
        <w:t>nrow =</w:t>
      </w:r>
      <w:r>
        <w:rPr>
          <w:rStyle w:val="NormalTok"/>
        </w:rPr>
        <w:t xml:space="preserve"> </w:t>
      </w:r>
      <w:r>
        <w:rPr>
          <w:rStyle w:val="DecValTok"/>
        </w:rPr>
        <w:t>5</w:t>
      </w:r>
      <w:r>
        <w:rPr>
          <w:rStyle w:val="NormalTok"/>
        </w:rPr>
        <w:t xml:space="preserve">, </w:t>
      </w:r>
      <w:r>
        <w:rPr>
          <w:rStyle w:val="DataTypeTok"/>
        </w:rPr>
        <w:t>ncol =</w:t>
      </w:r>
      <w:r>
        <w:rPr>
          <w:rStyle w:val="NormalTok"/>
        </w:rPr>
        <w:t xml:space="preserve"> </w:t>
      </w:r>
      <w:r>
        <w:rPr>
          <w:rStyle w:val="DecValTok"/>
        </w:rPr>
        <w:t>2</w:t>
      </w:r>
      <w:r>
        <w:rPr>
          <w:rStyle w:val="NormalTok"/>
        </w:rPr>
        <w:t>)</w:t>
      </w:r>
    </w:p>
    <w:p w:rsidR="002575C0" w:rsidRDefault="002575C0" w:rsidP="002575C0">
      <w:pPr>
        <w:pStyle w:val="SourceCode"/>
      </w:pPr>
      <w:r>
        <w:rPr>
          <w:rStyle w:val="VerbatimChar"/>
        </w:rPr>
        <w:t xml:space="preserve">##   </w:t>
      </w:r>
      <w:proofErr w:type="gramStart"/>
      <w:r>
        <w:rPr>
          <w:rStyle w:val="VerbatimChar"/>
        </w:rPr>
        <w:t xml:space="preserve">   [</w:t>
      </w:r>
      <w:proofErr w:type="gramEnd"/>
      <w:r>
        <w:rPr>
          <w:rStyle w:val="VerbatimChar"/>
        </w:rPr>
        <w:t>,1] [,2]</w:t>
      </w:r>
      <w:r>
        <w:br/>
      </w:r>
      <w:r>
        <w:rPr>
          <w:rStyle w:val="VerbatimChar"/>
        </w:rPr>
        <w:t>## [1,]    1    2</w:t>
      </w:r>
      <w:r>
        <w:br/>
      </w:r>
      <w:r>
        <w:rPr>
          <w:rStyle w:val="VerbatimChar"/>
        </w:rPr>
        <w:t>## [2,]    2    1</w:t>
      </w:r>
      <w:r>
        <w:br/>
      </w:r>
      <w:r>
        <w:rPr>
          <w:rStyle w:val="VerbatimChar"/>
        </w:rPr>
        <w:t>## [3,]    3    2</w:t>
      </w:r>
      <w:r>
        <w:br/>
      </w:r>
      <w:r>
        <w:rPr>
          <w:rStyle w:val="VerbatimChar"/>
        </w:rPr>
        <w:t>## [4,]    4    1</w:t>
      </w:r>
      <w:r>
        <w:br/>
      </w:r>
      <w:r>
        <w:rPr>
          <w:rStyle w:val="VerbatimChar"/>
        </w:rPr>
        <w:t>## [5,]    5    2</w:t>
      </w:r>
    </w:p>
    <w:p w:rsidR="002575C0" w:rsidRDefault="002575C0" w:rsidP="002575C0">
      <w:pPr>
        <w:pStyle w:val="SourceCode"/>
      </w:pPr>
      <w:r>
        <w:rPr>
          <w:rStyle w:val="NormalTok"/>
        </w:rPr>
        <w:t>data_matrix &lt;-</w:t>
      </w:r>
      <w:r>
        <w:rPr>
          <w:rStyle w:val="StringTok"/>
        </w:rPr>
        <w:t xml:space="preserve"> </w:t>
      </w:r>
      <w:proofErr w:type="gramStart"/>
      <w:r>
        <w:rPr>
          <w:rStyle w:val="KeywordTok"/>
        </w:rPr>
        <w:t>matrix</w:t>
      </w:r>
      <w:r>
        <w:rPr>
          <w:rStyle w:val="NormalTok"/>
        </w:rPr>
        <w:t>(</w:t>
      </w:r>
      <w:proofErr w:type="gramEnd"/>
      <w:r>
        <w:rPr>
          <w:rStyle w:val="DataTypeTok"/>
        </w:rPr>
        <w:t>data =</w:t>
      </w:r>
      <w:r>
        <w:rPr>
          <w:rStyle w:val="NormalTok"/>
        </w:rPr>
        <w:t xml:space="preserve"> </w:t>
      </w:r>
      <w:r>
        <w:rPr>
          <w:rStyle w:val="KeywordTok"/>
        </w:rPr>
        <w:t>c</w:t>
      </w:r>
      <w:r>
        <w:rPr>
          <w:rStyle w:val="NormalTok"/>
        </w:rPr>
        <w:t xml:space="preserve">(data_num, data_cat), </w:t>
      </w:r>
      <w:r>
        <w:rPr>
          <w:rStyle w:val="DataTypeTok"/>
        </w:rPr>
        <w:t>nrow =</w:t>
      </w:r>
      <w:r>
        <w:rPr>
          <w:rStyle w:val="NormalTok"/>
        </w:rPr>
        <w:t xml:space="preserve"> </w:t>
      </w:r>
      <w:r>
        <w:rPr>
          <w:rStyle w:val="DecValTok"/>
        </w:rPr>
        <w:t>5</w:t>
      </w:r>
      <w:r>
        <w:rPr>
          <w:rStyle w:val="NormalTok"/>
        </w:rPr>
        <w:t xml:space="preserve">, </w:t>
      </w:r>
      <w:r>
        <w:br/>
      </w:r>
      <w:r>
        <w:rPr>
          <w:rStyle w:val="NormalTok"/>
        </w:rPr>
        <w:t xml:space="preserve">                     </w:t>
      </w:r>
      <w:r>
        <w:rPr>
          <w:rStyle w:val="DataTypeTok"/>
        </w:rPr>
        <w:t>ncol =</w:t>
      </w:r>
      <w:r>
        <w:rPr>
          <w:rStyle w:val="NormalTok"/>
        </w:rPr>
        <w:t xml:space="preserve"> </w:t>
      </w:r>
      <w:r>
        <w:rPr>
          <w:rStyle w:val="DecValTok"/>
        </w:rPr>
        <w:t>2</w:t>
      </w:r>
      <w:r>
        <w:rPr>
          <w:rStyle w:val="NormalTok"/>
        </w:rPr>
        <w:t>)</w:t>
      </w:r>
      <w:r>
        <w:br/>
      </w:r>
      <w:r>
        <w:rPr>
          <w:rStyle w:val="NormalTok"/>
        </w:rPr>
        <w:t>data_matrix</w:t>
      </w:r>
    </w:p>
    <w:p w:rsidR="002575C0" w:rsidRDefault="002575C0" w:rsidP="002575C0">
      <w:pPr>
        <w:pStyle w:val="SourceCode"/>
      </w:pPr>
      <w:r>
        <w:rPr>
          <w:rStyle w:val="VerbatimChar"/>
        </w:rPr>
        <w:t xml:space="preserve">##   </w:t>
      </w:r>
      <w:proofErr w:type="gramStart"/>
      <w:r>
        <w:rPr>
          <w:rStyle w:val="VerbatimChar"/>
        </w:rPr>
        <w:t xml:space="preserve">   [</w:t>
      </w:r>
      <w:proofErr w:type="gramEnd"/>
      <w:r>
        <w:rPr>
          <w:rStyle w:val="VerbatimChar"/>
        </w:rPr>
        <w:t>,1] [,2]</w:t>
      </w:r>
      <w:r>
        <w:br/>
      </w:r>
      <w:r>
        <w:rPr>
          <w:rStyle w:val="VerbatimChar"/>
        </w:rPr>
        <w:t>## [1,]    1    2</w:t>
      </w:r>
      <w:r>
        <w:br/>
      </w:r>
      <w:r>
        <w:rPr>
          <w:rStyle w:val="VerbatimChar"/>
        </w:rPr>
        <w:t>## [2,]    2    1</w:t>
      </w:r>
      <w:r>
        <w:br/>
      </w:r>
      <w:r>
        <w:rPr>
          <w:rStyle w:val="VerbatimChar"/>
        </w:rPr>
        <w:t>## [3,]    3    2</w:t>
      </w:r>
      <w:r>
        <w:br/>
      </w:r>
      <w:r>
        <w:rPr>
          <w:rStyle w:val="VerbatimChar"/>
        </w:rPr>
        <w:t>## [4,]    4    1</w:t>
      </w:r>
      <w:r>
        <w:br/>
      </w:r>
      <w:r>
        <w:rPr>
          <w:rStyle w:val="VerbatimChar"/>
        </w:rPr>
        <w:t>## [5,]    5    2</w:t>
      </w:r>
    </w:p>
    <w:p w:rsidR="002575C0" w:rsidRDefault="002575C0" w:rsidP="002575C0">
      <w:pPr>
        <w:pStyle w:val="SourceCode"/>
      </w:pPr>
      <w:r>
        <w:rPr>
          <w:rStyle w:val="KeywordTok"/>
        </w:rPr>
        <w:t>str</w:t>
      </w:r>
      <w:r>
        <w:rPr>
          <w:rStyle w:val="NormalTok"/>
        </w:rPr>
        <w:t>(data_</w:t>
      </w:r>
      <w:proofErr w:type="gramStart"/>
      <w:r>
        <w:rPr>
          <w:rStyle w:val="NormalTok"/>
        </w:rPr>
        <w:t xml:space="preserve">matrix)  </w:t>
      </w:r>
      <w:r>
        <w:rPr>
          <w:rStyle w:val="CommentTok"/>
        </w:rPr>
        <w:t>#</w:t>
      </w:r>
      <w:proofErr w:type="gramEnd"/>
      <w:r>
        <w:rPr>
          <w:rStyle w:val="CommentTok"/>
        </w:rPr>
        <w:t xml:space="preserve"> shown as numerical for both</w:t>
      </w:r>
    </w:p>
    <w:p w:rsidR="002575C0" w:rsidRDefault="002575C0" w:rsidP="002575C0">
      <w:pPr>
        <w:pStyle w:val="SourceCode"/>
      </w:pPr>
      <w:r>
        <w:rPr>
          <w:rStyle w:val="VerbatimChar"/>
        </w:rPr>
        <w:t>#</w:t>
      </w:r>
      <w:proofErr w:type="gramStart"/>
      <w:r>
        <w:rPr>
          <w:rStyle w:val="VerbatimChar"/>
        </w:rPr>
        <w:t>#  num</w:t>
      </w:r>
      <w:proofErr w:type="gramEnd"/>
      <w:r>
        <w:rPr>
          <w:rStyle w:val="VerbatimChar"/>
        </w:rPr>
        <w:t xml:space="preserve"> [1:5, 1:2] 1 2 3 4 5 2 1 2 1 2</w:t>
      </w:r>
    </w:p>
    <w:p w:rsidR="002575C0" w:rsidRDefault="002575C0" w:rsidP="002575C0">
      <w:pPr>
        <w:pStyle w:val="FirstParagraph"/>
      </w:pPr>
      <w:r>
        <w:t>When vectors are combined in a matrix, the factor will be turned into numeric. Matrix can only contain one type of data only. Contrast this to list.</w:t>
      </w:r>
    </w:p>
    <w:p w:rsidR="002575C0" w:rsidRDefault="002575C0" w:rsidP="002575C0">
      <w:pPr>
        <w:pStyle w:val="BodyText"/>
      </w:pPr>
      <w:r>
        <w:t xml:space="preserve">You may have a look at </w:t>
      </w:r>
      <w:proofErr w:type="gramStart"/>
      <w:r>
        <w:t xml:space="preserve">array </w:t>
      </w:r>
      <w:r>
        <w:rPr>
          <w:rStyle w:val="VerbatimChar"/>
        </w:rPr>
        <w:t>?array</w:t>
      </w:r>
      <w:proofErr w:type="gramEnd"/>
      <w:r>
        <w:t xml:space="preserve"> and table </w:t>
      </w:r>
      <w:r>
        <w:rPr>
          <w:rStyle w:val="VerbatimChar"/>
        </w:rPr>
        <w:t>?table</w:t>
      </w:r>
      <w:r>
        <w:t>.</w:t>
      </w:r>
    </w:p>
    <w:p w:rsidR="002575C0" w:rsidRDefault="002575C0" w:rsidP="002575C0">
      <w:pPr>
        <w:pStyle w:val="Heading2"/>
      </w:pPr>
      <w:bookmarkStart w:id="120" w:name="__RefHeading___Toc9263_1980654227"/>
      <w:bookmarkStart w:id="121" w:name="subsetting"/>
      <w:bookmarkStart w:id="122" w:name="_Toc529195212"/>
      <w:bookmarkStart w:id="123" w:name="_Toc530050398"/>
      <w:bookmarkEnd w:id="120"/>
      <w:bookmarkEnd w:id="121"/>
      <w:r>
        <w:t>Subsetting</w:t>
      </w:r>
      <w:bookmarkEnd w:id="122"/>
      <w:bookmarkEnd w:id="123"/>
    </w:p>
    <w:p w:rsidR="002575C0" w:rsidRDefault="002575C0" w:rsidP="002575C0">
      <w:pPr>
        <w:pStyle w:val="FirstParagraph"/>
      </w:pPr>
      <w:r>
        <w:t>Subsetting</w:t>
      </w:r>
      <w:r>
        <w:fldChar w:fldCharType="begin"/>
      </w:r>
      <w:r>
        <w:instrText xml:space="preserve"> XE "subsetting" </w:instrText>
      </w:r>
      <w:r>
        <w:fldChar w:fldCharType="end"/>
      </w:r>
      <w:r>
        <w:fldChar w:fldCharType="begin"/>
      </w:r>
      <w:r>
        <w:instrText xml:space="preserve"> XE "dataset:subset" </w:instrText>
      </w:r>
      <w:r>
        <w:fldChar w:fldCharType="end"/>
      </w:r>
      <w:r>
        <w:fldChar w:fldCharType="begin"/>
      </w:r>
      <w:r>
        <w:instrText xml:space="preserve"> XE "object:subset" </w:instrText>
      </w:r>
      <w:r>
        <w:fldChar w:fldCharType="end"/>
      </w:r>
      <w:r>
        <w:t xml:space="preserve"> means “selecting parts of data”. It allows selecting only </w:t>
      </w:r>
      <w:proofErr w:type="gramStart"/>
      <w:r>
        <w:t>a number of</w:t>
      </w:r>
      <w:proofErr w:type="gramEnd"/>
      <w:r>
        <w:t xml:space="preserve"> variables (columns) or observations (rows) from a data frame. There are ways to do that. Basically, we can use</w:t>
      </w:r>
    </w:p>
    <w:p w:rsidR="002575C0" w:rsidRDefault="002575C0" w:rsidP="00BF4A77">
      <w:pPr>
        <w:pStyle w:val="Compact"/>
        <w:numPr>
          <w:ilvl w:val="0"/>
          <w:numId w:val="31"/>
        </w:numPr>
      </w:pPr>
      <w:r>
        <w:rPr>
          <w:rStyle w:val="VerbatimChar"/>
        </w:rPr>
        <w:t>$</w:t>
      </w:r>
      <w:r>
        <w:t xml:space="preserve"> sign.</w:t>
      </w:r>
    </w:p>
    <w:p w:rsidR="002575C0" w:rsidRDefault="002575C0" w:rsidP="00BF4A77">
      <w:pPr>
        <w:pStyle w:val="Compact"/>
        <w:numPr>
          <w:ilvl w:val="0"/>
          <w:numId w:val="31"/>
        </w:numPr>
      </w:pPr>
      <w:proofErr w:type="gramStart"/>
      <w:r>
        <w:rPr>
          <w:rStyle w:val="VerbatimChar"/>
        </w:rPr>
        <w:t>[ ,</w:t>
      </w:r>
      <w:proofErr w:type="gramEnd"/>
      <w:r>
        <w:rPr>
          <w:rStyle w:val="VerbatimChar"/>
        </w:rPr>
        <w:t xml:space="preserve"> ]</w:t>
      </w:r>
      <w:r>
        <w:t xml:space="preserve"> square brackets.</w:t>
      </w:r>
    </w:p>
    <w:p w:rsidR="002575C0" w:rsidRDefault="002575C0" w:rsidP="00BF4A77">
      <w:pPr>
        <w:pStyle w:val="Compact"/>
        <w:numPr>
          <w:ilvl w:val="0"/>
          <w:numId w:val="31"/>
        </w:numPr>
      </w:pPr>
      <w:proofErr w:type="gramStart"/>
      <w:r>
        <w:rPr>
          <w:rStyle w:val="VerbatimChar"/>
        </w:rPr>
        <w:t>subset(</w:t>
      </w:r>
      <w:proofErr w:type="gramEnd"/>
      <w:r>
        <w:rPr>
          <w:rStyle w:val="VerbatimChar"/>
        </w:rPr>
        <w:t>)</w:t>
      </w:r>
      <w:r>
        <w:t>.</w:t>
      </w:r>
    </w:p>
    <w:p w:rsidR="002575C0" w:rsidRDefault="002575C0" w:rsidP="002575C0">
      <w:pPr>
        <w:pStyle w:val="FirstParagraph"/>
      </w:pPr>
      <w:r>
        <w:t xml:space="preserve">Let us use </w:t>
      </w:r>
      <w:r>
        <w:rPr>
          <w:rStyle w:val="VerbatimChar"/>
        </w:rPr>
        <w:t>cholest.sav</w:t>
      </w:r>
      <w:r>
        <w:t xml:space="preserve"> dataset,</w:t>
      </w:r>
    </w:p>
    <w:p w:rsidR="002575C0" w:rsidRDefault="002575C0" w:rsidP="002575C0">
      <w:pPr>
        <w:pStyle w:val="SourceCode"/>
      </w:pPr>
      <w:r>
        <w:rPr>
          <w:rStyle w:val="KeywordTok"/>
        </w:rPr>
        <w:t>library</w:t>
      </w:r>
      <w:r>
        <w:rPr>
          <w:rStyle w:val="NormalTok"/>
        </w:rPr>
        <w:t>(</w:t>
      </w:r>
      <w:proofErr w:type="gramStart"/>
      <w:r>
        <w:rPr>
          <w:rStyle w:val="NormalTok"/>
        </w:rPr>
        <w:t xml:space="preserve">foreign)  </w:t>
      </w:r>
      <w:r>
        <w:rPr>
          <w:rStyle w:val="CommentTok"/>
        </w:rPr>
        <w:t>#</w:t>
      </w:r>
      <w:proofErr w:type="gramEnd"/>
      <w:r>
        <w:rPr>
          <w:rStyle w:val="CommentTok"/>
        </w:rPr>
        <w:t xml:space="preserve"> to use `read.spss`</w:t>
      </w:r>
      <w:r>
        <w:br/>
      </w:r>
      <w:r>
        <w:rPr>
          <w:rStyle w:val="NormalTok"/>
        </w:rPr>
        <w:t>data &lt;-</w:t>
      </w:r>
      <w:r>
        <w:rPr>
          <w:rStyle w:val="StringTok"/>
        </w:rPr>
        <w:t xml:space="preserve"> </w:t>
      </w:r>
      <w:r>
        <w:rPr>
          <w:rStyle w:val="KeywordTok"/>
        </w:rPr>
        <w:t>read.spss</w:t>
      </w:r>
      <w:r>
        <w:rPr>
          <w:rStyle w:val="NormalTok"/>
        </w:rPr>
        <w:t>(</w:t>
      </w:r>
      <w:r>
        <w:rPr>
          <w:rStyle w:val="StringTok"/>
        </w:rPr>
        <w:t>"cholest.sav"</w:t>
      </w:r>
      <w:r>
        <w:rPr>
          <w:rStyle w:val="NormalTok"/>
        </w:rPr>
        <w:t xml:space="preserve">, </w:t>
      </w:r>
      <w:r>
        <w:rPr>
          <w:rStyle w:val="DataTypeTok"/>
        </w:rPr>
        <w:t>to.data.frame =</w:t>
      </w:r>
      <w:r>
        <w:rPr>
          <w:rStyle w:val="NormalTok"/>
        </w:rPr>
        <w:t xml:space="preserve"> </w:t>
      </w:r>
      <w:r>
        <w:rPr>
          <w:rStyle w:val="OtherTok"/>
        </w:rPr>
        <w:t>TRUE</w:t>
      </w:r>
      <w:r>
        <w:rPr>
          <w:rStyle w:val="NormalTok"/>
        </w:rPr>
        <w:t>)</w:t>
      </w:r>
    </w:p>
    <w:p w:rsidR="002575C0" w:rsidRDefault="002575C0" w:rsidP="002575C0">
      <w:pPr>
        <w:pStyle w:val="SourceCode"/>
      </w:pPr>
      <w:r>
        <w:rPr>
          <w:rStyle w:val="KeywordTok"/>
        </w:rPr>
        <w:lastRenderedPageBreak/>
        <w:t>str</w:t>
      </w:r>
      <w:r>
        <w:rPr>
          <w:rStyle w:val="NormalTok"/>
        </w:rPr>
        <w:t>(data)</w:t>
      </w:r>
    </w:p>
    <w:p w:rsidR="002575C0" w:rsidRDefault="002575C0" w:rsidP="002575C0">
      <w:pPr>
        <w:pStyle w:val="SourceCode"/>
      </w:pPr>
      <w:r>
        <w:rPr>
          <w:rStyle w:val="VerbatimChar"/>
        </w:rPr>
        <w:t>## 'data.frame':    80 obs. of  5 variables:</w:t>
      </w:r>
      <w:r>
        <w:br/>
      </w:r>
      <w:r>
        <w:rPr>
          <w:rStyle w:val="VerbatimChar"/>
        </w:rPr>
        <w:t>##  $ chol    : num  6.5 6.6 6.8 6.8 6.9 7 7 7.2 7.2 7.2 ...</w:t>
      </w:r>
      <w:r>
        <w:br/>
      </w:r>
      <w:r>
        <w:rPr>
          <w:rStyle w:val="VerbatimChar"/>
        </w:rPr>
        <w:t>##  $ age     : num  38 35 39 36 31 38 33 36 40 34 ...</w:t>
      </w:r>
      <w:r>
        <w:br/>
      </w:r>
      <w:r>
        <w:rPr>
          <w:rStyle w:val="VerbatimChar"/>
        </w:rPr>
        <w:t>##  $ exercise: num  6 5 6 5 4 4 5 5 4 6 ...</w:t>
      </w:r>
      <w:r>
        <w:br/>
      </w:r>
      <w:r>
        <w:rPr>
          <w:rStyle w:val="VerbatimChar"/>
        </w:rPr>
        <w:t>##  $ sex     : Factor w/ 2 levels "female","male": 2 2 2 2 2 2 2 2 2 2 ...</w:t>
      </w:r>
      <w:r>
        <w:br/>
      </w:r>
      <w:r>
        <w:rPr>
          <w:rStyle w:val="VerbatimChar"/>
        </w:rPr>
        <w:t>##  $ categ   : Factor w/ 3 levels "Grp A","Grp B",..: 1 1 1 1 1 1 1 1 1 1 ...</w:t>
      </w:r>
      <w:r>
        <w:br/>
      </w:r>
      <w:r>
        <w:rPr>
          <w:rStyle w:val="VerbatimChar"/>
        </w:rPr>
        <w:t>##  - attr(*, "variable.labels")= Named chr  "cholesterol in mmol/L" "age in year"</w:t>
      </w:r>
      <w:r>
        <w:br/>
      </w:r>
      <w:r>
        <w:rPr>
          <w:rStyle w:val="VerbatimChar"/>
        </w:rPr>
        <w:t>##  "duration of exercise (hours/week)" "" ...</w:t>
      </w:r>
      <w:r>
        <w:br/>
      </w:r>
      <w:r>
        <w:rPr>
          <w:rStyle w:val="VerbatimChar"/>
        </w:rPr>
        <w:t>##  ..- attr(*, "names")= chr  "chol" "age" "exercise" "sex" ...</w:t>
      </w:r>
      <w:r>
        <w:br/>
      </w:r>
      <w:r>
        <w:rPr>
          <w:rStyle w:val="VerbatimChar"/>
        </w:rPr>
        <w:t>##  - attr(*, "codepage")= int 65001</w:t>
      </w:r>
    </w:p>
    <w:p w:rsidR="002575C0" w:rsidRDefault="002575C0" w:rsidP="002575C0">
      <w:pPr>
        <w:pStyle w:val="SourceCode"/>
      </w:pPr>
      <w:r>
        <w:rPr>
          <w:rStyle w:val="KeywordTok"/>
        </w:rPr>
        <w:t>head</w:t>
      </w:r>
      <w:r>
        <w:rPr>
          <w:rStyle w:val="NormalTok"/>
        </w:rPr>
        <w:t>(data)</w:t>
      </w:r>
    </w:p>
    <w:p w:rsidR="002575C0" w:rsidRDefault="002575C0" w:rsidP="002575C0">
      <w:pPr>
        <w:pStyle w:val="SourceCode"/>
      </w:pPr>
      <w:r>
        <w:rPr>
          <w:rStyle w:val="VerbatimChar"/>
        </w:rPr>
        <w:t xml:space="preserve">##   chol age </w:t>
      </w:r>
      <w:proofErr w:type="gramStart"/>
      <w:r>
        <w:rPr>
          <w:rStyle w:val="VerbatimChar"/>
        </w:rPr>
        <w:t>exercise  sex</w:t>
      </w:r>
      <w:proofErr w:type="gramEnd"/>
      <w:r>
        <w:rPr>
          <w:rStyle w:val="VerbatimChar"/>
        </w:rPr>
        <w:t xml:space="preserve"> categ</w:t>
      </w:r>
      <w:r>
        <w:br/>
      </w:r>
      <w:r>
        <w:rPr>
          <w:rStyle w:val="VerbatimChar"/>
        </w:rPr>
        <w:t>## 1  6.5  38        6 male Grp A</w:t>
      </w:r>
      <w:r>
        <w:br/>
      </w:r>
      <w:r>
        <w:rPr>
          <w:rStyle w:val="VerbatimChar"/>
        </w:rPr>
        <w:t>## 2  6.6  35        5 male Grp A</w:t>
      </w:r>
      <w:r>
        <w:br/>
      </w:r>
      <w:r>
        <w:rPr>
          <w:rStyle w:val="VerbatimChar"/>
        </w:rPr>
        <w:t>## 3  6.8  39        6 male Grp A</w:t>
      </w:r>
      <w:r>
        <w:br/>
      </w:r>
      <w:r>
        <w:rPr>
          <w:rStyle w:val="VerbatimChar"/>
        </w:rPr>
        <w:t>## 4  6.8  36        5 male Grp A</w:t>
      </w:r>
      <w:r>
        <w:br/>
      </w:r>
      <w:r>
        <w:rPr>
          <w:rStyle w:val="VerbatimChar"/>
        </w:rPr>
        <w:t>## 5  6.9  31        4 male Grp A</w:t>
      </w:r>
      <w:r>
        <w:br/>
      </w:r>
      <w:r>
        <w:rPr>
          <w:rStyle w:val="VerbatimChar"/>
        </w:rPr>
        <w:t>## 6  7.0  38        4 male Grp A</w:t>
      </w:r>
    </w:p>
    <w:p w:rsidR="002575C0" w:rsidRDefault="002575C0" w:rsidP="002575C0">
      <w:pPr>
        <w:pStyle w:val="SourceCode"/>
      </w:pPr>
      <w:r>
        <w:rPr>
          <w:rStyle w:val="KeywordTok"/>
        </w:rPr>
        <w:t>tail</w:t>
      </w:r>
      <w:r>
        <w:rPr>
          <w:rStyle w:val="NormalTok"/>
        </w:rPr>
        <w:t>(data)</w:t>
      </w:r>
    </w:p>
    <w:p w:rsidR="002575C0" w:rsidRDefault="002575C0" w:rsidP="002575C0">
      <w:pPr>
        <w:pStyle w:val="SourceCode"/>
      </w:pPr>
      <w:r>
        <w:rPr>
          <w:rStyle w:val="VerbatimChar"/>
        </w:rPr>
        <w:t>##    chol age exercise    sex categ</w:t>
      </w:r>
      <w:r>
        <w:br/>
      </w:r>
      <w:r>
        <w:rPr>
          <w:rStyle w:val="VerbatimChar"/>
        </w:rPr>
        <w:t xml:space="preserve">## </w:t>
      </w:r>
      <w:proofErr w:type="gramStart"/>
      <w:r>
        <w:rPr>
          <w:rStyle w:val="VerbatimChar"/>
        </w:rPr>
        <w:t>75  9.4</w:t>
      </w:r>
      <w:proofErr w:type="gramEnd"/>
      <w:r>
        <w:rPr>
          <w:rStyle w:val="VerbatimChar"/>
        </w:rPr>
        <w:t xml:space="preserve">  45        4 female Grp C</w:t>
      </w:r>
      <w:r>
        <w:br/>
      </w:r>
      <w:r>
        <w:rPr>
          <w:rStyle w:val="VerbatimChar"/>
        </w:rPr>
        <w:t>## 76  9.5  52        4 female Grp C</w:t>
      </w:r>
      <w:r>
        <w:br/>
      </w:r>
      <w:r>
        <w:rPr>
          <w:rStyle w:val="VerbatimChar"/>
        </w:rPr>
        <w:t>## 77  9.6  35        4 female Grp C</w:t>
      </w:r>
      <w:r>
        <w:br/>
      </w:r>
      <w:r>
        <w:rPr>
          <w:rStyle w:val="VerbatimChar"/>
        </w:rPr>
        <w:t>## 78  9.8  43        3 female Grp C</w:t>
      </w:r>
      <w:r>
        <w:br/>
      </w:r>
      <w:r>
        <w:rPr>
          <w:rStyle w:val="VerbatimChar"/>
        </w:rPr>
        <w:t>## 79  9.9  47        3 female Grp C</w:t>
      </w:r>
      <w:r>
        <w:br/>
      </w:r>
      <w:r>
        <w:rPr>
          <w:rStyle w:val="VerbatimChar"/>
        </w:rPr>
        <w:t>## 80 10.0  44        3 female Grp C</w:t>
      </w:r>
    </w:p>
    <w:p w:rsidR="002575C0" w:rsidRDefault="002575C0" w:rsidP="002575C0">
      <w:pPr>
        <w:pStyle w:val="Heading3"/>
      </w:pPr>
      <w:bookmarkStart w:id="124" w:name="__RefHeading___Toc9265_1980654227"/>
      <w:bookmarkStart w:id="125" w:name="selecting-a-column-variable-or-a-row-obs"/>
      <w:bookmarkStart w:id="126" w:name="_Toc529195213"/>
      <w:bookmarkStart w:id="127" w:name="_Toc530050399"/>
      <w:bookmarkEnd w:id="124"/>
      <w:bookmarkEnd w:id="125"/>
      <w:r>
        <w:t>Selecting a column (variable) or a row (observation)</w:t>
      </w:r>
      <w:bookmarkEnd w:id="126"/>
      <w:bookmarkEnd w:id="127"/>
    </w:p>
    <w:p w:rsidR="002575C0" w:rsidRDefault="002575C0" w:rsidP="002575C0">
      <w:pPr>
        <w:pStyle w:val="FirstParagraph"/>
      </w:pPr>
      <w:r>
        <w:t>Let say, to select</w:t>
      </w:r>
      <w:r>
        <w:fldChar w:fldCharType="begin"/>
      </w:r>
      <w:r>
        <w:instrText xml:space="preserve"> XE "subsetting:column" </w:instrText>
      </w:r>
      <w:r>
        <w:fldChar w:fldCharType="end"/>
      </w:r>
      <w:r>
        <w:fldChar w:fldCharType="begin"/>
      </w:r>
      <w:r>
        <w:instrText xml:space="preserve"> XE "subsetting variable" </w:instrText>
      </w:r>
      <w:r>
        <w:fldChar w:fldCharType="end"/>
      </w:r>
      <w:r>
        <w:fldChar w:fldCharType="begin"/>
      </w:r>
      <w:r>
        <w:instrText xml:space="preserve"> XE "subsetting:row" </w:instrText>
      </w:r>
      <w:r>
        <w:fldChar w:fldCharType="end"/>
      </w:r>
      <w:r>
        <w:fldChar w:fldCharType="begin"/>
      </w:r>
      <w:r>
        <w:instrText xml:space="preserve"> XE "subsetting:observation" </w:instrText>
      </w:r>
      <w:r>
        <w:fldChar w:fldCharType="end"/>
      </w:r>
      <w:r>
        <w:t xml:space="preserve"> </w:t>
      </w:r>
      <w:r>
        <w:rPr>
          <w:rStyle w:val="VerbatimChar"/>
        </w:rPr>
        <w:t>age</w:t>
      </w:r>
      <w:r>
        <w:t xml:space="preserve">, which is the second variable, first using </w:t>
      </w:r>
      <w:r>
        <w:rPr>
          <w:rStyle w:val="VerbatimChar"/>
        </w:rPr>
        <w:t>$</w:t>
      </w:r>
    </w:p>
    <w:p w:rsidR="002575C0" w:rsidRDefault="002575C0" w:rsidP="002575C0">
      <w:pPr>
        <w:pStyle w:val="SourceCode"/>
      </w:pPr>
      <w:r>
        <w:rPr>
          <w:rStyle w:val="NormalTok"/>
        </w:rPr>
        <w:t>data</w:t>
      </w:r>
      <w:r>
        <w:rPr>
          <w:rStyle w:val="OperatorTok"/>
        </w:rPr>
        <w:t>$</w:t>
      </w:r>
      <w:r>
        <w:rPr>
          <w:rStyle w:val="NormalTok"/>
        </w:rPr>
        <w:t>age</w:t>
      </w:r>
    </w:p>
    <w:p w:rsidR="002575C0" w:rsidRDefault="002575C0" w:rsidP="002575C0">
      <w:pPr>
        <w:pStyle w:val="SourceCode"/>
      </w:pPr>
      <w:r>
        <w:rPr>
          <w:rStyle w:val="VerbatimChar"/>
        </w:rPr>
        <w:t>##  [1] 38 35 39 36 31 38 33 36 40 34 38 40 40 28 37 38 49 29 40 38 34 46 42</w:t>
      </w:r>
      <w:r>
        <w:br/>
      </w:r>
      <w:r>
        <w:rPr>
          <w:rStyle w:val="VerbatimChar"/>
        </w:rPr>
        <w:t>## [24] 38 32 43 42 40 38 39 39 39 35 38 40 38 45 36 31 34 44 35 40 37 33 46</w:t>
      </w:r>
      <w:r>
        <w:br/>
      </w:r>
      <w:r>
        <w:rPr>
          <w:rStyle w:val="VerbatimChar"/>
        </w:rPr>
        <w:t>## [47] 42 40 45 42 45 38 34 44 39 38 39 47 41 44 30 48 47 42 42 49 31 38 38</w:t>
      </w:r>
      <w:r>
        <w:br/>
      </w:r>
      <w:r>
        <w:rPr>
          <w:rStyle w:val="VerbatimChar"/>
        </w:rPr>
        <w:t>## [70] 48 34 45 45 36 45 52 35 43 47 44</w:t>
      </w:r>
    </w:p>
    <w:p w:rsidR="002575C0" w:rsidRDefault="002575C0" w:rsidP="002575C0">
      <w:pPr>
        <w:pStyle w:val="FirstParagraph"/>
      </w:pPr>
      <w:r>
        <w:t>and column/variable number,</w:t>
      </w:r>
    </w:p>
    <w:p w:rsidR="002575C0" w:rsidRDefault="002575C0" w:rsidP="002575C0">
      <w:pPr>
        <w:pStyle w:val="SourceCode"/>
      </w:pPr>
      <w:proofErr w:type="gramStart"/>
      <w:r>
        <w:rPr>
          <w:rStyle w:val="NormalTok"/>
        </w:rPr>
        <w:t>data[</w:t>
      </w:r>
      <w:proofErr w:type="gramEnd"/>
      <w:r>
        <w:rPr>
          <w:rStyle w:val="NormalTok"/>
        </w:rPr>
        <w:t xml:space="preserve"> , </w:t>
      </w:r>
      <w:r>
        <w:rPr>
          <w:rStyle w:val="DecValTok"/>
        </w:rPr>
        <w:t>2</w:t>
      </w:r>
      <w:r>
        <w:rPr>
          <w:rStyle w:val="NormalTok"/>
        </w:rPr>
        <w:t>]</w:t>
      </w:r>
    </w:p>
    <w:p w:rsidR="002575C0" w:rsidRDefault="002575C0" w:rsidP="002575C0">
      <w:pPr>
        <w:pStyle w:val="SourceCode"/>
      </w:pPr>
      <w:r>
        <w:rPr>
          <w:rStyle w:val="VerbatimChar"/>
        </w:rPr>
        <w:t>##  [1] 38 35 39 36 31 38 33 36 40 34 38 40 40 28 37 38 49 29 40 38 34 46 42</w:t>
      </w:r>
      <w:r>
        <w:br/>
      </w:r>
      <w:r>
        <w:rPr>
          <w:rStyle w:val="VerbatimChar"/>
        </w:rPr>
        <w:t>## [24] 38 32 43 42 40 38 39 39 39 35 38 40 38 45 36 31 34 44 35 40 37 33 46</w:t>
      </w:r>
      <w:r>
        <w:br/>
      </w:r>
      <w:r>
        <w:rPr>
          <w:rStyle w:val="VerbatimChar"/>
        </w:rPr>
        <w:lastRenderedPageBreak/>
        <w:t>## [47] 42 40 45 42 45 38 34 44 39 38 39 47 41 44 30 48 47 42 42 49 31 38 38</w:t>
      </w:r>
      <w:r>
        <w:br/>
      </w:r>
      <w:r>
        <w:rPr>
          <w:rStyle w:val="VerbatimChar"/>
        </w:rPr>
        <w:t>## [70] 48 34 45 45 36 45 52 35 43 47 44</w:t>
      </w:r>
    </w:p>
    <w:p w:rsidR="002575C0" w:rsidRDefault="002575C0" w:rsidP="002575C0">
      <w:pPr>
        <w:pStyle w:val="FirstParagraph"/>
      </w:pPr>
      <w:r>
        <w:t xml:space="preserve">and using the name within </w:t>
      </w:r>
      <w:r>
        <w:rPr>
          <w:rStyle w:val="VerbatimChar"/>
        </w:rPr>
        <w:t>[]</w:t>
      </w:r>
      <w:r>
        <w:t>,</w:t>
      </w:r>
    </w:p>
    <w:p w:rsidR="002575C0" w:rsidRDefault="002575C0" w:rsidP="002575C0">
      <w:pPr>
        <w:pStyle w:val="SourceCode"/>
      </w:pPr>
      <w:proofErr w:type="gramStart"/>
      <w:r>
        <w:rPr>
          <w:rStyle w:val="NormalTok"/>
        </w:rPr>
        <w:t>data[</w:t>
      </w:r>
      <w:proofErr w:type="gramEnd"/>
      <w:r>
        <w:rPr>
          <w:rStyle w:val="NormalTok"/>
        </w:rPr>
        <w:t xml:space="preserve"> , </w:t>
      </w:r>
      <w:r>
        <w:rPr>
          <w:rStyle w:val="StringTok"/>
        </w:rPr>
        <w:t>"age"</w:t>
      </w:r>
      <w:r>
        <w:rPr>
          <w:rStyle w:val="NormalTok"/>
        </w:rPr>
        <w:t>]</w:t>
      </w:r>
    </w:p>
    <w:p w:rsidR="002575C0" w:rsidRDefault="002575C0" w:rsidP="002575C0">
      <w:pPr>
        <w:pStyle w:val="SourceCode"/>
      </w:pPr>
      <w:r>
        <w:rPr>
          <w:rStyle w:val="VerbatimChar"/>
        </w:rPr>
        <w:t>##  [1] 38 35 39 36 31 38 33 36 40 34 38 40 40 28 37 38 49 29 40 38 34 46 42</w:t>
      </w:r>
      <w:r>
        <w:br/>
      </w:r>
      <w:r>
        <w:rPr>
          <w:rStyle w:val="VerbatimChar"/>
        </w:rPr>
        <w:t>## [24] 38 32 43 42 40 38 39 39 39 35 38 40 38 45 36 31 34 44 35 40 37 33 46</w:t>
      </w:r>
      <w:r>
        <w:br/>
      </w:r>
      <w:r>
        <w:rPr>
          <w:rStyle w:val="VerbatimChar"/>
        </w:rPr>
        <w:t>## [47] 42 40 45 42 45 38 34 44 39 38 39 47 41 44 30 48 47 42 42 49 31 38 38</w:t>
      </w:r>
      <w:r>
        <w:br/>
      </w:r>
      <w:r>
        <w:rPr>
          <w:rStyle w:val="VerbatimChar"/>
        </w:rPr>
        <w:t>## [70] 48 34 45 45 36 45 52 35 43 47 44</w:t>
      </w:r>
    </w:p>
    <w:p w:rsidR="002575C0" w:rsidRDefault="002575C0" w:rsidP="002575C0">
      <w:pPr>
        <w:pStyle w:val="FirstParagraph"/>
      </w:pPr>
      <w:r>
        <w:t xml:space="preserve">Please keep in mind, the name is case sensitive. </w:t>
      </w:r>
      <w:proofErr w:type="gramStart"/>
      <w:r>
        <w:t>Thus</w:t>
      </w:r>
      <w:proofErr w:type="gramEnd"/>
      <w:r>
        <w:t xml:space="preserve"> make sure the spelling and capitalization are correct.</w:t>
      </w:r>
    </w:p>
    <w:p w:rsidR="002575C0" w:rsidRDefault="002575C0" w:rsidP="002575C0">
      <w:pPr>
        <w:pStyle w:val="BodyText"/>
      </w:pPr>
      <w:r>
        <w:t>Then, to select the seventh observation,</w:t>
      </w:r>
    </w:p>
    <w:p w:rsidR="002575C0" w:rsidRDefault="002575C0" w:rsidP="002575C0">
      <w:pPr>
        <w:pStyle w:val="SourceCode"/>
      </w:pPr>
      <w:proofErr w:type="gramStart"/>
      <w:r>
        <w:rPr>
          <w:rStyle w:val="NormalTok"/>
        </w:rPr>
        <w:t>data[</w:t>
      </w:r>
      <w:proofErr w:type="gramEnd"/>
      <w:r>
        <w:rPr>
          <w:rStyle w:val="DecValTok"/>
        </w:rPr>
        <w:t>7</w:t>
      </w:r>
      <w:r>
        <w:rPr>
          <w:rStyle w:val="NormalTok"/>
        </w:rPr>
        <w:t>, ]</w:t>
      </w:r>
    </w:p>
    <w:p w:rsidR="002575C0" w:rsidRDefault="002575C0" w:rsidP="002575C0">
      <w:pPr>
        <w:pStyle w:val="SourceCode"/>
      </w:pPr>
      <w:r>
        <w:rPr>
          <w:rStyle w:val="VerbatimChar"/>
        </w:rPr>
        <w:t xml:space="preserve">##   chol age </w:t>
      </w:r>
      <w:proofErr w:type="gramStart"/>
      <w:r>
        <w:rPr>
          <w:rStyle w:val="VerbatimChar"/>
        </w:rPr>
        <w:t>exercise  sex</w:t>
      </w:r>
      <w:proofErr w:type="gramEnd"/>
      <w:r>
        <w:rPr>
          <w:rStyle w:val="VerbatimChar"/>
        </w:rPr>
        <w:t xml:space="preserve"> categ</w:t>
      </w:r>
      <w:r>
        <w:br/>
      </w:r>
      <w:r>
        <w:rPr>
          <w:rStyle w:val="VerbatimChar"/>
        </w:rPr>
        <w:t>## 7    7  33        5 male Grp A</w:t>
      </w:r>
    </w:p>
    <w:p w:rsidR="002575C0" w:rsidRDefault="002575C0" w:rsidP="002575C0">
      <w:pPr>
        <w:pStyle w:val="FirstParagraph"/>
      </w:pPr>
      <w:r>
        <w:t xml:space="preserve">We can also choose a specific combination of row and column, let say the 73rd and </w:t>
      </w:r>
      <w:r>
        <w:rPr>
          <w:rStyle w:val="VerbatimChar"/>
        </w:rPr>
        <w:t>age</w:t>
      </w:r>
      <w:r>
        <w:t>,</w:t>
      </w:r>
    </w:p>
    <w:p w:rsidR="002575C0" w:rsidRDefault="002575C0" w:rsidP="002575C0">
      <w:pPr>
        <w:pStyle w:val="SourceCode"/>
      </w:pPr>
      <w:proofErr w:type="gramStart"/>
      <w:r>
        <w:rPr>
          <w:rStyle w:val="NormalTok"/>
        </w:rPr>
        <w:t>data[</w:t>
      </w:r>
      <w:proofErr w:type="gramEnd"/>
      <w:r>
        <w:rPr>
          <w:rStyle w:val="DecValTok"/>
        </w:rPr>
        <w:t>73</w:t>
      </w:r>
      <w:r>
        <w:rPr>
          <w:rStyle w:val="NormalTok"/>
        </w:rPr>
        <w:t xml:space="preserve">, </w:t>
      </w:r>
      <w:r>
        <w:rPr>
          <w:rStyle w:val="DecValTok"/>
        </w:rPr>
        <w:t>2</w:t>
      </w:r>
      <w:r>
        <w:rPr>
          <w:rStyle w:val="NormalTok"/>
        </w:rPr>
        <w:t>]</w:t>
      </w:r>
    </w:p>
    <w:p w:rsidR="002575C0" w:rsidRDefault="002575C0" w:rsidP="002575C0">
      <w:pPr>
        <w:pStyle w:val="SourceCode"/>
      </w:pPr>
      <w:r>
        <w:rPr>
          <w:rStyle w:val="VerbatimChar"/>
        </w:rPr>
        <w:t>## [1] 45</w:t>
      </w:r>
    </w:p>
    <w:p w:rsidR="002575C0" w:rsidRDefault="002575C0" w:rsidP="002575C0">
      <w:pPr>
        <w:pStyle w:val="SourceCode"/>
      </w:pPr>
      <w:proofErr w:type="gramStart"/>
      <w:r>
        <w:rPr>
          <w:rStyle w:val="NormalTok"/>
        </w:rPr>
        <w:t>data[</w:t>
      </w:r>
      <w:proofErr w:type="gramEnd"/>
      <w:r>
        <w:rPr>
          <w:rStyle w:val="DecValTok"/>
        </w:rPr>
        <w:t>73</w:t>
      </w:r>
      <w:r>
        <w:rPr>
          <w:rStyle w:val="NormalTok"/>
        </w:rPr>
        <w:t xml:space="preserve">, </w:t>
      </w:r>
      <w:r>
        <w:rPr>
          <w:rStyle w:val="StringTok"/>
        </w:rPr>
        <w:t>"age"</w:t>
      </w:r>
      <w:r>
        <w:rPr>
          <w:rStyle w:val="NormalTok"/>
        </w:rPr>
        <w:t>]</w:t>
      </w:r>
    </w:p>
    <w:p w:rsidR="002575C0" w:rsidRDefault="002575C0" w:rsidP="002575C0">
      <w:pPr>
        <w:pStyle w:val="SourceCode"/>
      </w:pPr>
      <w:r>
        <w:rPr>
          <w:rStyle w:val="VerbatimChar"/>
        </w:rPr>
        <w:t>## [1] 45</w:t>
      </w:r>
    </w:p>
    <w:p w:rsidR="002575C0" w:rsidRDefault="002575C0" w:rsidP="002575C0">
      <w:pPr>
        <w:pStyle w:val="Heading3"/>
      </w:pPr>
      <w:bookmarkStart w:id="128" w:name="__RefHeading___Toc9267_1980654227"/>
      <w:bookmarkStart w:id="129" w:name="selecting-columns-and-rows"/>
      <w:bookmarkStart w:id="130" w:name="_Toc529195214"/>
      <w:bookmarkStart w:id="131" w:name="_Toc530050400"/>
      <w:bookmarkEnd w:id="128"/>
      <w:bookmarkEnd w:id="129"/>
      <w:r>
        <w:t>Selecting columns and rows</w:t>
      </w:r>
      <w:bookmarkEnd w:id="130"/>
      <w:bookmarkEnd w:id="131"/>
    </w:p>
    <w:p w:rsidR="002575C0" w:rsidRDefault="002575C0" w:rsidP="002575C0">
      <w:pPr>
        <w:pStyle w:val="FirstParagraph"/>
      </w:pPr>
      <w:r>
        <w:t>Let us select</w:t>
      </w:r>
      <w:r>
        <w:fldChar w:fldCharType="begin"/>
      </w:r>
      <w:r>
        <w:instrText xml:space="preserve"> XE "subsetting:column and row" </w:instrText>
      </w:r>
      <w:r>
        <w:fldChar w:fldCharType="end"/>
      </w:r>
      <w:r>
        <w:t xml:space="preserve"> </w:t>
      </w:r>
      <w:r>
        <w:rPr>
          <w:rStyle w:val="VerbatimChar"/>
        </w:rPr>
        <w:t>chol</w:t>
      </w:r>
      <w:r>
        <w:t xml:space="preserve">, </w:t>
      </w:r>
      <w:r>
        <w:rPr>
          <w:rStyle w:val="VerbatimChar"/>
        </w:rPr>
        <w:t>age</w:t>
      </w:r>
      <w:r>
        <w:t xml:space="preserve"> and </w:t>
      </w:r>
      <w:r>
        <w:rPr>
          <w:rStyle w:val="VerbatimChar"/>
        </w:rPr>
        <w:t>sex</w:t>
      </w:r>
      <w:r>
        <w:t>. We can use also square brackets</w:t>
      </w:r>
    </w:p>
    <w:p w:rsidR="002575C0" w:rsidRDefault="002575C0" w:rsidP="002575C0">
      <w:pPr>
        <w:pStyle w:val="SourceCode"/>
      </w:pPr>
      <w:proofErr w:type="gramStart"/>
      <w:r>
        <w:rPr>
          <w:rStyle w:val="NormalTok"/>
        </w:rPr>
        <w:t>data[</w:t>
      </w:r>
      <w:proofErr w:type="gramEnd"/>
      <w:r>
        <w:rPr>
          <w:rStyle w:val="NormalTok"/>
        </w:rPr>
        <w:t xml:space="preserve"> ,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"sex"</w:t>
      </w:r>
      <w:r>
        <w:rPr>
          <w:rStyle w:val="NormalTok"/>
        </w:rPr>
        <w:t>)]</w:t>
      </w:r>
    </w:p>
    <w:p w:rsidR="002575C0" w:rsidRDefault="002575C0" w:rsidP="002575C0">
      <w:pPr>
        <w:pStyle w:val="SourceCode"/>
      </w:pPr>
      <w:r>
        <w:rPr>
          <w:rStyle w:val="VerbatimChar"/>
        </w:rPr>
        <w:t xml:space="preserve">##    chol </w:t>
      </w:r>
      <w:proofErr w:type="gramStart"/>
      <w:r>
        <w:rPr>
          <w:rStyle w:val="VerbatimChar"/>
        </w:rPr>
        <w:t>age  sex</w:t>
      </w:r>
      <w:proofErr w:type="gramEnd"/>
      <w:r>
        <w:br/>
      </w:r>
      <w:r>
        <w:rPr>
          <w:rStyle w:val="VerbatimChar"/>
        </w:rPr>
        <w:t>## 1   6.5  38 male</w:t>
      </w:r>
      <w:r>
        <w:br/>
      </w:r>
      <w:r>
        <w:rPr>
          <w:rStyle w:val="VerbatimChar"/>
        </w:rPr>
        <w:t>## 2   6.6  35 male</w:t>
      </w:r>
      <w:r>
        <w:br/>
      </w:r>
      <w:r>
        <w:rPr>
          <w:rStyle w:val="VerbatimChar"/>
        </w:rPr>
        <w:t>## 3   6.8  39 male</w:t>
      </w:r>
      <w:r>
        <w:br/>
      </w:r>
      <w:r>
        <w:rPr>
          <w:rStyle w:val="VerbatimChar"/>
        </w:rPr>
        <w:t>## 4   6.8  36 male</w:t>
      </w:r>
      <w:r>
        <w:br/>
      </w:r>
      <w:r>
        <w:rPr>
          <w:rStyle w:val="VerbatimChar"/>
        </w:rPr>
        <w:t>## 5   6.9  31 male</w:t>
      </w:r>
      <w:r>
        <w:br/>
      </w:r>
      <w:r>
        <w:rPr>
          <w:rStyle w:val="VerbatimChar"/>
        </w:rPr>
        <w:t>## 6   7.0  38 male</w:t>
      </w:r>
      <w:r>
        <w:br/>
      </w:r>
      <w:r>
        <w:rPr>
          <w:rStyle w:val="VerbatimChar"/>
        </w:rPr>
        <w:t>## 7   7.0  33 male</w:t>
      </w:r>
      <w:r>
        <w:br/>
      </w:r>
      <w:r>
        <w:rPr>
          <w:rStyle w:val="VerbatimChar"/>
        </w:rPr>
        <w:t>## 8   7.2  36 male</w:t>
      </w:r>
      <w:r>
        <w:br/>
      </w:r>
      <w:r>
        <w:rPr>
          <w:rStyle w:val="VerbatimChar"/>
        </w:rPr>
        <w:t>## 9   7.2  40 male</w:t>
      </w:r>
      <w:r>
        <w:br/>
      </w:r>
      <w:r>
        <w:rPr>
          <w:rStyle w:val="VerbatimChar"/>
        </w:rPr>
        <w:t>## 10  7.2  34 male</w:t>
      </w:r>
    </w:p>
    <w:p w:rsidR="002575C0" w:rsidRDefault="002575C0" w:rsidP="002575C0">
      <w:pPr>
        <w:pStyle w:val="SourceCode"/>
      </w:pPr>
      <w:r>
        <w:rPr>
          <w:rStyle w:val="VerbatimChar"/>
        </w:rPr>
        <w:t>## ... some data omitted.</w:t>
      </w:r>
    </w:p>
    <w:p w:rsidR="002575C0" w:rsidRDefault="002575C0" w:rsidP="002575C0">
      <w:pPr>
        <w:pStyle w:val="FirstParagraph"/>
      </w:pPr>
      <w:r>
        <w:t>or the column numbers</w:t>
      </w:r>
    </w:p>
    <w:p w:rsidR="002575C0" w:rsidRDefault="002575C0" w:rsidP="002575C0">
      <w:pPr>
        <w:pStyle w:val="SourceCode"/>
      </w:pPr>
      <w:proofErr w:type="gramStart"/>
      <w:r>
        <w:rPr>
          <w:rStyle w:val="NormalTok"/>
        </w:rPr>
        <w:lastRenderedPageBreak/>
        <w:t>data[</w:t>
      </w:r>
      <w:proofErr w:type="gramEnd"/>
      <w:r>
        <w:rPr>
          <w:rStyle w:val="NormalTok"/>
        </w:rPr>
        <w:t xml:space="preserve"> , </w:t>
      </w:r>
      <w:r>
        <w:rPr>
          <w:rStyle w:val="KeywordTok"/>
        </w:rPr>
        <w:t>c</w:t>
      </w:r>
      <w:r>
        <w:rPr>
          <w:rStyle w:val="NormalTok"/>
        </w:rPr>
        <w:t>(</w:t>
      </w:r>
      <w:r>
        <w:rPr>
          <w:rStyle w:val="DecValTok"/>
        </w:rPr>
        <w:t>1</w:t>
      </w:r>
      <w:r>
        <w:rPr>
          <w:rStyle w:val="OperatorTok"/>
        </w:rPr>
        <w:t>:</w:t>
      </w:r>
      <w:r>
        <w:rPr>
          <w:rStyle w:val="DecValTok"/>
        </w:rPr>
        <w:t>2</w:t>
      </w:r>
      <w:r>
        <w:rPr>
          <w:rStyle w:val="NormalTok"/>
        </w:rPr>
        <w:t xml:space="preserve">, </w:t>
      </w:r>
      <w:r>
        <w:rPr>
          <w:rStyle w:val="DecValTok"/>
        </w:rPr>
        <w:t>4</w:t>
      </w:r>
      <w:r>
        <w:rPr>
          <w:rStyle w:val="NormalTok"/>
        </w:rPr>
        <w:t>)]</w:t>
      </w:r>
    </w:p>
    <w:p w:rsidR="002575C0" w:rsidRDefault="002575C0" w:rsidP="002575C0">
      <w:pPr>
        <w:pStyle w:val="SourceCode"/>
      </w:pPr>
      <w:r>
        <w:rPr>
          <w:rStyle w:val="VerbatimChar"/>
        </w:rPr>
        <w:t xml:space="preserve">##    chol </w:t>
      </w:r>
      <w:proofErr w:type="gramStart"/>
      <w:r>
        <w:rPr>
          <w:rStyle w:val="VerbatimChar"/>
        </w:rPr>
        <w:t>age  sex</w:t>
      </w:r>
      <w:proofErr w:type="gramEnd"/>
      <w:r>
        <w:br/>
      </w:r>
      <w:r>
        <w:rPr>
          <w:rStyle w:val="VerbatimChar"/>
        </w:rPr>
        <w:t>## 1   6.5  38 male</w:t>
      </w:r>
      <w:r>
        <w:br/>
      </w:r>
      <w:r>
        <w:rPr>
          <w:rStyle w:val="VerbatimChar"/>
        </w:rPr>
        <w:t>## 2   6.6  35 male</w:t>
      </w:r>
      <w:r>
        <w:br/>
      </w:r>
      <w:r>
        <w:rPr>
          <w:rStyle w:val="VerbatimChar"/>
        </w:rPr>
        <w:t>## 3   6.8  39 male</w:t>
      </w:r>
      <w:r>
        <w:br/>
      </w:r>
      <w:r>
        <w:rPr>
          <w:rStyle w:val="VerbatimChar"/>
        </w:rPr>
        <w:t>## 4   6.8  36 male</w:t>
      </w:r>
      <w:r>
        <w:br/>
      </w:r>
      <w:r>
        <w:rPr>
          <w:rStyle w:val="VerbatimChar"/>
        </w:rPr>
        <w:t>## 5   6.9  31 male</w:t>
      </w:r>
      <w:r>
        <w:br/>
      </w:r>
      <w:r>
        <w:rPr>
          <w:rStyle w:val="VerbatimChar"/>
        </w:rPr>
        <w:t>## 6   7.0  38 male</w:t>
      </w:r>
      <w:r>
        <w:br/>
      </w:r>
      <w:r>
        <w:rPr>
          <w:rStyle w:val="VerbatimChar"/>
        </w:rPr>
        <w:t>## 7   7.0  33 male</w:t>
      </w:r>
      <w:r>
        <w:br/>
      </w:r>
      <w:r>
        <w:rPr>
          <w:rStyle w:val="VerbatimChar"/>
        </w:rPr>
        <w:t>## 8   7.2  36 male</w:t>
      </w:r>
      <w:r>
        <w:br/>
      </w:r>
      <w:r>
        <w:rPr>
          <w:rStyle w:val="VerbatimChar"/>
        </w:rPr>
        <w:t>## 9   7.2  40 male</w:t>
      </w:r>
      <w:r>
        <w:br/>
      </w:r>
      <w:r>
        <w:rPr>
          <w:rStyle w:val="VerbatimChar"/>
        </w:rPr>
        <w:t>## 10  7.2  34 male</w:t>
      </w:r>
    </w:p>
    <w:p w:rsidR="002575C0" w:rsidRDefault="002575C0" w:rsidP="002575C0">
      <w:pPr>
        <w:pStyle w:val="SourceCode"/>
      </w:pPr>
      <w:r>
        <w:rPr>
          <w:rStyle w:val="VerbatimChar"/>
        </w:rPr>
        <w:t>## ... some data omitted.</w:t>
      </w:r>
    </w:p>
    <w:p w:rsidR="002575C0" w:rsidRDefault="002575C0" w:rsidP="002575C0">
      <w:pPr>
        <w:pStyle w:val="SourceCode"/>
      </w:pPr>
      <w:proofErr w:type="gramStart"/>
      <w:r>
        <w:rPr>
          <w:rStyle w:val="NormalTok"/>
        </w:rPr>
        <w:t>data[</w:t>
      </w:r>
      <w:proofErr w:type="gramEnd"/>
      <w:r>
        <w:rPr>
          <w:rStyle w:val="NormalTok"/>
        </w:rPr>
        <w:t xml:space="preserve"> ,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w:t>
      </w:r>
    </w:p>
    <w:p w:rsidR="002575C0" w:rsidRDefault="002575C0" w:rsidP="002575C0">
      <w:pPr>
        <w:pStyle w:val="SourceCode"/>
      </w:pPr>
      <w:r>
        <w:rPr>
          <w:rStyle w:val="VerbatimChar"/>
        </w:rPr>
        <w:t xml:space="preserve">##    chol </w:t>
      </w:r>
      <w:proofErr w:type="gramStart"/>
      <w:r>
        <w:rPr>
          <w:rStyle w:val="VerbatimChar"/>
        </w:rPr>
        <w:t>age  sex</w:t>
      </w:r>
      <w:proofErr w:type="gramEnd"/>
      <w:r>
        <w:br/>
      </w:r>
      <w:r>
        <w:rPr>
          <w:rStyle w:val="VerbatimChar"/>
        </w:rPr>
        <w:t>## 1   6.5  38 male</w:t>
      </w:r>
      <w:r>
        <w:br/>
      </w:r>
      <w:r>
        <w:rPr>
          <w:rStyle w:val="VerbatimChar"/>
        </w:rPr>
        <w:t>## 2   6.6  35 male</w:t>
      </w:r>
      <w:r>
        <w:br/>
      </w:r>
      <w:r>
        <w:rPr>
          <w:rStyle w:val="VerbatimChar"/>
        </w:rPr>
        <w:t>## 3   6.8  39 male</w:t>
      </w:r>
      <w:r>
        <w:br/>
      </w:r>
      <w:r>
        <w:rPr>
          <w:rStyle w:val="VerbatimChar"/>
        </w:rPr>
        <w:t>## 4   6.8  36 male</w:t>
      </w:r>
      <w:r>
        <w:br/>
      </w:r>
      <w:r>
        <w:rPr>
          <w:rStyle w:val="VerbatimChar"/>
        </w:rPr>
        <w:t>## 5   6.9  31 male</w:t>
      </w:r>
      <w:r>
        <w:br/>
      </w:r>
      <w:r>
        <w:rPr>
          <w:rStyle w:val="VerbatimChar"/>
        </w:rPr>
        <w:t>## 6   7.0  38 male</w:t>
      </w:r>
      <w:r>
        <w:br/>
      </w:r>
      <w:r>
        <w:rPr>
          <w:rStyle w:val="VerbatimChar"/>
        </w:rPr>
        <w:t>## 7   7.0  33 male</w:t>
      </w:r>
      <w:r>
        <w:br/>
      </w:r>
      <w:r>
        <w:rPr>
          <w:rStyle w:val="VerbatimChar"/>
        </w:rPr>
        <w:t>## 8   7.2  36 male</w:t>
      </w:r>
      <w:r>
        <w:br/>
      </w:r>
      <w:r>
        <w:rPr>
          <w:rStyle w:val="VerbatimChar"/>
        </w:rPr>
        <w:t>## 9   7.2  40 male</w:t>
      </w:r>
      <w:r>
        <w:br/>
      </w:r>
      <w:r>
        <w:rPr>
          <w:rStyle w:val="VerbatimChar"/>
        </w:rPr>
        <w:t>## 10  7.2  34 male</w:t>
      </w:r>
    </w:p>
    <w:p w:rsidR="002575C0" w:rsidRDefault="002575C0" w:rsidP="002575C0">
      <w:pPr>
        <w:pStyle w:val="SourceCode"/>
      </w:pPr>
      <w:r>
        <w:rPr>
          <w:rStyle w:val="VerbatimChar"/>
        </w:rPr>
        <w:t>## ... some data omitted.</w:t>
      </w:r>
    </w:p>
    <w:p w:rsidR="002575C0" w:rsidRDefault="002575C0" w:rsidP="002575C0">
      <w:pPr>
        <w:pStyle w:val="FirstParagraph"/>
      </w:pPr>
      <w:r>
        <w:t xml:space="preserve">selecting column 1 to 2, and column 4. Note the use of </w:t>
      </w:r>
      <w:proofErr w:type="gramStart"/>
      <w:r>
        <w:rPr>
          <w:rStyle w:val="VerbatimChar"/>
        </w:rPr>
        <w:t>c(</w:t>
      </w:r>
      <w:proofErr w:type="gramEnd"/>
      <w:r>
        <w:rPr>
          <w:rStyle w:val="VerbatimChar"/>
        </w:rPr>
        <w:t>)</w:t>
      </w:r>
      <w:r>
        <w:t xml:space="preserve"> function here. It is used to combine the numbers. R needs this to let it know we want to view all these columns together</w:t>
      </w:r>
      <w:proofErr w:type="gramStart"/>
      <w:r>
        <w:t xml:space="preserve">. </w:t>
      </w:r>
      <w:r>
        <w:rPr>
          <w:rStyle w:val="VerbatimChar"/>
        </w:rPr>
        <w:t>:</w:t>
      </w:r>
      <w:proofErr w:type="gramEnd"/>
      <w:r>
        <w:t xml:space="preserve"> means </w:t>
      </w:r>
      <w:r>
        <w:rPr>
          <w:rStyle w:val="VerbatimChar"/>
        </w:rPr>
        <w:t>to</w:t>
      </w:r>
      <w:r>
        <w:t xml:space="preserve">. Here </w:t>
      </w:r>
      <w:r>
        <w:rPr>
          <w:rStyle w:val="VerbatimChar"/>
        </w:rPr>
        <w:t>1:2</w:t>
      </w:r>
      <w:r>
        <w:t xml:space="preserve"> means from </w:t>
      </w:r>
      <w:r>
        <w:rPr>
          <w:rStyle w:val="VerbatimChar"/>
        </w:rPr>
        <w:t>1 to 2</w:t>
      </w:r>
      <w:r>
        <w:t>.</w:t>
      </w:r>
    </w:p>
    <w:p w:rsidR="002575C0" w:rsidRDefault="002575C0" w:rsidP="002575C0">
      <w:pPr>
        <w:pStyle w:val="BodyText"/>
      </w:pPr>
      <w:r>
        <w:t>To select seventh to 14th observations,</w:t>
      </w:r>
    </w:p>
    <w:p w:rsidR="002575C0" w:rsidRDefault="002575C0" w:rsidP="002575C0">
      <w:pPr>
        <w:pStyle w:val="SourceCode"/>
      </w:pPr>
      <w:proofErr w:type="gramStart"/>
      <w:r>
        <w:rPr>
          <w:rStyle w:val="NormalTok"/>
        </w:rPr>
        <w:t>data[</w:t>
      </w:r>
      <w:proofErr w:type="gramEnd"/>
      <w:r>
        <w:rPr>
          <w:rStyle w:val="DecValTok"/>
        </w:rPr>
        <w:t>7</w:t>
      </w:r>
      <w:r>
        <w:rPr>
          <w:rStyle w:val="OperatorTok"/>
        </w:rPr>
        <w:t>:</w:t>
      </w:r>
      <w:r>
        <w:rPr>
          <w:rStyle w:val="DecValTok"/>
        </w:rPr>
        <w:t>14</w:t>
      </w:r>
      <w:r>
        <w:rPr>
          <w:rStyle w:val="NormalTok"/>
        </w:rPr>
        <w:t>, ]</w:t>
      </w:r>
    </w:p>
    <w:p w:rsidR="002575C0" w:rsidRDefault="002575C0" w:rsidP="002575C0">
      <w:pPr>
        <w:pStyle w:val="SourceCode"/>
      </w:pPr>
      <w:r>
        <w:rPr>
          <w:rStyle w:val="VerbatimChar"/>
        </w:rPr>
        <w:t>##    chol age exercise  sex categ</w:t>
      </w:r>
      <w:r>
        <w:br/>
      </w:r>
      <w:r>
        <w:rPr>
          <w:rStyle w:val="VerbatimChar"/>
        </w:rPr>
        <w:t>## 7   7.0  33        5 male Grp A</w:t>
      </w:r>
      <w:r>
        <w:br/>
      </w:r>
      <w:r>
        <w:rPr>
          <w:rStyle w:val="VerbatimChar"/>
        </w:rPr>
        <w:t>## 8   7.2  36        5 male Grp A</w:t>
      </w:r>
      <w:r>
        <w:br/>
      </w:r>
      <w:r>
        <w:rPr>
          <w:rStyle w:val="VerbatimChar"/>
        </w:rPr>
        <w:t>## 9   7.2  40        4 male Grp A</w:t>
      </w:r>
      <w:r>
        <w:br/>
      </w:r>
      <w:r>
        <w:rPr>
          <w:rStyle w:val="VerbatimChar"/>
        </w:rPr>
        <w:t>## 10  7.2  34        6 male Grp A</w:t>
      </w:r>
      <w:r>
        <w:br/>
      </w:r>
      <w:r>
        <w:rPr>
          <w:rStyle w:val="VerbatimChar"/>
        </w:rPr>
        <w:t>## 11  7.3  38        6 male Grp A</w:t>
      </w:r>
      <w:r>
        <w:br/>
      </w:r>
      <w:r>
        <w:rPr>
          <w:rStyle w:val="VerbatimChar"/>
        </w:rPr>
        <w:t>## 12  7.3  40        5 male Grp A</w:t>
      </w:r>
      <w:r>
        <w:br/>
      </w:r>
      <w:r>
        <w:rPr>
          <w:rStyle w:val="VerbatimChar"/>
        </w:rPr>
        <w:t>## 13  7.3  40        4 male Grp A</w:t>
      </w:r>
      <w:r>
        <w:br/>
      </w:r>
      <w:r>
        <w:rPr>
          <w:rStyle w:val="VerbatimChar"/>
        </w:rPr>
        <w:t>## 14  7.3  28        5 male Grp A</w:t>
      </w:r>
    </w:p>
    <w:p w:rsidR="002575C0" w:rsidRDefault="002575C0" w:rsidP="002575C0">
      <w:pPr>
        <w:pStyle w:val="FirstParagraph"/>
      </w:pPr>
      <w:r>
        <w:t>Then, we want to view specific combination of rows and columns. In the example below, it can be done in several ways in R.</w:t>
      </w:r>
    </w:p>
    <w:p w:rsidR="002575C0" w:rsidRDefault="002575C0" w:rsidP="002575C0">
      <w:pPr>
        <w:pStyle w:val="SourceCode"/>
      </w:pPr>
      <w:proofErr w:type="gramStart"/>
      <w:r>
        <w:rPr>
          <w:rStyle w:val="NormalTok"/>
        </w:rPr>
        <w:lastRenderedPageBreak/>
        <w:t>data[</w:t>
      </w:r>
      <w:proofErr w:type="gramEnd"/>
      <w:r>
        <w:rPr>
          <w:rStyle w:val="DecValTok"/>
        </w:rPr>
        <w:t>7</w:t>
      </w:r>
      <w:r>
        <w:rPr>
          <w:rStyle w:val="OperatorTok"/>
        </w:rPr>
        <w:t>:</w:t>
      </w:r>
      <w:r>
        <w:rPr>
          <w:rStyle w:val="DecValTok"/>
        </w:rPr>
        <w:t>14</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4</w:t>
      </w:r>
      <w:r>
        <w:rPr>
          <w:rStyle w:val="NormalTok"/>
        </w:rPr>
        <w:t>)]</w:t>
      </w:r>
    </w:p>
    <w:p w:rsidR="002575C0" w:rsidRDefault="002575C0" w:rsidP="002575C0">
      <w:pPr>
        <w:pStyle w:val="SourceCode"/>
      </w:pPr>
      <w:r>
        <w:rPr>
          <w:rStyle w:val="VerbatimChar"/>
        </w:rPr>
        <w:t xml:space="preserve">##    </w:t>
      </w:r>
      <w:proofErr w:type="gramStart"/>
      <w:r>
        <w:rPr>
          <w:rStyle w:val="VerbatimChar"/>
        </w:rPr>
        <w:t>age  sex</w:t>
      </w:r>
      <w:proofErr w:type="gramEnd"/>
      <w:r>
        <w:br/>
      </w:r>
      <w:r>
        <w:rPr>
          <w:rStyle w:val="VerbatimChar"/>
        </w:rPr>
        <w:t>## 7   33 male</w:t>
      </w:r>
      <w:r>
        <w:br/>
      </w:r>
      <w:r>
        <w:rPr>
          <w:rStyle w:val="VerbatimChar"/>
        </w:rPr>
        <w:t>## 8   36 male</w:t>
      </w:r>
      <w:r>
        <w:br/>
      </w:r>
      <w:r>
        <w:rPr>
          <w:rStyle w:val="VerbatimChar"/>
        </w:rPr>
        <w:t>## 9   40 male</w:t>
      </w:r>
      <w:r>
        <w:br/>
      </w:r>
      <w:r>
        <w:rPr>
          <w:rStyle w:val="VerbatimChar"/>
        </w:rPr>
        <w:t>## 10  34 male</w:t>
      </w:r>
      <w:r>
        <w:br/>
      </w:r>
      <w:r>
        <w:rPr>
          <w:rStyle w:val="VerbatimChar"/>
        </w:rPr>
        <w:t>## 11  38 male</w:t>
      </w:r>
      <w:r>
        <w:br/>
      </w:r>
      <w:r>
        <w:rPr>
          <w:rStyle w:val="VerbatimChar"/>
        </w:rPr>
        <w:t>## 12  40 male</w:t>
      </w:r>
      <w:r>
        <w:br/>
      </w:r>
      <w:r>
        <w:rPr>
          <w:rStyle w:val="VerbatimChar"/>
        </w:rPr>
        <w:t>## 13  40 male</w:t>
      </w:r>
      <w:r>
        <w:br/>
      </w:r>
      <w:r>
        <w:rPr>
          <w:rStyle w:val="VerbatimChar"/>
        </w:rPr>
        <w:t>## 14  28 male</w:t>
      </w:r>
    </w:p>
    <w:p w:rsidR="002575C0" w:rsidRDefault="002575C0" w:rsidP="002575C0">
      <w:pPr>
        <w:pStyle w:val="SourceCode"/>
      </w:pPr>
      <w:proofErr w:type="gramStart"/>
      <w:r>
        <w:rPr>
          <w:rStyle w:val="NormalTok"/>
        </w:rPr>
        <w:t>data[</w:t>
      </w:r>
      <w:proofErr w:type="gramEnd"/>
      <w:r>
        <w:rPr>
          <w:rStyle w:val="DecValTok"/>
        </w:rPr>
        <w:t>7</w:t>
      </w:r>
      <w:r>
        <w:rPr>
          <w:rStyle w:val="OperatorTok"/>
        </w:rPr>
        <w:t>:</w:t>
      </w:r>
      <w:r>
        <w:rPr>
          <w:rStyle w:val="DecValTok"/>
        </w:rPr>
        <w:t>14</w:t>
      </w:r>
      <w:r>
        <w:rPr>
          <w:rStyle w:val="NormalTok"/>
        </w:rPr>
        <w:t xml:space="preserve">,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w:t>
      </w:r>
    </w:p>
    <w:p w:rsidR="002575C0" w:rsidRDefault="002575C0" w:rsidP="002575C0">
      <w:pPr>
        <w:pStyle w:val="SourceCode"/>
      </w:pPr>
      <w:r>
        <w:rPr>
          <w:rStyle w:val="VerbatimChar"/>
        </w:rPr>
        <w:t>##    chol age</w:t>
      </w:r>
      <w:r>
        <w:br/>
      </w:r>
      <w:r>
        <w:rPr>
          <w:rStyle w:val="VerbatimChar"/>
        </w:rPr>
        <w:t xml:space="preserve">## 7   </w:t>
      </w:r>
      <w:proofErr w:type="gramStart"/>
      <w:r>
        <w:rPr>
          <w:rStyle w:val="VerbatimChar"/>
        </w:rPr>
        <w:t>7.0  33</w:t>
      </w:r>
      <w:proofErr w:type="gramEnd"/>
      <w:r>
        <w:br/>
      </w:r>
      <w:r>
        <w:rPr>
          <w:rStyle w:val="VerbatimChar"/>
        </w:rPr>
        <w:t>## 8   7.2  36</w:t>
      </w:r>
      <w:r>
        <w:br/>
      </w:r>
      <w:r>
        <w:rPr>
          <w:rStyle w:val="VerbatimChar"/>
        </w:rPr>
        <w:t>## 9   7.2  40</w:t>
      </w:r>
      <w:r>
        <w:br/>
      </w:r>
      <w:r>
        <w:rPr>
          <w:rStyle w:val="VerbatimChar"/>
        </w:rPr>
        <w:t>## 10  7.2  34</w:t>
      </w:r>
      <w:r>
        <w:br/>
      </w:r>
      <w:r>
        <w:rPr>
          <w:rStyle w:val="VerbatimChar"/>
        </w:rPr>
        <w:t>## 11  7.3  38</w:t>
      </w:r>
      <w:r>
        <w:br/>
      </w:r>
      <w:r>
        <w:rPr>
          <w:rStyle w:val="VerbatimChar"/>
        </w:rPr>
        <w:t>## 12  7.3  40</w:t>
      </w:r>
      <w:r>
        <w:br/>
      </w:r>
      <w:r>
        <w:rPr>
          <w:rStyle w:val="VerbatimChar"/>
        </w:rPr>
        <w:t>## 13  7.3  40</w:t>
      </w:r>
      <w:r>
        <w:br/>
      </w:r>
      <w:r>
        <w:rPr>
          <w:rStyle w:val="VerbatimChar"/>
        </w:rPr>
        <w:t>## 14  7.3  28</w:t>
      </w:r>
    </w:p>
    <w:p w:rsidR="002575C0" w:rsidRDefault="002575C0" w:rsidP="002575C0">
      <w:pPr>
        <w:pStyle w:val="SourceCode"/>
      </w:pPr>
      <w:proofErr w:type="gramStart"/>
      <w:r>
        <w:rPr>
          <w:rStyle w:val="NormalTok"/>
        </w:rPr>
        <w:t>data[</w:t>
      </w:r>
      <w:proofErr w:type="gramEnd"/>
      <w:r>
        <w:rPr>
          <w:rStyle w:val="KeywordTok"/>
        </w:rPr>
        <w:t>c</w:t>
      </w:r>
      <w:r>
        <w:rPr>
          <w:rStyle w:val="NormalTok"/>
        </w:rPr>
        <w:t>(</w:t>
      </w:r>
      <w:r>
        <w:rPr>
          <w:rStyle w:val="DecValTok"/>
        </w:rPr>
        <w:t>1</w:t>
      </w:r>
      <w:r>
        <w:rPr>
          <w:rStyle w:val="OperatorTok"/>
        </w:rPr>
        <w:t>:</w:t>
      </w:r>
      <w:r>
        <w:rPr>
          <w:rStyle w:val="DecValTok"/>
        </w:rPr>
        <w:t>2</w:t>
      </w:r>
      <w:r>
        <w:rPr>
          <w:rStyle w:val="NormalTok"/>
        </w:rPr>
        <w:t xml:space="preserve">, </w:t>
      </w:r>
      <w:r>
        <w:rPr>
          <w:rStyle w:val="DecValTok"/>
        </w:rPr>
        <w:t>7</w:t>
      </w:r>
      <w:r>
        <w:rPr>
          <w:rStyle w:val="OperatorTok"/>
        </w:rPr>
        <w:t>:</w:t>
      </w:r>
      <w:r>
        <w:rPr>
          <w:rStyle w:val="DecValTok"/>
        </w:rPr>
        <w:t>14</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4</w:t>
      </w:r>
      <w:r>
        <w:rPr>
          <w:rStyle w:val="NormalTok"/>
        </w:rPr>
        <w:t>)]</w:t>
      </w:r>
    </w:p>
    <w:p w:rsidR="002575C0" w:rsidRDefault="002575C0" w:rsidP="002575C0">
      <w:pPr>
        <w:pStyle w:val="SourceCode"/>
      </w:pPr>
      <w:r>
        <w:rPr>
          <w:rStyle w:val="VerbatimChar"/>
        </w:rPr>
        <w:t xml:space="preserve">##    </w:t>
      </w:r>
      <w:proofErr w:type="gramStart"/>
      <w:r>
        <w:rPr>
          <w:rStyle w:val="VerbatimChar"/>
        </w:rPr>
        <w:t>age  sex</w:t>
      </w:r>
      <w:proofErr w:type="gramEnd"/>
      <w:r>
        <w:br/>
      </w:r>
      <w:r>
        <w:rPr>
          <w:rStyle w:val="VerbatimChar"/>
        </w:rPr>
        <w:t>## 1   38 male</w:t>
      </w:r>
      <w:r>
        <w:br/>
      </w:r>
      <w:r>
        <w:rPr>
          <w:rStyle w:val="VerbatimChar"/>
        </w:rPr>
        <w:t>## 2   35 male</w:t>
      </w:r>
      <w:r>
        <w:br/>
      </w:r>
      <w:r>
        <w:rPr>
          <w:rStyle w:val="VerbatimChar"/>
        </w:rPr>
        <w:t>## 7   33 male</w:t>
      </w:r>
      <w:r>
        <w:br/>
      </w:r>
      <w:r>
        <w:rPr>
          <w:rStyle w:val="VerbatimChar"/>
        </w:rPr>
        <w:t>## 8   36 male</w:t>
      </w:r>
      <w:r>
        <w:br/>
      </w:r>
      <w:r>
        <w:rPr>
          <w:rStyle w:val="VerbatimChar"/>
        </w:rPr>
        <w:t>## 9   40 male</w:t>
      </w:r>
      <w:r>
        <w:br/>
      </w:r>
      <w:r>
        <w:rPr>
          <w:rStyle w:val="VerbatimChar"/>
        </w:rPr>
        <w:t>## 10  34 male</w:t>
      </w:r>
      <w:r>
        <w:br/>
      </w:r>
      <w:r>
        <w:rPr>
          <w:rStyle w:val="VerbatimChar"/>
        </w:rPr>
        <w:t>## 11  38 male</w:t>
      </w:r>
      <w:r>
        <w:br/>
      </w:r>
      <w:r>
        <w:rPr>
          <w:rStyle w:val="VerbatimChar"/>
        </w:rPr>
        <w:t>## 12  40 male</w:t>
      </w:r>
      <w:r>
        <w:br/>
      </w:r>
      <w:r>
        <w:rPr>
          <w:rStyle w:val="VerbatimChar"/>
        </w:rPr>
        <w:t>## 13  40 male</w:t>
      </w:r>
      <w:r>
        <w:br/>
      </w:r>
      <w:r>
        <w:rPr>
          <w:rStyle w:val="VerbatimChar"/>
        </w:rPr>
        <w:t>## 14  28 male</w:t>
      </w:r>
    </w:p>
    <w:p w:rsidR="002575C0" w:rsidRDefault="002575C0" w:rsidP="002575C0">
      <w:pPr>
        <w:pStyle w:val="SourceCode"/>
      </w:pPr>
      <w:proofErr w:type="gramStart"/>
      <w:r>
        <w:rPr>
          <w:rStyle w:val="NormalTok"/>
        </w:rPr>
        <w:t>data[</w:t>
      </w:r>
      <w:proofErr w:type="gramEnd"/>
      <w:r>
        <w:rPr>
          <w:rStyle w:val="KeywordTok"/>
        </w:rPr>
        <w:t>c</w:t>
      </w:r>
      <w:r>
        <w:rPr>
          <w:rStyle w:val="NormalTok"/>
        </w:rPr>
        <w:t>(</w:t>
      </w:r>
      <w:r>
        <w:rPr>
          <w:rStyle w:val="DecValTok"/>
        </w:rPr>
        <w:t>1</w:t>
      </w:r>
      <w:r>
        <w:rPr>
          <w:rStyle w:val="OperatorTok"/>
        </w:rPr>
        <w:t>:</w:t>
      </w:r>
      <w:r>
        <w:rPr>
          <w:rStyle w:val="DecValTok"/>
        </w:rPr>
        <w:t>2</w:t>
      </w:r>
      <w:r>
        <w:rPr>
          <w:rStyle w:val="NormalTok"/>
        </w:rPr>
        <w:t xml:space="preserve">, </w:t>
      </w:r>
      <w:r>
        <w:rPr>
          <w:rStyle w:val="DecValTok"/>
        </w:rPr>
        <w:t>7</w:t>
      </w:r>
      <w:r>
        <w:rPr>
          <w:rStyle w:val="OperatorTok"/>
        </w:rPr>
        <w:t>:</w:t>
      </w:r>
      <w:r>
        <w:rPr>
          <w:rStyle w:val="DecValTok"/>
        </w:rPr>
        <w:t>14</w:t>
      </w:r>
      <w:r>
        <w:rPr>
          <w:rStyle w:val="NormalTok"/>
        </w:rPr>
        <w:t xml:space="preserve">),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w:t>
      </w:r>
    </w:p>
    <w:p w:rsidR="002575C0" w:rsidRDefault="002575C0" w:rsidP="002575C0">
      <w:pPr>
        <w:pStyle w:val="SourceCode"/>
      </w:pPr>
      <w:r>
        <w:rPr>
          <w:rStyle w:val="VerbatimChar"/>
        </w:rPr>
        <w:t>##    chol age</w:t>
      </w:r>
      <w:r>
        <w:br/>
      </w:r>
      <w:r>
        <w:rPr>
          <w:rStyle w:val="VerbatimChar"/>
        </w:rPr>
        <w:t xml:space="preserve">## 1   </w:t>
      </w:r>
      <w:proofErr w:type="gramStart"/>
      <w:r>
        <w:rPr>
          <w:rStyle w:val="VerbatimChar"/>
        </w:rPr>
        <w:t>6.5  38</w:t>
      </w:r>
      <w:proofErr w:type="gramEnd"/>
      <w:r>
        <w:br/>
      </w:r>
      <w:r>
        <w:rPr>
          <w:rStyle w:val="VerbatimChar"/>
        </w:rPr>
        <w:t>## 2   6.6  35</w:t>
      </w:r>
      <w:r>
        <w:br/>
      </w:r>
      <w:r>
        <w:rPr>
          <w:rStyle w:val="VerbatimChar"/>
        </w:rPr>
        <w:t>## 7   7.0  33</w:t>
      </w:r>
      <w:r>
        <w:br/>
      </w:r>
      <w:r>
        <w:rPr>
          <w:rStyle w:val="VerbatimChar"/>
        </w:rPr>
        <w:t>## 8   7.2  36</w:t>
      </w:r>
      <w:r>
        <w:br/>
      </w:r>
      <w:r>
        <w:rPr>
          <w:rStyle w:val="VerbatimChar"/>
        </w:rPr>
        <w:t>## 9   7.2  40</w:t>
      </w:r>
      <w:r>
        <w:br/>
      </w:r>
      <w:r>
        <w:rPr>
          <w:rStyle w:val="VerbatimChar"/>
        </w:rPr>
        <w:t>## 10  7.2  34</w:t>
      </w:r>
      <w:r>
        <w:br/>
      </w:r>
      <w:r>
        <w:rPr>
          <w:rStyle w:val="VerbatimChar"/>
        </w:rPr>
        <w:t>## 11  7.3  38</w:t>
      </w:r>
      <w:r>
        <w:br/>
      </w:r>
      <w:r>
        <w:rPr>
          <w:rStyle w:val="VerbatimChar"/>
        </w:rPr>
        <w:t>## 12  7.3  40</w:t>
      </w:r>
      <w:r>
        <w:br/>
      </w:r>
      <w:r>
        <w:rPr>
          <w:rStyle w:val="VerbatimChar"/>
        </w:rPr>
        <w:t>## 13  7.3  40</w:t>
      </w:r>
      <w:r>
        <w:br/>
      </w:r>
      <w:r>
        <w:rPr>
          <w:rStyle w:val="VerbatimChar"/>
        </w:rPr>
        <w:t>## 14  7.3  28</w:t>
      </w:r>
    </w:p>
    <w:p w:rsidR="002575C0" w:rsidRDefault="002575C0" w:rsidP="002575C0">
      <w:pPr>
        <w:pStyle w:val="FirstParagraph"/>
      </w:pPr>
      <w:r>
        <w:lastRenderedPageBreak/>
        <w:t xml:space="preserve">Quite interestingly, not only you can select specific rows/columns, you can also exclude them! For example, to select the rest of the variables, except </w:t>
      </w:r>
      <w:r>
        <w:rPr>
          <w:rStyle w:val="VerbatimChar"/>
        </w:rPr>
        <w:t>age</w:t>
      </w:r>
      <w:r>
        <w:t>,</w:t>
      </w:r>
    </w:p>
    <w:p w:rsidR="002575C0" w:rsidRDefault="002575C0" w:rsidP="002575C0">
      <w:pPr>
        <w:pStyle w:val="SourceCode"/>
      </w:pPr>
      <w:proofErr w:type="gramStart"/>
      <w:r>
        <w:rPr>
          <w:rStyle w:val="NormalTok"/>
        </w:rPr>
        <w:t>data[</w:t>
      </w:r>
      <w:proofErr w:type="gramEnd"/>
      <w:r>
        <w:rPr>
          <w:rStyle w:val="NormalTok"/>
        </w:rPr>
        <w:t xml:space="preserve"> , </w:t>
      </w:r>
      <w:r>
        <w:rPr>
          <w:rStyle w:val="OperatorTok"/>
        </w:rPr>
        <w:t>-</w:t>
      </w:r>
      <w:r>
        <w:rPr>
          <w:rStyle w:val="DecValTok"/>
        </w:rPr>
        <w:t>2</w:t>
      </w:r>
      <w:r>
        <w:rPr>
          <w:rStyle w:val="NormalTok"/>
        </w:rPr>
        <w:t>]</w:t>
      </w:r>
    </w:p>
    <w:p w:rsidR="002575C0" w:rsidRDefault="002575C0" w:rsidP="002575C0">
      <w:pPr>
        <w:pStyle w:val="SourceCode"/>
      </w:pPr>
      <w:r>
        <w:rPr>
          <w:rStyle w:val="VerbatimChar"/>
        </w:rPr>
        <w:t>##    chol exercise  sex categ</w:t>
      </w:r>
      <w:r>
        <w:br/>
      </w:r>
      <w:r>
        <w:rPr>
          <w:rStyle w:val="VerbatimChar"/>
        </w:rPr>
        <w:t>## 1   6.5        6 male Grp A</w:t>
      </w:r>
      <w:r>
        <w:br/>
      </w:r>
      <w:r>
        <w:rPr>
          <w:rStyle w:val="VerbatimChar"/>
        </w:rPr>
        <w:t>## 2   6.6        5 male Grp A</w:t>
      </w:r>
      <w:r>
        <w:br/>
      </w:r>
      <w:r>
        <w:rPr>
          <w:rStyle w:val="VerbatimChar"/>
        </w:rPr>
        <w:t>## 3   6.8        6 male Grp A</w:t>
      </w:r>
      <w:r>
        <w:br/>
      </w:r>
      <w:r>
        <w:rPr>
          <w:rStyle w:val="VerbatimChar"/>
        </w:rPr>
        <w:t>## 4   6.8        5 male Grp A</w:t>
      </w:r>
      <w:r>
        <w:br/>
      </w:r>
      <w:r>
        <w:rPr>
          <w:rStyle w:val="VerbatimChar"/>
        </w:rPr>
        <w:t>## 5   6.9        4 male Grp A</w:t>
      </w:r>
      <w:r>
        <w:br/>
      </w:r>
      <w:r>
        <w:rPr>
          <w:rStyle w:val="VerbatimChar"/>
        </w:rPr>
        <w:t>## 6   7.0        4 male Grp A</w:t>
      </w:r>
      <w:r>
        <w:br/>
      </w:r>
      <w:r>
        <w:rPr>
          <w:rStyle w:val="VerbatimChar"/>
        </w:rPr>
        <w:t>## 7   7.0        5 male Grp A</w:t>
      </w:r>
      <w:r>
        <w:br/>
      </w:r>
      <w:r>
        <w:rPr>
          <w:rStyle w:val="VerbatimChar"/>
        </w:rPr>
        <w:t>## 8   7.2        5 male Grp A</w:t>
      </w:r>
      <w:r>
        <w:br/>
      </w:r>
      <w:r>
        <w:rPr>
          <w:rStyle w:val="VerbatimChar"/>
        </w:rPr>
        <w:t>## 9   7.2        4 male Grp A</w:t>
      </w:r>
      <w:r>
        <w:br/>
      </w:r>
      <w:r>
        <w:rPr>
          <w:rStyle w:val="VerbatimChar"/>
        </w:rPr>
        <w:t>## 10  7.2        6 male Grp A</w:t>
      </w:r>
    </w:p>
    <w:p w:rsidR="002575C0" w:rsidRDefault="002575C0" w:rsidP="002575C0">
      <w:pPr>
        <w:pStyle w:val="SourceCode"/>
      </w:pPr>
      <w:r>
        <w:rPr>
          <w:rStyle w:val="VerbatimChar"/>
        </w:rPr>
        <w:t>## ... some data omitted.</w:t>
      </w:r>
    </w:p>
    <w:p w:rsidR="002575C0" w:rsidRDefault="002575C0" w:rsidP="002575C0">
      <w:pPr>
        <w:pStyle w:val="FirstParagraph"/>
      </w:pPr>
      <w:r>
        <w:t xml:space="preserve">using </w:t>
      </w:r>
      <w:r>
        <w:rPr>
          <w:rStyle w:val="VerbatimChar"/>
        </w:rPr>
        <w:t>–</w:t>
      </w:r>
      <w:r>
        <w:t xml:space="preserve"> sign before the column number. Please note that this syntax is only possible with column/row numbers, you cannot use it in reference to the names.</w:t>
      </w:r>
    </w:p>
    <w:p w:rsidR="002575C0" w:rsidRDefault="002575C0" w:rsidP="002575C0">
      <w:pPr>
        <w:pStyle w:val="BodyText"/>
      </w:pPr>
      <w:r>
        <w:t>You can try the following,</w:t>
      </w:r>
    </w:p>
    <w:p w:rsidR="002575C0" w:rsidRDefault="002575C0" w:rsidP="002575C0">
      <w:pPr>
        <w:pStyle w:val="SourceCode"/>
      </w:pPr>
      <w:proofErr w:type="gramStart"/>
      <w:r>
        <w:rPr>
          <w:rStyle w:val="NormalTok"/>
        </w:rPr>
        <w:t>data[</w:t>
      </w:r>
      <w:proofErr w:type="gramEnd"/>
      <w:r>
        <w:rPr>
          <w:rStyle w:val="OperatorTok"/>
        </w:rPr>
        <w:t>-</w:t>
      </w:r>
      <w:r>
        <w:rPr>
          <w:rStyle w:val="KeywordTok"/>
        </w:rPr>
        <w:t>c</w:t>
      </w:r>
      <w:r>
        <w:rPr>
          <w:rStyle w:val="NormalTok"/>
        </w:rPr>
        <w:t>(</w:t>
      </w:r>
      <w:r>
        <w:rPr>
          <w:rStyle w:val="DecValTok"/>
        </w:rPr>
        <w:t>1</w:t>
      </w:r>
      <w:r>
        <w:rPr>
          <w:rStyle w:val="OperatorTok"/>
        </w:rPr>
        <w:t>:</w:t>
      </w:r>
      <w:r>
        <w:rPr>
          <w:rStyle w:val="DecValTok"/>
        </w:rPr>
        <w:t>35</w:t>
      </w:r>
      <w:r>
        <w:rPr>
          <w:rStyle w:val="NormalTok"/>
        </w:rPr>
        <w:t xml:space="preserve">, </w:t>
      </w:r>
      <w:r>
        <w:rPr>
          <w:rStyle w:val="DecValTok"/>
        </w:rPr>
        <w:t>40</w:t>
      </w:r>
      <w:r>
        <w:rPr>
          <w:rStyle w:val="OperatorTok"/>
        </w:rPr>
        <w:t>:</w:t>
      </w:r>
      <w:r>
        <w:rPr>
          <w:rStyle w:val="DecValTok"/>
        </w:rPr>
        <w:t>75</w:t>
      </w:r>
      <w:r>
        <w:rPr>
          <w:rStyle w:val="NormalTok"/>
        </w:rPr>
        <w:t>), ]</w:t>
      </w:r>
    </w:p>
    <w:p w:rsidR="002575C0" w:rsidRDefault="002575C0" w:rsidP="002575C0">
      <w:pPr>
        <w:pStyle w:val="SourceCode"/>
      </w:pPr>
      <w:r>
        <w:rPr>
          <w:rStyle w:val="VerbatimChar"/>
        </w:rPr>
        <w:t>##    chol age exercise    sex categ</w:t>
      </w:r>
      <w:r>
        <w:br/>
      </w:r>
      <w:r>
        <w:rPr>
          <w:rStyle w:val="VerbatimChar"/>
        </w:rPr>
        <w:t>## 36  8.1  38        4   male Grp B</w:t>
      </w:r>
      <w:r>
        <w:br/>
      </w:r>
      <w:r>
        <w:rPr>
          <w:rStyle w:val="VerbatimChar"/>
        </w:rPr>
        <w:t>## 37  8.2  45        6   male Grp B</w:t>
      </w:r>
      <w:r>
        <w:br/>
      </w:r>
      <w:r>
        <w:rPr>
          <w:rStyle w:val="VerbatimChar"/>
        </w:rPr>
        <w:t>## 38  8.2  36        4   male Grp B</w:t>
      </w:r>
      <w:r>
        <w:br/>
      </w:r>
      <w:r>
        <w:rPr>
          <w:rStyle w:val="VerbatimChar"/>
        </w:rPr>
        <w:t>## 39  8.3  31        4   male Grp B</w:t>
      </w:r>
      <w:r>
        <w:br/>
      </w:r>
      <w:r>
        <w:rPr>
          <w:rStyle w:val="VerbatimChar"/>
        </w:rPr>
        <w:t>## 76  9.5  52        4 female Grp C</w:t>
      </w:r>
      <w:r>
        <w:br/>
      </w:r>
      <w:r>
        <w:rPr>
          <w:rStyle w:val="VerbatimChar"/>
        </w:rPr>
        <w:t>## 77  9.6  35        4 female Grp C</w:t>
      </w:r>
      <w:r>
        <w:br/>
      </w:r>
      <w:r>
        <w:rPr>
          <w:rStyle w:val="VerbatimChar"/>
        </w:rPr>
        <w:t>## 78  9.8  43        3 female Grp C</w:t>
      </w:r>
      <w:r>
        <w:br/>
      </w:r>
      <w:r>
        <w:rPr>
          <w:rStyle w:val="VerbatimChar"/>
        </w:rPr>
        <w:t>## 79  9.9  47        3 female Grp C</w:t>
      </w:r>
      <w:r>
        <w:br/>
      </w:r>
      <w:r>
        <w:rPr>
          <w:rStyle w:val="VerbatimChar"/>
        </w:rPr>
        <w:t>## 80 10.0  44        3 female Grp C</w:t>
      </w:r>
    </w:p>
    <w:p w:rsidR="002575C0" w:rsidRDefault="002575C0" w:rsidP="002575C0">
      <w:pPr>
        <w:pStyle w:val="SourceCode"/>
      </w:pPr>
      <w:proofErr w:type="gramStart"/>
      <w:r>
        <w:rPr>
          <w:rStyle w:val="NormalTok"/>
        </w:rPr>
        <w:t>data[</w:t>
      </w:r>
      <w:proofErr w:type="gramEnd"/>
      <w:r>
        <w:rPr>
          <w:rStyle w:val="OperatorTok"/>
        </w:rPr>
        <w:t>-</w:t>
      </w:r>
      <w:r>
        <w:rPr>
          <w:rStyle w:val="KeywordTok"/>
        </w:rPr>
        <w:t>c</w:t>
      </w:r>
      <w:r>
        <w:rPr>
          <w:rStyle w:val="NormalTok"/>
        </w:rPr>
        <w:t>(</w:t>
      </w:r>
      <w:r>
        <w:rPr>
          <w:rStyle w:val="DecValTok"/>
        </w:rPr>
        <w:t>1</w:t>
      </w:r>
      <w:r>
        <w:rPr>
          <w:rStyle w:val="OperatorTok"/>
        </w:rPr>
        <w:t>:</w:t>
      </w:r>
      <w:r>
        <w:rPr>
          <w:rStyle w:val="DecValTok"/>
        </w:rPr>
        <w:t>35</w:t>
      </w:r>
      <w:r>
        <w:rPr>
          <w:rStyle w:val="NormalTok"/>
        </w:rPr>
        <w:t xml:space="preserve">, </w:t>
      </w:r>
      <w:r>
        <w:rPr>
          <w:rStyle w:val="DecValTok"/>
        </w:rPr>
        <w:t>40</w:t>
      </w:r>
      <w:r>
        <w:rPr>
          <w:rStyle w:val="OperatorTok"/>
        </w:rPr>
        <w:t>:</w:t>
      </w:r>
      <w:r>
        <w:rPr>
          <w:rStyle w:val="DecValTok"/>
        </w:rPr>
        <w:t>75</w:t>
      </w:r>
      <w:r>
        <w:rPr>
          <w:rStyle w:val="NormalTok"/>
        </w:rPr>
        <w:t xml:space="preserve">), </w:t>
      </w:r>
      <w:r>
        <w:rPr>
          <w:rStyle w:val="OperatorTok"/>
        </w:rPr>
        <w:t>-</w:t>
      </w:r>
      <w:r>
        <w:rPr>
          <w:rStyle w:val="KeywordTok"/>
        </w:rPr>
        <w:t>c</w:t>
      </w:r>
      <w:r>
        <w:rPr>
          <w:rStyle w:val="NormalTok"/>
        </w:rPr>
        <w:t>(</w:t>
      </w:r>
      <w:r>
        <w:rPr>
          <w:rStyle w:val="DecValTok"/>
        </w:rPr>
        <w:t>1</w:t>
      </w:r>
      <w:r>
        <w:rPr>
          <w:rStyle w:val="OperatorTok"/>
        </w:rPr>
        <w:t>:</w:t>
      </w:r>
      <w:r>
        <w:rPr>
          <w:rStyle w:val="DecValTok"/>
        </w:rPr>
        <w:t>2</w:t>
      </w:r>
      <w:r>
        <w:rPr>
          <w:rStyle w:val="NormalTok"/>
        </w:rPr>
        <w:t xml:space="preserve">, </w:t>
      </w:r>
      <w:r>
        <w:rPr>
          <w:rStyle w:val="DecValTok"/>
        </w:rPr>
        <w:t>4</w:t>
      </w:r>
      <w:r>
        <w:rPr>
          <w:rStyle w:val="NormalTok"/>
        </w:rPr>
        <w:t>)]</w:t>
      </w:r>
    </w:p>
    <w:p w:rsidR="002575C0" w:rsidRDefault="002575C0" w:rsidP="002575C0">
      <w:pPr>
        <w:pStyle w:val="SourceCode"/>
      </w:pPr>
      <w:r>
        <w:rPr>
          <w:rStyle w:val="VerbatimChar"/>
        </w:rPr>
        <w:t>##    exercise categ</w:t>
      </w:r>
      <w:r>
        <w:br/>
      </w:r>
      <w:r>
        <w:rPr>
          <w:rStyle w:val="VerbatimChar"/>
        </w:rPr>
        <w:t>## 36        4 Grp B</w:t>
      </w:r>
      <w:r>
        <w:br/>
      </w:r>
      <w:r>
        <w:rPr>
          <w:rStyle w:val="VerbatimChar"/>
        </w:rPr>
        <w:t>## 37        6 Grp B</w:t>
      </w:r>
      <w:r>
        <w:br/>
      </w:r>
      <w:r>
        <w:rPr>
          <w:rStyle w:val="VerbatimChar"/>
        </w:rPr>
        <w:t>## 38        4 Grp B</w:t>
      </w:r>
      <w:r>
        <w:br/>
      </w:r>
      <w:r>
        <w:rPr>
          <w:rStyle w:val="VerbatimChar"/>
        </w:rPr>
        <w:t>## 39        4 Grp B</w:t>
      </w:r>
      <w:r>
        <w:br/>
      </w:r>
      <w:r>
        <w:rPr>
          <w:rStyle w:val="VerbatimChar"/>
        </w:rPr>
        <w:t>## 76        4 Grp C</w:t>
      </w:r>
      <w:r>
        <w:br/>
      </w:r>
      <w:r>
        <w:rPr>
          <w:rStyle w:val="VerbatimChar"/>
        </w:rPr>
        <w:t>## 77        4 Grp C</w:t>
      </w:r>
      <w:r>
        <w:br/>
      </w:r>
      <w:r>
        <w:rPr>
          <w:rStyle w:val="VerbatimChar"/>
        </w:rPr>
        <w:t>## 78        3 Grp C</w:t>
      </w:r>
      <w:r>
        <w:br/>
      </w:r>
      <w:r>
        <w:rPr>
          <w:rStyle w:val="VerbatimChar"/>
        </w:rPr>
        <w:t>## 79        3 Grp C</w:t>
      </w:r>
      <w:r>
        <w:br/>
      </w:r>
      <w:r>
        <w:rPr>
          <w:rStyle w:val="VerbatimChar"/>
        </w:rPr>
        <w:t>## 80        3 Grp C</w:t>
      </w:r>
    </w:p>
    <w:p w:rsidR="002575C0" w:rsidRDefault="002575C0" w:rsidP="002575C0">
      <w:pPr>
        <w:pStyle w:val="FirstParagraph"/>
      </w:pPr>
      <w:r>
        <w:t xml:space="preserve">to exclude the specific rows and columns. This is a very important and neat syntax whenever we are </w:t>
      </w:r>
      <w:proofErr w:type="gramStart"/>
      <w:r>
        <w:t>want</w:t>
      </w:r>
      <w:proofErr w:type="gramEnd"/>
      <w:r>
        <w:t xml:space="preserve"> to exclude some observations or variables for during the analysis.</w:t>
      </w:r>
    </w:p>
    <w:p w:rsidR="002575C0" w:rsidRDefault="002575C0" w:rsidP="002575C0">
      <w:pPr>
        <w:pStyle w:val="Heading3"/>
      </w:pPr>
      <w:bookmarkStart w:id="132" w:name="__RefHeading___Toc9269_1980654227"/>
      <w:bookmarkStart w:id="133" w:name="selecting-based-on-logical-expressions"/>
      <w:bookmarkStart w:id="134" w:name="_Toc529195215"/>
      <w:bookmarkStart w:id="135" w:name="_Toc530050401"/>
      <w:bookmarkEnd w:id="132"/>
      <w:bookmarkEnd w:id="133"/>
      <w:r>
        <w:lastRenderedPageBreak/>
        <w:t>Selecting based on logical expressions</w:t>
      </w:r>
      <w:bookmarkEnd w:id="134"/>
      <w:bookmarkEnd w:id="135"/>
    </w:p>
    <w:p w:rsidR="002575C0" w:rsidRDefault="002575C0" w:rsidP="002575C0">
      <w:pPr>
        <w:pStyle w:val="FirstParagraph"/>
      </w:pPr>
      <w:r>
        <w:t>Practically, we want to choose observations based on certain criteria</w:t>
      </w:r>
      <w:r>
        <w:fldChar w:fldCharType="begin"/>
      </w:r>
      <w:r>
        <w:instrText xml:space="preserve"> XE "subsetting:logical expression" </w:instrText>
      </w:r>
      <w:r>
        <w:fldChar w:fldCharType="end"/>
      </w:r>
      <w:r>
        <w:t xml:space="preserve">, for example those aged more than </w:t>
      </w:r>
      <w:proofErr w:type="gramStart"/>
      <w:r>
        <w:t>35 year old</w:t>
      </w:r>
      <w:proofErr w:type="gramEnd"/>
      <w:r>
        <w:t xml:space="preserve">, only females subjects and so on. This is easy with </w:t>
      </w:r>
      <w:proofErr w:type="gramStart"/>
      <w:r>
        <w:rPr>
          <w:rStyle w:val="VerbatimChar"/>
        </w:rPr>
        <w:t>subset(</w:t>
      </w:r>
      <w:proofErr w:type="gramEnd"/>
      <w:r>
        <w:rPr>
          <w:rStyle w:val="VerbatimChar"/>
        </w:rPr>
        <w:t>)</w:t>
      </w:r>
      <w:r>
        <w:t xml:space="preserve">, for example </w:t>
      </w:r>
      <w:r>
        <w:rPr>
          <w:rStyle w:val="VerbatimChar"/>
        </w:rPr>
        <w:t>age &gt; 45</w:t>
      </w:r>
      <w:r>
        <w:t>,</w:t>
      </w:r>
    </w:p>
    <w:p w:rsidR="002575C0" w:rsidRDefault="002575C0" w:rsidP="002575C0">
      <w:pPr>
        <w:pStyle w:val="SourceCode"/>
      </w:pPr>
      <w:proofErr w:type="gramStart"/>
      <w:r>
        <w:rPr>
          <w:rStyle w:val="KeywordTok"/>
        </w:rPr>
        <w:t>subset</w:t>
      </w:r>
      <w:r>
        <w:rPr>
          <w:rStyle w:val="NormalTok"/>
        </w:rPr>
        <w:t>(</w:t>
      </w:r>
      <w:proofErr w:type="gramEnd"/>
      <w:r>
        <w:rPr>
          <w:rStyle w:val="NormalTok"/>
        </w:rPr>
        <w:t xml:space="preserve">data, age </w:t>
      </w:r>
      <w:r>
        <w:rPr>
          <w:rStyle w:val="OperatorTok"/>
        </w:rPr>
        <w:t>&gt;</w:t>
      </w:r>
      <w:r>
        <w:rPr>
          <w:rStyle w:val="StringTok"/>
        </w:rPr>
        <w:t xml:space="preserve"> </w:t>
      </w:r>
      <w:r>
        <w:rPr>
          <w:rStyle w:val="DecValTok"/>
        </w:rPr>
        <w:t>45</w:t>
      </w:r>
      <w:r>
        <w:rPr>
          <w:rStyle w:val="NormalTok"/>
        </w:rPr>
        <w:t>)</w:t>
      </w:r>
    </w:p>
    <w:p w:rsidR="002575C0" w:rsidRDefault="002575C0" w:rsidP="002575C0">
      <w:pPr>
        <w:pStyle w:val="SourceCode"/>
      </w:pPr>
      <w:r>
        <w:rPr>
          <w:rStyle w:val="VerbatimChar"/>
        </w:rPr>
        <w:t>##    chol age exercise    sex categ</w:t>
      </w:r>
      <w:r>
        <w:br/>
      </w:r>
      <w:r>
        <w:rPr>
          <w:rStyle w:val="VerbatimChar"/>
        </w:rPr>
        <w:t>## 17  7.4  49        5   male Grp A</w:t>
      </w:r>
      <w:r>
        <w:br/>
      </w:r>
      <w:r>
        <w:rPr>
          <w:rStyle w:val="VerbatimChar"/>
        </w:rPr>
        <w:t>## 22  7.6  46        4   male Grp A</w:t>
      </w:r>
      <w:r>
        <w:br/>
      </w:r>
      <w:r>
        <w:rPr>
          <w:rStyle w:val="VerbatimChar"/>
        </w:rPr>
        <w:t>## 46  8.5  46        4 female Grp B</w:t>
      </w:r>
      <w:r>
        <w:br/>
      </w:r>
      <w:r>
        <w:rPr>
          <w:rStyle w:val="VerbatimChar"/>
        </w:rPr>
        <w:t>## 58  8.8  47        3 female Grp B</w:t>
      </w:r>
      <w:r>
        <w:br/>
      </w:r>
      <w:r>
        <w:rPr>
          <w:rStyle w:val="VerbatimChar"/>
        </w:rPr>
        <w:t>## 62  8.9  48        3 female Grp C</w:t>
      </w:r>
      <w:r>
        <w:br/>
      </w:r>
      <w:r>
        <w:rPr>
          <w:rStyle w:val="VerbatimChar"/>
        </w:rPr>
        <w:t>## 63  8.9  47        4 female Grp C</w:t>
      </w:r>
      <w:r>
        <w:br/>
      </w:r>
      <w:r>
        <w:rPr>
          <w:rStyle w:val="VerbatimChar"/>
        </w:rPr>
        <w:t>## 66  9.0  49        3 female Grp C</w:t>
      </w:r>
      <w:r>
        <w:br/>
      </w:r>
      <w:r>
        <w:rPr>
          <w:rStyle w:val="VerbatimChar"/>
        </w:rPr>
        <w:t>## 70  9.3  48        3 female Grp C</w:t>
      </w:r>
      <w:r>
        <w:br/>
      </w:r>
      <w:r>
        <w:rPr>
          <w:rStyle w:val="VerbatimChar"/>
        </w:rPr>
        <w:t>## 76  9.5  52        4 female Grp C</w:t>
      </w:r>
      <w:r>
        <w:br/>
      </w:r>
      <w:r>
        <w:rPr>
          <w:rStyle w:val="VerbatimChar"/>
        </w:rPr>
        <w:t>## 79  9.9  47        3 female Grp C</w:t>
      </w:r>
    </w:p>
    <w:p w:rsidR="002575C0" w:rsidRDefault="002575C0" w:rsidP="002575C0">
      <w:pPr>
        <w:pStyle w:val="SourceCode"/>
      </w:pPr>
      <w:proofErr w:type="gramStart"/>
      <w:r>
        <w:rPr>
          <w:rStyle w:val="KeywordTok"/>
        </w:rPr>
        <w:t>subset</w:t>
      </w:r>
      <w:r>
        <w:rPr>
          <w:rStyle w:val="NormalTok"/>
        </w:rPr>
        <w:t>(</w:t>
      </w:r>
      <w:proofErr w:type="gramEnd"/>
      <w:r>
        <w:rPr>
          <w:rStyle w:val="NormalTok"/>
        </w:rPr>
        <w:t xml:space="preserve">data, sex </w:t>
      </w:r>
      <w:r>
        <w:rPr>
          <w:rStyle w:val="OperatorTok"/>
        </w:rPr>
        <w:t>==</w:t>
      </w:r>
      <w:r>
        <w:rPr>
          <w:rStyle w:val="StringTok"/>
        </w:rPr>
        <w:t xml:space="preserve"> "female"</w:t>
      </w:r>
      <w:r>
        <w:rPr>
          <w:rStyle w:val="NormalTok"/>
        </w:rPr>
        <w:t>)</w:t>
      </w:r>
    </w:p>
    <w:p w:rsidR="002575C0" w:rsidRDefault="002575C0" w:rsidP="002575C0">
      <w:pPr>
        <w:pStyle w:val="SourceCode"/>
      </w:pPr>
      <w:r>
        <w:rPr>
          <w:rStyle w:val="VerbatimChar"/>
        </w:rPr>
        <w:t>##    chol age exercise    sex categ</w:t>
      </w:r>
      <w:r>
        <w:br/>
      </w:r>
      <w:r>
        <w:rPr>
          <w:rStyle w:val="VerbatimChar"/>
        </w:rPr>
        <w:t>## 41  8.3  44        4 female Grp B</w:t>
      </w:r>
      <w:r>
        <w:br/>
      </w:r>
      <w:r>
        <w:rPr>
          <w:rStyle w:val="VerbatimChar"/>
        </w:rPr>
        <w:t>## 42  8.3  35        5 female Grp B</w:t>
      </w:r>
      <w:r>
        <w:br/>
      </w:r>
      <w:r>
        <w:rPr>
          <w:rStyle w:val="VerbatimChar"/>
        </w:rPr>
        <w:t>## 43  8.4  40        4 female Grp B</w:t>
      </w:r>
      <w:r>
        <w:br/>
      </w:r>
      <w:r>
        <w:rPr>
          <w:rStyle w:val="VerbatimChar"/>
        </w:rPr>
        <w:t>## 44  8.4  37        6 female Grp B</w:t>
      </w:r>
      <w:r>
        <w:br/>
      </w:r>
      <w:r>
        <w:rPr>
          <w:rStyle w:val="VerbatimChar"/>
        </w:rPr>
        <w:t>## 45  8.5  33        4 female Grp B</w:t>
      </w:r>
      <w:r>
        <w:br/>
      </w:r>
      <w:r>
        <w:rPr>
          <w:rStyle w:val="VerbatimChar"/>
        </w:rPr>
        <w:t>## 46  8.5  46        4 female Grp B</w:t>
      </w:r>
      <w:r>
        <w:br/>
      </w:r>
      <w:r>
        <w:rPr>
          <w:rStyle w:val="VerbatimChar"/>
        </w:rPr>
        <w:t>## 47  8.5  42        5 female Grp B</w:t>
      </w:r>
      <w:r>
        <w:br/>
      </w:r>
      <w:r>
        <w:rPr>
          <w:rStyle w:val="VerbatimChar"/>
        </w:rPr>
        <w:t>## 48  8.5  40        4 female Grp B</w:t>
      </w:r>
      <w:r>
        <w:br/>
      </w:r>
      <w:r>
        <w:rPr>
          <w:rStyle w:val="VerbatimChar"/>
        </w:rPr>
        <w:t>## 49  8.5  45        4 female Grp B</w:t>
      </w:r>
      <w:r>
        <w:br/>
      </w:r>
      <w:r>
        <w:rPr>
          <w:rStyle w:val="VerbatimChar"/>
        </w:rPr>
        <w:t>## 50  8.5  42        5 female Grp B</w:t>
      </w:r>
    </w:p>
    <w:p w:rsidR="002575C0" w:rsidRDefault="002575C0" w:rsidP="002575C0">
      <w:pPr>
        <w:pStyle w:val="SourceCode"/>
      </w:pPr>
      <w:r>
        <w:rPr>
          <w:rStyle w:val="VerbatimChar"/>
        </w:rPr>
        <w:t>## ... some data omitted.</w:t>
      </w:r>
    </w:p>
    <w:p w:rsidR="002575C0" w:rsidRDefault="002575C0" w:rsidP="002575C0">
      <w:pPr>
        <w:pStyle w:val="FirstParagraph"/>
      </w:pPr>
      <w:proofErr w:type="gramStart"/>
      <w:r>
        <w:t>alternatively</w:t>
      </w:r>
      <w:proofErr w:type="gramEnd"/>
      <w:r>
        <w:fldChar w:fldCharType="begin"/>
      </w:r>
      <w:r>
        <w:instrText xml:space="preserve"> XE "subsetting:logical expression" </w:instrText>
      </w:r>
      <w:r>
        <w:fldChar w:fldCharType="end"/>
      </w:r>
      <w:r>
        <w:t>, we can use square brackets with a number of variants for the same subset,</w:t>
      </w:r>
    </w:p>
    <w:p w:rsidR="002575C0" w:rsidRDefault="002575C0" w:rsidP="002575C0">
      <w:pPr>
        <w:pStyle w:val="SourceCode"/>
      </w:pPr>
      <w:proofErr w:type="gramStart"/>
      <w:r>
        <w:rPr>
          <w:rStyle w:val="NormalTok"/>
        </w:rPr>
        <w:t>data[</w:t>
      </w:r>
      <w:proofErr w:type="gramEnd"/>
      <w:r>
        <w:rPr>
          <w:rStyle w:val="NormalTok"/>
        </w:rPr>
        <w:t>data</w:t>
      </w:r>
      <w:r>
        <w:rPr>
          <w:rStyle w:val="OperatorTok"/>
        </w:rPr>
        <w:t>$</w:t>
      </w:r>
      <w:r>
        <w:rPr>
          <w:rStyle w:val="NormalTok"/>
        </w:rPr>
        <w:t xml:space="preserve">age </w:t>
      </w:r>
      <w:r>
        <w:rPr>
          <w:rStyle w:val="OperatorTok"/>
        </w:rPr>
        <w:t>&gt;</w:t>
      </w:r>
      <w:r>
        <w:rPr>
          <w:rStyle w:val="StringTok"/>
        </w:rPr>
        <w:t xml:space="preserve"> </w:t>
      </w:r>
      <w:r>
        <w:rPr>
          <w:rStyle w:val="DecValTok"/>
        </w:rPr>
        <w:t>45</w:t>
      </w:r>
      <w:r>
        <w:rPr>
          <w:rStyle w:val="NormalTok"/>
        </w:rPr>
        <w:t>, ]</w:t>
      </w:r>
      <w:r>
        <w:br/>
      </w:r>
      <w:r>
        <w:rPr>
          <w:rStyle w:val="NormalTok"/>
        </w:rPr>
        <w:t xml:space="preserve">data[data[ , </w:t>
      </w:r>
      <w:r>
        <w:rPr>
          <w:rStyle w:val="StringTok"/>
        </w:rPr>
        <w:t>"age"</w:t>
      </w:r>
      <w:r>
        <w:rPr>
          <w:rStyle w:val="NormalTok"/>
        </w:rPr>
        <w:t xml:space="preserve">] </w:t>
      </w:r>
      <w:r>
        <w:rPr>
          <w:rStyle w:val="OperatorTok"/>
        </w:rPr>
        <w:t>&gt;</w:t>
      </w:r>
      <w:r>
        <w:rPr>
          <w:rStyle w:val="StringTok"/>
        </w:rPr>
        <w:t xml:space="preserve"> </w:t>
      </w:r>
      <w:r>
        <w:rPr>
          <w:rStyle w:val="DecValTok"/>
        </w:rPr>
        <w:t>45</w:t>
      </w:r>
      <w:r>
        <w:rPr>
          <w:rStyle w:val="NormalTok"/>
        </w:rPr>
        <w:t>, ]</w:t>
      </w:r>
      <w:r>
        <w:br/>
      </w:r>
      <w:r>
        <w:rPr>
          <w:rStyle w:val="NormalTok"/>
        </w:rPr>
        <w:t xml:space="preserve">data[data[ , </w:t>
      </w:r>
      <w:r>
        <w:rPr>
          <w:rStyle w:val="DecValTok"/>
        </w:rPr>
        <w:t>2</w:t>
      </w:r>
      <w:r>
        <w:rPr>
          <w:rStyle w:val="NormalTok"/>
        </w:rPr>
        <w:t xml:space="preserve">] </w:t>
      </w:r>
      <w:r>
        <w:rPr>
          <w:rStyle w:val="OperatorTok"/>
        </w:rPr>
        <w:t>&gt;</w:t>
      </w:r>
      <w:r>
        <w:rPr>
          <w:rStyle w:val="StringTok"/>
        </w:rPr>
        <w:t xml:space="preserve"> </w:t>
      </w:r>
      <w:r>
        <w:rPr>
          <w:rStyle w:val="DecValTok"/>
        </w:rPr>
        <w:t>45</w:t>
      </w:r>
      <w:r>
        <w:rPr>
          <w:rStyle w:val="NormalTok"/>
        </w:rPr>
        <w:t>, ]</w:t>
      </w:r>
    </w:p>
    <w:p w:rsidR="002575C0" w:rsidRDefault="002575C0" w:rsidP="002575C0">
      <w:pPr>
        <w:pStyle w:val="SourceCode"/>
      </w:pPr>
      <w:r>
        <w:rPr>
          <w:rStyle w:val="VerbatimChar"/>
        </w:rPr>
        <w:t>##    chol age exercise    sex categ</w:t>
      </w:r>
      <w:r>
        <w:br/>
      </w:r>
      <w:r>
        <w:rPr>
          <w:rStyle w:val="VerbatimChar"/>
        </w:rPr>
        <w:t>## 41  8.3  44        4 female Grp B</w:t>
      </w:r>
      <w:r>
        <w:br/>
      </w:r>
      <w:r>
        <w:rPr>
          <w:rStyle w:val="VerbatimChar"/>
        </w:rPr>
        <w:t>## 42  8.3  35        5 female Grp B</w:t>
      </w:r>
      <w:r>
        <w:br/>
      </w:r>
      <w:r>
        <w:rPr>
          <w:rStyle w:val="VerbatimChar"/>
        </w:rPr>
        <w:t>## 43  8.4  40        4 female Grp B</w:t>
      </w:r>
      <w:r>
        <w:br/>
      </w:r>
      <w:r>
        <w:rPr>
          <w:rStyle w:val="VerbatimChar"/>
        </w:rPr>
        <w:t>## 44  8.4  37        6 female Grp B</w:t>
      </w:r>
      <w:r>
        <w:br/>
      </w:r>
      <w:r>
        <w:rPr>
          <w:rStyle w:val="VerbatimChar"/>
        </w:rPr>
        <w:t>## 45  8.5  33        4 female Grp B</w:t>
      </w:r>
      <w:r>
        <w:br/>
      </w:r>
      <w:r>
        <w:rPr>
          <w:rStyle w:val="VerbatimChar"/>
        </w:rPr>
        <w:t>## 46  8.5  46        4 female Grp B</w:t>
      </w:r>
      <w:r>
        <w:br/>
      </w:r>
      <w:r>
        <w:rPr>
          <w:rStyle w:val="VerbatimChar"/>
        </w:rPr>
        <w:t>## 47  8.5  42        5 female Grp B</w:t>
      </w:r>
      <w:r>
        <w:br/>
      </w:r>
      <w:r>
        <w:rPr>
          <w:rStyle w:val="VerbatimChar"/>
        </w:rPr>
        <w:t>## 48  8.5  40        4 female Grp B</w:t>
      </w:r>
      <w:r>
        <w:br/>
      </w:r>
      <w:r>
        <w:rPr>
          <w:rStyle w:val="VerbatimChar"/>
        </w:rPr>
        <w:lastRenderedPageBreak/>
        <w:t>## 49  8.5  45        4 female Grp B</w:t>
      </w:r>
      <w:r>
        <w:br/>
      </w:r>
      <w:r>
        <w:rPr>
          <w:rStyle w:val="VerbatimChar"/>
        </w:rPr>
        <w:t>## 50  8.5  42        5 female Grp B</w:t>
      </w:r>
    </w:p>
    <w:p w:rsidR="002575C0" w:rsidRDefault="002575C0" w:rsidP="002575C0">
      <w:pPr>
        <w:pStyle w:val="SourceCode"/>
      </w:pPr>
      <w:r>
        <w:rPr>
          <w:rStyle w:val="VerbatimChar"/>
        </w:rPr>
        <w:t>## ... some data omitted.</w:t>
      </w:r>
    </w:p>
    <w:p w:rsidR="002575C0" w:rsidRDefault="002575C0" w:rsidP="002575C0">
      <w:pPr>
        <w:pStyle w:val="FirstParagraph"/>
      </w:pPr>
      <w:r>
        <w:t xml:space="preserve">but the syntax it quite messy; we </w:t>
      </w:r>
      <w:proofErr w:type="gramStart"/>
      <w:r>
        <w:t>have to</w:t>
      </w:r>
      <w:proofErr w:type="gramEnd"/>
      <w:r>
        <w:t xml:space="preserve"> repeat </w:t>
      </w:r>
      <w:r>
        <w:rPr>
          <w:rStyle w:val="VerbatimChar"/>
        </w:rPr>
        <w:t>data</w:t>
      </w:r>
      <w:r>
        <w:t xml:space="preserve"> twice here, and the sysntax is difficult to grasp. But knowing the syntax is useful, just in case subset doesn’t work.</w:t>
      </w:r>
    </w:p>
    <w:p w:rsidR="002575C0" w:rsidRDefault="002575C0" w:rsidP="002575C0">
      <w:pPr>
        <w:pStyle w:val="BodyText"/>
      </w:pPr>
      <w:r>
        <w:t>Logical expressions</w:t>
      </w:r>
      <w:r>
        <w:fldChar w:fldCharType="begin"/>
      </w:r>
      <w:r>
        <w:instrText xml:space="preserve"> XE "logical expression:list" </w:instrText>
      </w:r>
      <w:r>
        <w:fldChar w:fldCharType="end"/>
      </w:r>
      <w:r>
        <w:t xml:space="preserve"> (or relational operators</w:t>
      </w:r>
      <w:r>
        <w:fldChar w:fldCharType="begin"/>
      </w:r>
      <w:r>
        <w:instrText xml:space="preserve"> XE "relational operator" </w:instrText>
      </w:r>
      <w:r>
        <w:fldChar w:fldCharType="end"/>
      </w:r>
      <w:r>
        <w:t xml:space="preserve">)are several, which are </w:t>
      </w:r>
    </w:p>
    <w:p w:rsidR="002575C0" w:rsidRDefault="002575C0" w:rsidP="00BF4A77">
      <w:pPr>
        <w:pStyle w:val="BodyText"/>
        <w:numPr>
          <w:ilvl w:val="0"/>
          <w:numId w:val="32"/>
        </w:numPr>
      </w:pPr>
      <w:r>
        <w:rPr>
          <w:rStyle w:val="VerbatimChar"/>
        </w:rPr>
        <w:t>==</w:t>
      </w:r>
      <w:r>
        <w:t xml:space="preserve"> equal. </w:t>
      </w:r>
    </w:p>
    <w:p w:rsidR="002575C0" w:rsidRDefault="002575C0" w:rsidP="00BF4A77">
      <w:pPr>
        <w:pStyle w:val="BodyText"/>
        <w:numPr>
          <w:ilvl w:val="0"/>
          <w:numId w:val="32"/>
        </w:numPr>
      </w:pPr>
      <w:r>
        <w:rPr>
          <w:rStyle w:val="VerbatimChar"/>
        </w:rPr>
        <w:t>&gt;=</w:t>
      </w:r>
      <w:r>
        <w:t xml:space="preserve"> more than or equal. </w:t>
      </w:r>
    </w:p>
    <w:p w:rsidR="002575C0" w:rsidRDefault="002575C0" w:rsidP="00BF4A77">
      <w:pPr>
        <w:pStyle w:val="BodyText"/>
        <w:numPr>
          <w:ilvl w:val="0"/>
          <w:numId w:val="32"/>
        </w:numPr>
      </w:pPr>
      <w:r>
        <w:rPr>
          <w:rStyle w:val="VerbatimChar"/>
        </w:rPr>
        <w:t>&lt;=</w:t>
      </w:r>
      <w:r>
        <w:t xml:space="preserve"> less than or equal. </w:t>
      </w:r>
    </w:p>
    <w:p w:rsidR="002575C0" w:rsidRDefault="002575C0" w:rsidP="00BF4A77">
      <w:pPr>
        <w:pStyle w:val="BodyText"/>
        <w:numPr>
          <w:ilvl w:val="0"/>
          <w:numId w:val="32"/>
        </w:numPr>
      </w:pPr>
      <w:r>
        <w:rPr>
          <w:rStyle w:val="VerbatimChar"/>
        </w:rPr>
        <w:t>&gt;</w:t>
      </w:r>
      <w:r>
        <w:t xml:space="preserve"> more than. </w:t>
      </w:r>
    </w:p>
    <w:p w:rsidR="002575C0" w:rsidRDefault="002575C0" w:rsidP="00BF4A77">
      <w:pPr>
        <w:pStyle w:val="BodyText"/>
        <w:numPr>
          <w:ilvl w:val="0"/>
          <w:numId w:val="32"/>
        </w:numPr>
      </w:pPr>
      <w:r>
        <w:rPr>
          <w:rStyle w:val="VerbatimChar"/>
        </w:rPr>
        <w:t>&lt;</w:t>
      </w:r>
      <w:r>
        <w:t xml:space="preserve"> less than. </w:t>
      </w:r>
    </w:p>
    <w:p w:rsidR="002575C0" w:rsidRDefault="002575C0" w:rsidP="00BF4A77">
      <w:pPr>
        <w:pStyle w:val="BodyText"/>
        <w:numPr>
          <w:ilvl w:val="0"/>
          <w:numId w:val="32"/>
        </w:numPr>
      </w:pPr>
      <w:proofErr w:type="gramStart"/>
      <w:r>
        <w:rPr>
          <w:rStyle w:val="VerbatimChar"/>
        </w:rPr>
        <w:t>!=</w:t>
      </w:r>
      <w:proofErr w:type="gramEnd"/>
      <w:r>
        <w:t xml:space="preserve"> not equal.</w:t>
      </w:r>
    </w:p>
    <w:p w:rsidR="002575C0" w:rsidRDefault="002575C0" w:rsidP="002575C0">
      <w:pPr>
        <w:pStyle w:val="BodyText"/>
      </w:pPr>
      <w:r>
        <w:t xml:space="preserve">You can play around with these expressions by changing </w:t>
      </w:r>
      <w:r>
        <w:rPr>
          <w:rStyle w:val="VerbatimChar"/>
        </w:rPr>
        <w:t>&gt;</w:t>
      </w:r>
      <w:r>
        <w:t xml:space="preserve"> to these expressions in the example above.</w:t>
      </w:r>
    </w:p>
    <w:p w:rsidR="002575C0" w:rsidRDefault="002575C0" w:rsidP="002575C0">
      <w:pPr>
        <w:pStyle w:val="BodyText"/>
      </w:pPr>
      <w:proofErr w:type="gramStart"/>
      <w:r>
        <w:rPr>
          <w:rStyle w:val="VerbatimChar"/>
        </w:rPr>
        <w:t>subset(</w:t>
      </w:r>
      <w:proofErr w:type="gramEnd"/>
      <w:r>
        <w:rPr>
          <w:rStyle w:val="VerbatimChar"/>
        </w:rPr>
        <w:t>)</w:t>
      </w:r>
      <w:r>
        <w:t xml:space="preserve"> has this simple syntax, </w:t>
      </w:r>
      <w:r>
        <w:rPr>
          <w:rStyle w:val="VerbatimChar"/>
        </w:rPr>
        <w:t>subset(data, subset/row_expression, select = column)</w:t>
      </w:r>
      <w:r>
        <w:t>. It can be used to select specific variables, for example,</w:t>
      </w:r>
    </w:p>
    <w:p w:rsidR="002575C0" w:rsidRDefault="002575C0" w:rsidP="002575C0">
      <w:pPr>
        <w:pStyle w:val="SourceCode"/>
      </w:pPr>
      <w:proofErr w:type="gramStart"/>
      <w:r>
        <w:rPr>
          <w:rStyle w:val="KeywordTok"/>
        </w:rPr>
        <w:t>subset</w:t>
      </w:r>
      <w:r>
        <w:rPr>
          <w:rStyle w:val="NormalTok"/>
        </w:rPr>
        <w:t>(</w:t>
      </w:r>
      <w:proofErr w:type="gramEnd"/>
      <w:r>
        <w:rPr>
          <w:rStyle w:val="NormalTok"/>
        </w:rPr>
        <w:t xml:space="preserve">data, </w:t>
      </w:r>
      <w:r>
        <w:rPr>
          <w:rStyle w:val="DataTypeTok"/>
        </w:rPr>
        <w:t>select =</w:t>
      </w:r>
      <w:r>
        <w:rPr>
          <w:rStyle w:val="NormalTok"/>
        </w:rPr>
        <w:t xml:space="preserve">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"sex"</w:t>
      </w:r>
      <w:r>
        <w:rPr>
          <w:rStyle w:val="NormalTok"/>
        </w:rPr>
        <w:t>))</w:t>
      </w:r>
      <w:r>
        <w:br/>
      </w:r>
      <w:r>
        <w:rPr>
          <w:rStyle w:val="KeywordTok"/>
        </w:rPr>
        <w:t>subset</w:t>
      </w:r>
      <w:r>
        <w:rPr>
          <w:rStyle w:val="NormalTok"/>
        </w:rPr>
        <w:t xml:space="preserve">(data, </w:t>
      </w:r>
      <w:r>
        <w:rPr>
          <w:rStyle w:val="DataTypeTok"/>
        </w:rPr>
        <w:t>select =</w:t>
      </w:r>
      <w:r>
        <w:rPr>
          <w:rStyle w:val="NormalTok"/>
        </w:rPr>
        <w:t xml:space="preserve"> </w:t>
      </w:r>
      <w:r>
        <w:rPr>
          <w:rStyle w:val="KeywordTok"/>
        </w:rPr>
        <w:t>c</w:t>
      </w:r>
      <w:r>
        <w:rPr>
          <w:rStyle w:val="NormalTok"/>
        </w:rPr>
        <w:t>(chol, age, sex))</w:t>
      </w:r>
    </w:p>
    <w:p w:rsidR="002575C0" w:rsidRDefault="002575C0" w:rsidP="002575C0">
      <w:pPr>
        <w:pStyle w:val="SourceCode"/>
      </w:pPr>
      <w:r>
        <w:rPr>
          <w:rStyle w:val="VerbatimChar"/>
        </w:rPr>
        <w:t xml:space="preserve">##    chol </w:t>
      </w:r>
      <w:proofErr w:type="gramStart"/>
      <w:r>
        <w:rPr>
          <w:rStyle w:val="VerbatimChar"/>
        </w:rPr>
        <w:t>age  sex</w:t>
      </w:r>
      <w:proofErr w:type="gramEnd"/>
      <w:r>
        <w:br/>
      </w:r>
      <w:r>
        <w:rPr>
          <w:rStyle w:val="VerbatimChar"/>
        </w:rPr>
        <w:t>## 1   6.5  38 male</w:t>
      </w:r>
      <w:r>
        <w:br/>
      </w:r>
      <w:r>
        <w:rPr>
          <w:rStyle w:val="VerbatimChar"/>
        </w:rPr>
        <w:t>## 2   6.6  35 male</w:t>
      </w:r>
      <w:r>
        <w:br/>
      </w:r>
      <w:r>
        <w:rPr>
          <w:rStyle w:val="VerbatimChar"/>
        </w:rPr>
        <w:t>## 3   6.8  39 male</w:t>
      </w:r>
      <w:r>
        <w:br/>
      </w:r>
      <w:r>
        <w:rPr>
          <w:rStyle w:val="VerbatimChar"/>
        </w:rPr>
        <w:t>## 4   6.8  36 male</w:t>
      </w:r>
      <w:r>
        <w:br/>
      </w:r>
      <w:r>
        <w:rPr>
          <w:rStyle w:val="VerbatimChar"/>
        </w:rPr>
        <w:t>## 5   6.9  31 male</w:t>
      </w:r>
      <w:r>
        <w:br/>
      </w:r>
      <w:r>
        <w:rPr>
          <w:rStyle w:val="VerbatimChar"/>
        </w:rPr>
        <w:t>## 6   7.0  38 male</w:t>
      </w:r>
      <w:r>
        <w:br/>
      </w:r>
      <w:r>
        <w:rPr>
          <w:rStyle w:val="VerbatimChar"/>
        </w:rPr>
        <w:t>## 7   7.0  33 male</w:t>
      </w:r>
      <w:r>
        <w:br/>
      </w:r>
      <w:r>
        <w:rPr>
          <w:rStyle w:val="VerbatimChar"/>
        </w:rPr>
        <w:t>## 8   7.2  36 male</w:t>
      </w:r>
      <w:r>
        <w:br/>
      </w:r>
      <w:r>
        <w:rPr>
          <w:rStyle w:val="VerbatimChar"/>
        </w:rPr>
        <w:t>## 9   7.2  40 male</w:t>
      </w:r>
      <w:r>
        <w:br/>
      </w:r>
      <w:r>
        <w:rPr>
          <w:rStyle w:val="VerbatimChar"/>
        </w:rPr>
        <w:t>## 10  7.2  34 male</w:t>
      </w:r>
    </w:p>
    <w:p w:rsidR="002575C0" w:rsidRDefault="002575C0" w:rsidP="002575C0">
      <w:pPr>
        <w:pStyle w:val="SourceCode"/>
      </w:pPr>
      <w:r>
        <w:rPr>
          <w:rStyle w:val="VerbatimChar"/>
        </w:rPr>
        <w:t>## ... some data omitted.</w:t>
      </w:r>
    </w:p>
    <w:p w:rsidR="002575C0" w:rsidRDefault="002575C0" w:rsidP="002575C0">
      <w:pPr>
        <w:pStyle w:val="FirstParagraph"/>
      </w:pPr>
      <w:r>
        <w:t xml:space="preserve">by omitting the </w:t>
      </w:r>
      <w:r>
        <w:rPr>
          <w:rStyle w:val="VerbatimChar"/>
        </w:rPr>
        <w:t>subset =</w:t>
      </w:r>
      <w:r>
        <w:t xml:space="preserve"> argument. Notice that you don’t even need to quote names using </w:t>
      </w:r>
      <w:r>
        <w:rPr>
          <w:rStyle w:val="VerbatimChar"/>
        </w:rPr>
        <w:t>" "</w:t>
      </w:r>
      <w:r>
        <w:t xml:space="preserve"> in </w:t>
      </w:r>
      <w:r>
        <w:rPr>
          <w:rStyle w:val="VerbatimChar"/>
        </w:rPr>
        <w:t>select =</w:t>
      </w:r>
      <w:r>
        <w:t xml:space="preserve"> argument parameter.</w:t>
      </w:r>
    </w:p>
    <w:p w:rsidR="002575C0" w:rsidRDefault="002575C0" w:rsidP="002575C0">
      <w:pPr>
        <w:pStyle w:val="BodyText"/>
      </w:pPr>
      <w:r>
        <w:t xml:space="preserve">Interestingly, using </w:t>
      </w:r>
      <w:proofErr w:type="gramStart"/>
      <w:r>
        <w:rPr>
          <w:rStyle w:val="VerbatimChar"/>
        </w:rPr>
        <w:t>subset(</w:t>
      </w:r>
      <w:proofErr w:type="gramEnd"/>
      <w:r>
        <w:rPr>
          <w:rStyle w:val="VerbatimChar"/>
        </w:rPr>
        <w:t>)</w:t>
      </w:r>
      <w:r>
        <w:t xml:space="preserve">, you can apply </w:t>
      </w:r>
      <w:r>
        <w:rPr>
          <w:rStyle w:val="VerbatimChar"/>
        </w:rPr>
        <w:t>:</w:t>
      </w:r>
      <w:r>
        <w:t xml:space="preserve"> sign to names,</w:t>
      </w:r>
    </w:p>
    <w:p w:rsidR="002575C0" w:rsidRDefault="002575C0" w:rsidP="002575C0">
      <w:pPr>
        <w:pStyle w:val="SourceCode"/>
      </w:pPr>
      <w:proofErr w:type="gramStart"/>
      <w:r>
        <w:rPr>
          <w:rStyle w:val="KeywordTok"/>
        </w:rPr>
        <w:t>subset</w:t>
      </w:r>
      <w:r>
        <w:rPr>
          <w:rStyle w:val="NormalTok"/>
        </w:rPr>
        <w:t>(</w:t>
      </w:r>
      <w:proofErr w:type="gramEnd"/>
      <w:r>
        <w:rPr>
          <w:rStyle w:val="NormalTok"/>
        </w:rPr>
        <w:t xml:space="preserve">data, </w:t>
      </w:r>
      <w:r>
        <w:rPr>
          <w:rStyle w:val="DataTypeTok"/>
        </w:rPr>
        <w:t>select =</w:t>
      </w:r>
      <w:r>
        <w:rPr>
          <w:rStyle w:val="NormalTok"/>
        </w:rPr>
        <w:t xml:space="preserve"> chol</w:t>
      </w:r>
      <w:r>
        <w:rPr>
          <w:rStyle w:val="OperatorTok"/>
        </w:rPr>
        <w:t>:</w:t>
      </w:r>
      <w:r>
        <w:rPr>
          <w:rStyle w:val="NormalTok"/>
        </w:rPr>
        <w:t>sex)</w:t>
      </w:r>
    </w:p>
    <w:p w:rsidR="002575C0" w:rsidRDefault="002575C0" w:rsidP="002575C0">
      <w:pPr>
        <w:pStyle w:val="SourceCode"/>
      </w:pPr>
      <w:r>
        <w:rPr>
          <w:rStyle w:val="VerbatimChar"/>
        </w:rPr>
        <w:lastRenderedPageBreak/>
        <w:t>##    chol age exercise  sex</w:t>
      </w:r>
      <w:r>
        <w:br/>
      </w:r>
      <w:r>
        <w:rPr>
          <w:rStyle w:val="VerbatimChar"/>
        </w:rPr>
        <w:t>## 1   6.5  38        6 male</w:t>
      </w:r>
      <w:r>
        <w:br/>
      </w:r>
      <w:r>
        <w:rPr>
          <w:rStyle w:val="VerbatimChar"/>
        </w:rPr>
        <w:t>## 2   6.6  35        5 male</w:t>
      </w:r>
      <w:r>
        <w:br/>
      </w:r>
      <w:r>
        <w:rPr>
          <w:rStyle w:val="VerbatimChar"/>
        </w:rPr>
        <w:t>## 3   6.8  39        6 male</w:t>
      </w:r>
      <w:r>
        <w:br/>
      </w:r>
      <w:r>
        <w:rPr>
          <w:rStyle w:val="VerbatimChar"/>
        </w:rPr>
        <w:t>## 4   6.8  36        5 male</w:t>
      </w:r>
      <w:r>
        <w:br/>
      </w:r>
      <w:r>
        <w:rPr>
          <w:rStyle w:val="VerbatimChar"/>
        </w:rPr>
        <w:t>## 5   6.9  31        4 male</w:t>
      </w:r>
      <w:r>
        <w:br/>
      </w:r>
      <w:r>
        <w:rPr>
          <w:rStyle w:val="VerbatimChar"/>
        </w:rPr>
        <w:t>## 6   7.0  38        4 male</w:t>
      </w:r>
      <w:r>
        <w:br/>
      </w:r>
      <w:r>
        <w:rPr>
          <w:rStyle w:val="VerbatimChar"/>
        </w:rPr>
        <w:t>## 7   7.0  33        5 male</w:t>
      </w:r>
      <w:r>
        <w:br/>
      </w:r>
      <w:r>
        <w:rPr>
          <w:rStyle w:val="VerbatimChar"/>
        </w:rPr>
        <w:t>## 8   7.2  36        5 male</w:t>
      </w:r>
      <w:r>
        <w:br/>
      </w:r>
      <w:r>
        <w:rPr>
          <w:rStyle w:val="VerbatimChar"/>
        </w:rPr>
        <w:t>## 9   7.2  40        4 male</w:t>
      </w:r>
      <w:r>
        <w:br/>
      </w:r>
      <w:r>
        <w:rPr>
          <w:rStyle w:val="VerbatimChar"/>
        </w:rPr>
        <w:t>## 10  7.2  34        6 male</w:t>
      </w:r>
    </w:p>
    <w:p w:rsidR="002575C0" w:rsidRDefault="002575C0" w:rsidP="002575C0">
      <w:pPr>
        <w:pStyle w:val="SourceCode"/>
      </w:pPr>
      <w:r>
        <w:rPr>
          <w:rStyle w:val="VerbatimChar"/>
        </w:rPr>
        <w:t>## ... some data omitted.</w:t>
      </w:r>
    </w:p>
    <w:p w:rsidR="002575C0" w:rsidRDefault="002575C0" w:rsidP="002575C0">
      <w:pPr>
        <w:pStyle w:val="FirstParagraph"/>
      </w:pPr>
      <w:r>
        <w:t xml:space="preserve">Now let us try this, select those aged more or equal to 45, and </w:t>
      </w:r>
      <w:r>
        <w:rPr>
          <w:rStyle w:val="VerbatimChar"/>
        </w:rPr>
        <w:t>age</w:t>
      </w:r>
      <w:r>
        <w:t xml:space="preserve">, </w:t>
      </w:r>
      <w:r>
        <w:rPr>
          <w:rStyle w:val="VerbatimChar"/>
        </w:rPr>
        <w:t>sex</w:t>
      </w:r>
      <w:r>
        <w:t xml:space="preserve"> variables,</w:t>
      </w:r>
    </w:p>
    <w:p w:rsidR="002575C0" w:rsidRDefault="002575C0" w:rsidP="002575C0">
      <w:pPr>
        <w:pStyle w:val="SourceCode"/>
      </w:pPr>
      <w:proofErr w:type="gramStart"/>
      <w:r>
        <w:rPr>
          <w:rStyle w:val="KeywordTok"/>
        </w:rPr>
        <w:t>subset</w:t>
      </w:r>
      <w:r>
        <w:rPr>
          <w:rStyle w:val="NormalTok"/>
        </w:rPr>
        <w:t>(</w:t>
      </w:r>
      <w:proofErr w:type="gramEnd"/>
      <w:r>
        <w:rPr>
          <w:rStyle w:val="NormalTok"/>
        </w:rPr>
        <w:t xml:space="preserve">data, age </w:t>
      </w:r>
      <w:r>
        <w:rPr>
          <w:rStyle w:val="OperatorTok"/>
        </w:rPr>
        <w:t>&gt;=</w:t>
      </w:r>
      <w:r>
        <w:rPr>
          <w:rStyle w:val="StringTok"/>
        </w:rPr>
        <w:t xml:space="preserve"> </w:t>
      </w:r>
      <w:r>
        <w:rPr>
          <w:rStyle w:val="DecValTok"/>
        </w:rPr>
        <w:t>45</w:t>
      </w:r>
      <w:r>
        <w:rPr>
          <w:rStyle w:val="NormalTok"/>
        </w:rPr>
        <w:t xml:space="preserve">, </w:t>
      </w:r>
      <w:r>
        <w:rPr>
          <w:rStyle w:val="DataTypeTok"/>
        </w:rPr>
        <w:t>select =</w:t>
      </w:r>
      <w:r>
        <w:rPr>
          <w:rStyle w:val="NormalTok"/>
        </w:rPr>
        <w:t xml:space="preserve"> </w:t>
      </w:r>
      <w:r>
        <w:rPr>
          <w:rStyle w:val="KeywordTok"/>
        </w:rPr>
        <w:t>c</w:t>
      </w:r>
      <w:r>
        <w:rPr>
          <w:rStyle w:val="NormalTok"/>
        </w:rPr>
        <w:t>(age, sex))</w:t>
      </w:r>
    </w:p>
    <w:p w:rsidR="002575C0" w:rsidRDefault="002575C0" w:rsidP="002575C0">
      <w:pPr>
        <w:pStyle w:val="SourceCode"/>
      </w:pPr>
      <w:r>
        <w:rPr>
          <w:rStyle w:val="VerbatimChar"/>
        </w:rPr>
        <w:t>##    age    sex</w:t>
      </w:r>
      <w:r>
        <w:br/>
      </w:r>
      <w:r>
        <w:rPr>
          <w:rStyle w:val="VerbatimChar"/>
        </w:rPr>
        <w:t>## 17  49   male</w:t>
      </w:r>
      <w:r>
        <w:br/>
      </w:r>
      <w:r>
        <w:rPr>
          <w:rStyle w:val="VerbatimChar"/>
        </w:rPr>
        <w:t>## 22  46   male</w:t>
      </w:r>
      <w:r>
        <w:br/>
      </w:r>
      <w:r>
        <w:rPr>
          <w:rStyle w:val="VerbatimChar"/>
        </w:rPr>
        <w:t>## 37  45   male</w:t>
      </w:r>
      <w:r>
        <w:br/>
      </w:r>
      <w:r>
        <w:rPr>
          <w:rStyle w:val="VerbatimChar"/>
        </w:rPr>
        <w:t>## 46  46 female</w:t>
      </w:r>
      <w:r>
        <w:br/>
      </w:r>
      <w:r>
        <w:rPr>
          <w:rStyle w:val="VerbatimChar"/>
        </w:rPr>
        <w:t>## 49  45 female</w:t>
      </w:r>
      <w:r>
        <w:br/>
      </w:r>
      <w:r>
        <w:rPr>
          <w:rStyle w:val="VerbatimChar"/>
        </w:rPr>
        <w:t>## 51  45 female</w:t>
      </w:r>
      <w:r>
        <w:br/>
      </w:r>
      <w:r>
        <w:rPr>
          <w:rStyle w:val="VerbatimChar"/>
        </w:rPr>
        <w:t>## 58  47 female</w:t>
      </w:r>
      <w:r>
        <w:br/>
      </w:r>
      <w:r>
        <w:rPr>
          <w:rStyle w:val="VerbatimChar"/>
        </w:rPr>
        <w:t>## 62  48 female</w:t>
      </w:r>
      <w:r>
        <w:br/>
      </w:r>
      <w:r>
        <w:rPr>
          <w:rStyle w:val="VerbatimChar"/>
        </w:rPr>
        <w:t>## 63  47 female</w:t>
      </w:r>
      <w:r>
        <w:br/>
      </w:r>
      <w:r>
        <w:rPr>
          <w:rStyle w:val="VerbatimChar"/>
        </w:rPr>
        <w:t>## 66  49 female</w:t>
      </w:r>
      <w:r>
        <w:br/>
      </w:r>
      <w:r>
        <w:rPr>
          <w:rStyle w:val="VerbatimChar"/>
        </w:rPr>
        <w:t>## 70  48 female</w:t>
      </w:r>
      <w:r>
        <w:br/>
      </w:r>
      <w:r>
        <w:rPr>
          <w:rStyle w:val="VerbatimChar"/>
        </w:rPr>
        <w:t>## 72  45 female</w:t>
      </w:r>
      <w:r>
        <w:br/>
      </w:r>
      <w:r>
        <w:rPr>
          <w:rStyle w:val="VerbatimChar"/>
        </w:rPr>
        <w:t>## 73  45 female</w:t>
      </w:r>
      <w:r>
        <w:br/>
      </w:r>
      <w:r>
        <w:rPr>
          <w:rStyle w:val="VerbatimChar"/>
        </w:rPr>
        <w:t>## 75  45 female</w:t>
      </w:r>
      <w:r>
        <w:br/>
      </w:r>
      <w:r>
        <w:rPr>
          <w:rStyle w:val="VerbatimChar"/>
        </w:rPr>
        <w:t>## 76  52 female</w:t>
      </w:r>
      <w:r>
        <w:br/>
      </w:r>
      <w:r>
        <w:rPr>
          <w:rStyle w:val="VerbatimChar"/>
        </w:rPr>
        <w:t>## 79  47 female</w:t>
      </w:r>
    </w:p>
    <w:p w:rsidR="002575C0" w:rsidRDefault="002575C0" w:rsidP="002575C0">
      <w:pPr>
        <w:pStyle w:val="FirstParagraph"/>
      </w:pPr>
      <w:r>
        <w:t>Then try with a combination of expressions</w:t>
      </w:r>
      <w:r>
        <w:fldChar w:fldCharType="begin"/>
      </w:r>
      <w:r>
        <w:instrText xml:space="preserve"> XE "logical expression:combination" </w:instrText>
      </w:r>
      <w:r>
        <w:fldChar w:fldCharType="end"/>
      </w:r>
      <w:r>
        <w:t xml:space="preserve"> to select rows, for example those aged less or equal to 35 and/or female, and </w:t>
      </w:r>
      <w:r>
        <w:rPr>
          <w:rStyle w:val="VerbatimChar"/>
        </w:rPr>
        <w:t>chol</w:t>
      </w:r>
      <w:r>
        <w:t xml:space="preserve">, </w:t>
      </w:r>
      <w:r>
        <w:rPr>
          <w:rStyle w:val="VerbatimChar"/>
        </w:rPr>
        <w:t>age</w:t>
      </w:r>
      <w:r>
        <w:t xml:space="preserve"> and </w:t>
      </w:r>
      <w:r>
        <w:rPr>
          <w:rStyle w:val="VerbatimChar"/>
        </w:rPr>
        <w:t>sex</w:t>
      </w:r>
      <w:r>
        <w:t xml:space="preserve"> variables,</w:t>
      </w:r>
    </w:p>
    <w:p w:rsidR="002575C0" w:rsidRDefault="002575C0" w:rsidP="002575C0">
      <w:pPr>
        <w:pStyle w:val="SourceCode"/>
      </w:pPr>
      <w:proofErr w:type="gramStart"/>
      <w:r>
        <w:rPr>
          <w:rStyle w:val="KeywordTok"/>
        </w:rPr>
        <w:t>subset</w:t>
      </w:r>
      <w:r>
        <w:rPr>
          <w:rStyle w:val="NormalTok"/>
        </w:rPr>
        <w:t>(</w:t>
      </w:r>
      <w:proofErr w:type="gramEnd"/>
      <w:r>
        <w:rPr>
          <w:rStyle w:val="NormalTok"/>
        </w:rPr>
        <w:t xml:space="preserve">data, age </w:t>
      </w:r>
      <w:r>
        <w:rPr>
          <w:rStyle w:val="OperatorTok"/>
        </w:rPr>
        <w:t>&lt;=</w:t>
      </w:r>
      <w:r>
        <w:rPr>
          <w:rStyle w:val="StringTok"/>
        </w:rPr>
        <w:t xml:space="preserve"> </w:t>
      </w:r>
      <w:r>
        <w:rPr>
          <w:rStyle w:val="DecValTok"/>
        </w:rPr>
        <w:t>35</w:t>
      </w:r>
      <w:r>
        <w:rPr>
          <w:rStyle w:val="NormalTok"/>
        </w:rPr>
        <w:t xml:space="preserve"> </w:t>
      </w:r>
      <w:r>
        <w:rPr>
          <w:rStyle w:val="OperatorTok"/>
        </w:rPr>
        <w:t>&amp;</w:t>
      </w:r>
      <w:r>
        <w:rPr>
          <w:rStyle w:val="StringTok"/>
        </w:rPr>
        <w:t xml:space="preserve"> </w:t>
      </w:r>
      <w:r>
        <w:rPr>
          <w:rStyle w:val="NormalTok"/>
        </w:rPr>
        <w:t xml:space="preserve">sex </w:t>
      </w:r>
      <w:r>
        <w:rPr>
          <w:rStyle w:val="OperatorTok"/>
        </w:rPr>
        <w:t>==</w:t>
      </w:r>
      <w:r>
        <w:rPr>
          <w:rStyle w:val="StringTok"/>
        </w:rPr>
        <w:t xml:space="preserve"> "female"</w:t>
      </w:r>
      <w:r>
        <w:rPr>
          <w:rStyle w:val="NormalTok"/>
        </w:rPr>
        <w:t xml:space="preserve">, </w:t>
      </w:r>
      <w:r>
        <w:rPr>
          <w:rStyle w:val="DataTypeTok"/>
        </w:rPr>
        <w:t>select =</w:t>
      </w:r>
      <w:r>
        <w:rPr>
          <w:rStyle w:val="NormalTok"/>
        </w:rPr>
        <w:t xml:space="preserve"> </w:t>
      </w:r>
      <w:r>
        <w:rPr>
          <w:rStyle w:val="KeywordTok"/>
        </w:rPr>
        <w:t>c</w:t>
      </w:r>
      <w:r>
        <w:rPr>
          <w:rStyle w:val="NormalTok"/>
        </w:rPr>
        <w:t>(age, sex))</w:t>
      </w:r>
    </w:p>
    <w:p w:rsidR="002575C0" w:rsidRDefault="002575C0" w:rsidP="002575C0">
      <w:pPr>
        <w:pStyle w:val="SourceCode"/>
      </w:pPr>
      <w:r>
        <w:rPr>
          <w:rStyle w:val="VerbatimChar"/>
        </w:rPr>
        <w:t>##    age    sex</w:t>
      </w:r>
      <w:r>
        <w:br/>
      </w:r>
      <w:r>
        <w:rPr>
          <w:rStyle w:val="VerbatimChar"/>
        </w:rPr>
        <w:t xml:space="preserve">## </w:t>
      </w:r>
      <w:proofErr w:type="gramStart"/>
      <w:r>
        <w:rPr>
          <w:rStyle w:val="VerbatimChar"/>
        </w:rPr>
        <w:t>42  35</w:t>
      </w:r>
      <w:proofErr w:type="gramEnd"/>
      <w:r>
        <w:rPr>
          <w:rStyle w:val="VerbatimChar"/>
        </w:rPr>
        <w:t xml:space="preserve"> female</w:t>
      </w:r>
      <w:r>
        <w:br/>
      </w:r>
      <w:r>
        <w:rPr>
          <w:rStyle w:val="VerbatimChar"/>
        </w:rPr>
        <w:t>## 45  33 female</w:t>
      </w:r>
      <w:r>
        <w:br/>
      </w:r>
      <w:r>
        <w:rPr>
          <w:rStyle w:val="VerbatimChar"/>
        </w:rPr>
        <w:t>## 53  34 female</w:t>
      </w:r>
      <w:r>
        <w:br/>
      </w:r>
      <w:r>
        <w:rPr>
          <w:rStyle w:val="VerbatimChar"/>
        </w:rPr>
        <w:t>## 61  30 female</w:t>
      </w:r>
      <w:r>
        <w:br/>
      </w:r>
      <w:r>
        <w:rPr>
          <w:rStyle w:val="VerbatimChar"/>
        </w:rPr>
        <w:t>## 67  31 female</w:t>
      </w:r>
      <w:r>
        <w:br/>
      </w:r>
      <w:r>
        <w:rPr>
          <w:rStyle w:val="VerbatimChar"/>
        </w:rPr>
        <w:t>## 71  34 female</w:t>
      </w:r>
      <w:r>
        <w:br/>
      </w:r>
      <w:r>
        <w:rPr>
          <w:rStyle w:val="VerbatimChar"/>
        </w:rPr>
        <w:t>## 77  35 female</w:t>
      </w:r>
    </w:p>
    <w:p w:rsidR="002575C0" w:rsidRDefault="002575C0" w:rsidP="002575C0">
      <w:pPr>
        <w:pStyle w:val="SourceCode"/>
      </w:pPr>
      <w:proofErr w:type="gramStart"/>
      <w:r>
        <w:rPr>
          <w:rStyle w:val="KeywordTok"/>
        </w:rPr>
        <w:t>subset</w:t>
      </w:r>
      <w:r>
        <w:rPr>
          <w:rStyle w:val="NormalTok"/>
        </w:rPr>
        <w:t>(</w:t>
      </w:r>
      <w:proofErr w:type="gramEnd"/>
      <w:r>
        <w:rPr>
          <w:rStyle w:val="NormalTok"/>
        </w:rPr>
        <w:t xml:space="preserve">data, age </w:t>
      </w:r>
      <w:r>
        <w:rPr>
          <w:rStyle w:val="OperatorTok"/>
        </w:rPr>
        <w:t>&lt;=</w:t>
      </w:r>
      <w:r>
        <w:rPr>
          <w:rStyle w:val="StringTok"/>
        </w:rPr>
        <w:t xml:space="preserve"> </w:t>
      </w:r>
      <w:r>
        <w:rPr>
          <w:rStyle w:val="DecValTok"/>
        </w:rPr>
        <w:t>35</w:t>
      </w:r>
      <w:r>
        <w:rPr>
          <w:rStyle w:val="NormalTok"/>
        </w:rPr>
        <w:t xml:space="preserve"> </w:t>
      </w:r>
      <w:r>
        <w:rPr>
          <w:rStyle w:val="OperatorTok"/>
        </w:rPr>
        <w:t>|</w:t>
      </w:r>
      <w:r>
        <w:rPr>
          <w:rStyle w:val="StringTok"/>
        </w:rPr>
        <w:t xml:space="preserve"> </w:t>
      </w:r>
      <w:r>
        <w:rPr>
          <w:rStyle w:val="NormalTok"/>
        </w:rPr>
        <w:t xml:space="preserve">sex </w:t>
      </w:r>
      <w:r>
        <w:rPr>
          <w:rStyle w:val="OperatorTok"/>
        </w:rPr>
        <w:t>==</w:t>
      </w:r>
      <w:r>
        <w:rPr>
          <w:rStyle w:val="StringTok"/>
        </w:rPr>
        <w:t xml:space="preserve"> "female"</w:t>
      </w:r>
      <w:r>
        <w:rPr>
          <w:rStyle w:val="NormalTok"/>
        </w:rPr>
        <w:t xml:space="preserve">, </w:t>
      </w:r>
      <w:r>
        <w:rPr>
          <w:rStyle w:val="DataTypeTok"/>
        </w:rPr>
        <w:t>select =</w:t>
      </w:r>
      <w:r>
        <w:rPr>
          <w:rStyle w:val="NormalTok"/>
        </w:rPr>
        <w:t xml:space="preserve"> </w:t>
      </w:r>
      <w:r>
        <w:rPr>
          <w:rStyle w:val="KeywordTok"/>
        </w:rPr>
        <w:t>c</w:t>
      </w:r>
      <w:r>
        <w:rPr>
          <w:rStyle w:val="NormalTok"/>
        </w:rPr>
        <w:t>(age, sex))</w:t>
      </w:r>
    </w:p>
    <w:p w:rsidR="002575C0" w:rsidRDefault="002575C0" w:rsidP="002575C0">
      <w:pPr>
        <w:pStyle w:val="SourceCode"/>
      </w:pPr>
      <w:r>
        <w:rPr>
          <w:rStyle w:val="VerbatimChar"/>
        </w:rPr>
        <w:lastRenderedPageBreak/>
        <w:t>##    age    sex</w:t>
      </w:r>
      <w:r>
        <w:br/>
      </w:r>
      <w:r>
        <w:rPr>
          <w:rStyle w:val="VerbatimChar"/>
        </w:rPr>
        <w:t>## 2   35   male</w:t>
      </w:r>
      <w:r>
        <w:br/>
      </w:r>
      <w:r>
        <w:rPr>
          <w:rStyle w:val="VerbatimChar"/>
        </w:rPr>
        <w:t>## 5   31   male</w:t>
      </w:r>
      <w:r>
        <w:br/>
      </w:r>
      <w:r>
        <w:rPr>
          <w:rStyle w:val="VerbatimChar"/>
        </w:rPr>
        <w:t>## 7   33   male</w:t>
      </w:r>
      <w:r>
        <w:br/>
      </w:r>
      <w:r>
        <w:rPr>
          <w:rStyle w:val="VerbatimChar"/>
        </w:rPr>
        <w:t>## 10  34   male</w:t>
      </w:r>
      <w:r>
        <w:br/>
      </w:r>
      <w:r>
        <w:rPr>
          <w:rStyle w:val="VerbatimChar"/>
        </w:rPr>
        <w:t>## 14  28   male</w:t>
      </w:r>
      <w:r>
        <w:br/>
      </w:r>
      <w:r>
        <w:rPr>
          <w:rStyle w:val="VerbatimChar"/>
        </w:rPr>
        <w:t>## 18  29   male</w:t>
      </w:r>
      <w:r>
        <w:br/>
      </w:r>
      <w:r>
        <w:rPr>
          <w:rStyle w:val="VerbatimChar"/>
        </w:rPr>
        <w:t>## 21  34   male</w:t>
      </w:r>
      <w:r>
        <w:br/>
      </w:r>
      <w:r>
        <w:rPr>
          <w:rStyle w:val="VerbatimChar"/>
        </w:rPr>
        <w:t>## 25  32   male</w:t>
      </w:r>
      <w:r>
        <w:br/>
      </w:r>
      <w:r>
        <w:rPr>
          <w:rStyle w:val="VerbatimChar"/>
        </w:rPr>
        <w:t>## 33  35   male</w:t>
      </w:r>
      <w:r>
        <w:br/>
      </w:r>
      <w:r>
        <w:rPr>
          <w:rStyle w:val="VerbatimChar"/>
        </w:rPr>
        <w:t>## 39  31   male</w:t>
      </w:r>
      <w:r>
        <w:br/>
      </w:r>
      <w:r>
        <w:rPr>
          <w:rStyle w:val="VerbatimChar"/>
        </w:rPr>
        <w:t>## 40  34   male</w:t>
      </w:r>
      <w:r>
        <w:br/>
      </w:r>
      <w:r>
        <w:rPr>
          <w:rStyle w:val="VerbatimChar"/>
        </w:rPr>
        <w:t>## 41  44 female</w:t>
      </w:r>
      <w:r>
        <w:br/>
      </w:r>
      <w:r>
        <w:rPr>
          <w:rStyle w:val="VerbatimChar"/>
        </w:rPr>
        <w:t>## 42  35 female</w:t>
      </w:r>
      <w:r>
        <w:br/>
      </w:r>
      <w:r>
        <w:rPr>
          <w:rStyle w:val="VerbatimChar"/>
        </w:rPr>
        <w:t>## 43  40 female</w:t>
      </w:r>
      <w:r>
        <w:br/>
      </w:r>
      <w:r>
        <w:rPr>
          <w:rStyle w:val="VerbatimChar"/>
        </w:rPr>
        <w:t>## 44  37 female</w:t>
      </w:r>
      <w:r>
        <w:br/>
      </w:r>
      <w:r>
        <w:rPr>
          <w:rStyle w:val="VerbatimChar"/>
        </w:rPr>
        <w:t>## 45  33 female</w:t>
      </w:r>
      <w:r>
        <w:br/>
      </w:r>
      <w:r>
        <w:rPr>
          <w:rStyle w:val="VerbatimChar"/>
        </w:rPr>
        <w:t>## 46  46 female</w:t>
      </w:r>
      <w:r>
        <w:br/>
      </w:r>
      <w:r>
        <w:rPr>
          <w:rStyle w:val="VerbatimChar"/>
        </w:rPr>
        <w:t>## 47  42 female</w:t>
      </w:r>
      <w:r>
        <w:br/>
      </w:r>
      <w:r>
        <w:rPr>
          <w:rStyle w:val="VerbatimChar"/>
        </w:rPr>
        <w:t>## 48  40 female</w:t>
      </w:r>
      <w:r>
        <w:br/>
      </w:r>
      <w:r>
        <w:rPr>
          <w:rStyle w:val="VerbatimChar"/>
        </w:rPr>
        <w:t>## 49  45 female</w:t>
      </w:r>
      <w:r>
        <w:br/>
      </w:r>
      <w:r>
        <w:rPr>
          <w:rStyle w:val="VerbatimChar"/>
        </w:rPr>
        <w:t>## 50  42 female</w:t>
      </w:r>
      <w:r>
        <w:br/>
      </w:r>
      <w:r>
        <w:rPr>
          <w:rStyle w:val="VerbatimChar"/>
        </w:rPr>
        <w:t>## 51  45 female</w:t>
      </w:r>
      <w:r>
        <w:br/>
      </w:r>
      <w:r>
        <w:rPr>
          <w:rStyle w:val="VerbatimChar"/>
        </w:rPr>
        <w:t>## 52  38 female</w:t>
      </w:r>
      <w:r>
        <w:br/>
      </w:r>
      <w:r>
        <w:rPr>
          <w:rStyle w:val="VerbatimChar"/>
        </w:rPr>
        <w:t>## 53  34 female</w:t>
      </w:r>
      <w:r>
        <w:br/>
      </w:r>
      <w:r>
        <w:rPr>
          <w:rStyle w:val="VerbatimChar"/>
        </w:rPr>
        <w:t>## 54  44 female</w:t>
      </w:r>
      <w:r>
        <w:br/>
      </w:r>
      <w:r>
        <w:rPr>
          <w:rStyle w:val="VerbatimChar"/>
        </w:rPr>
        <w:t>## 55  39 female</w:t>
      </w:r>
      <w:r>
        <w:br/>
      </w:r>
      <w:r>
        <w:rPr>
          <w:rStyle w:val="VerbatimChar"/>
        </w:rPr>
        <w:t>## 56  38 female</w:t>
      </w:r>
      <w:r>
        <w:br/>
      </w:r>
      <w:r>
        <w:rPr>
          <w:rStyle w:val="VerbatimChar"/>
        </w:rPr>
        <w:t>## 57  39 female</w:t>
      </w:r>
      <w:r>
        <w:br/>
      </w:r>
      <w:r>
        <w:rPr>
          <w:rStyle w:val="VerbatimChar"/>
        </w:rPr>
        <w:t>## 58  47 female</w:t>
      </w:r>
      <w:r>
        <w:br/>
      </w:r>
      <w:r>
        <w:rPr>
          <w:rStyle w:val="VerbatimChar"/>
        </w:rPr>
        <w:t>## 59  41 female</w:t>
      </w:r>
      <w:r>
        <w:br/>
      </w:r>
      <w:r>
        <w:rPr>
          <w:rStyle w:val="VerbatimChar"/>
        </w:rPr>
        <w:t>## 60  44 female</w:t>
      </w:r>
      <w:r>
        <w:br/>
      </w:r>
      <w:r>
        <w:rPr>
          <w:rStyle w:val="VerbatimChar"/>
        </w:rPr>
        <w:t>## 61  30 female</w:t>
      </w:r>
      <w:r>
        <w:br/>
      </w:r>
      <w:r>
        <w:rPr>
          <w:rStyle w:val="VerbatimChar"/>
        </w:rPr>
        <w:t>## 62  48 female</w:t>
      </w:r>
      <w:r>
        <w:br/>
      </w:r>
      <w:r>
        <w:rPr>
          <w:rStyle w:val="VerbatimChar"/>
        </w:rPr>
        <w:t>## 63  47 female</w:t>
      </w:r>
      <w:r>
        <w:br/>
      </w:r>
      <w:r>
        <w:rPr>
          <w:rStyle w:val="VerbatimChar"/>
        </w:rPr>
        <w:t>## 64  42 female</w:t>
      </w:r>
      <w:r>
        <w:br/>
      </w:r>
      <w:r>
        <w:rPr>
          <w:rStyle w:val="VerbatimChar"/>
        </w:rPr>
        <w:t>## 65  42 female</w:t>
      </w:r>
      <w:r>
        <w:br/>
      </w:r>
      <w:r>
        <w:rPr>
          <w:rStyle w:val="VerbatimChar"/>
        </w:rPr>
        <w:t>## 66  49 female</w:t>
      </w:r>
      <w:r>
        <w:br/>
      </w:r>
      <w:r>
        <w:rPr>
          <w:rStyle w:val="VerbatimChar"/>
        </w:rPr>
        <w:t>## 67  31 female</w:t>
      </w:r>
      <w:r>
        <w:br/>
      </w:r>
      <w:r>
        <w:rPr>
          <w:rStyle w:val="VerbatimChar"/>
        </w:rPr>
        <w:t>## 68  38 female</w:t>
      </w:r>
      <w:r>
        <w:br/>
      </w:r>
      <w:r>
        <w:rPr>
          <w:rStyle w:val="VerbatimChar"/>
        </w:rPr>
        <w:t>## 69  38 female</w:t>
      </w:r>
      <w:r>
        <w:br/>
      </w:r>
      <w:r>
        <w:rPr>
          <w:rStyle w:val="VerbatimChar"/>
        </w:rPr>
        <w:t>## 70  48 female</w:t>
      </w:r>
      <w:r>
        <w:br/>
      </w:r>
      <w:r>
        <w:rPr>
          <w:rStyle w:val="VerbatimChar"/>
        </w:rPr>
        <w:t>## 71  34 female</w:t>
      </w:r>
      <w:r>
        <w:br/>
      </w:r>
      <w:r>
        <w:rPr>
          <w:rStyle w:val="VerbatimChar"/>
        </w:rPr>
        <w:t>## 72  45 female</w:t>
      </w:r>
      <w:r>
        <w:br/>
      </w:r>
      <w:r>
        <w:rPr>
          <w:rStyle w:val="VerbatimChar"/>
        </w:rPr>
        <w:t>## 73  45 female</w:t>
      </w:r>
      <w:r>
        <w:br/>
      </w:r>
      <w:r>
        <w:rPr>
          <w:rStyle w:val="VerbatimChar"/>
        </w:rPr>
        <w:t>## 74  36 female</w:t>
      </w:r>
      <w:r>
        <w:br/>
      </w:r>
      <w:r>
        <w:rPr>
          <w:rStyle w:val="VerbatimChar"/>
        </w:rPr>
        <w:t>## 75  45 female</w:t>
      </w:r>
      <w:r>
        <w:br/>
      </w:r>
      <w:r>
        <w:rPr>
          <w:rStyle w:val="VerbatimChar"/>
        </w:rPr>
        <w:t>## 76  52 female</w:t>
      </w:r>
      <w:r>
        <w:br/>
      </w:r>
      <w:r>
        <w:rPr>
          <w:rStyle w:val="VerbatimChar"/>
        </w:rPr>
        <w:t>## 77  35 female</w:t>
      </w:r>
      <w:r>
        <w:br/>
      </w:r>
      <w:r>
        <w:rPr>
          <w:rStyle w:val="VerbatimChar"/>
        </w:rPr>
        <w:t>## 78  43 female</w:t>
      </w:r>
      <w:r>
        <w:br/>
      </w:r>
      <w:r>
        <w:rPr>
          <w:rStyle w:val="VerbatimChar"/>
        </w:rPr>
        <w:lastRenderedPageBreak/>
        <w:t>## 79  47 female</w:t>
      </w:r>
      <w:r>
        <w:br/>
      </w:r>
      <w:r>
        <w:rPr>
          <w:rStyle w:val="VerbatimChar"/>
        </w:rPr>
        <w:t>## 80  44 female</w:t>
      </w:r>
    </w:p>
    <w:p w:rsidR="002575C0" w:rsidRDefault="002575C0" w:rsidP="002575C0">
      <w:pPr>
        <w:pStyle w:val="FirstParagraph"/>
      </w:pPr>
      <w:r>
        <w:t>Notice we used logical operators</w:t>
      </w:r>
      <w:r>
        <w:fldChar w:fldCharType="begin"/>
      </w:r>
      <w:r>
        <w:instrText xml:space="preserve"> XE "logical operator" </w:instrText>
      </w:r>
      <w:r>
        <w:fldChar w:fldCharType="end"/>
      </w:r>
      <w:r>
        <w:t xml:space="preserve"> </w:t>
      </w:r>
      <w:r>
        <w:rPr>
          <w:rStyle w:val="VerbatimChar"/>
        </w:rPr>
        <w:t>&amp;</w:t>
      </w:r>
      <w:r>
        <w:t xml:space="preserve"> for AND and </w:t>
      </w:r>
      <w:r>
        <w:rPr>
          <w:rStyle w:val="VerbatimChar"/>
        </w:rPr>
        <w:t>|</w:t>
      </w:r>
      <w:r>
        <w:t xml:space="preserve"> for OR in between the expressions.</w:t>
      </w:r>
    </w:p>
    <w:p w:rsidR="002575C0" w:rsidRDefault="002575C0" w:rsidP="002575C0">
      <w:pPr>
        <w:pStyle w:val="BodyText"/>
      </w:pPr>
      <w:r>
        <w:t xml:space="preserve">Run </w:t>
      </w:r>
      <w:proofErr w:type="gramStart"/>
      <w:r>
        <w:rPr>
          <w:rStyle w:val="VerbatimChar"/>
        </w:rPr>
        <w:t>levels(</w:t>
      </w:r>
      <w:proofErr w:type="gramEnd"/>
      <w:r>
        <w:rPr>
          <w:rStyle w:val="VerbatimChar"/>
        </w:rPr>
        <w:t>)</w:t>
      </w:r>
      <w:r>
        <w:t xml:space="preserve"> to remind us the available factor levels</w:t>
      </w:r>
      <w:r>
        <w:fldChar w:fldCharType="begin"/>
      </w:r>
      <w:r>
        <w:instrText xml:space="preserve"> XE "factor level" </w:instrText>
      </w:r>
      <w:r>
        <w:fldChar w:fldCharType="end"/>
      </w:r>
      <w:r>
        <w:t xml:space="preserve"> for </w:t>
      </w:r>
      <w:r>
        <w:rPr>
          <w:rStyle w:val="VerbatimChar"/>
        </w:rPr>
        <w:t>sex</w:t>
      </w:r>
      <w:r>
        <w:t>,</w:t>
      </w:r>
    </w:p>
    <w:p w:rsidR="002575C0" w:rsidRDefault="002575C0" w:rsidP="002575C0">
      <w:pPr>
        <w:pStyle w:val="SourceCode"/>
      </w:pPr>
      <w:r>
        <w:rPr>
          <w:rStyle w:val="KeywordTok"/>
        </w:rPr>
        <w:t>levels</w:t>
      </w:r>
      <w:r>
        <w:rPr>
          <w:rStyle w:val="NormalTok"/>
        </w:rPr>
        <w:t>(data</w:t>
      </w:r>
      <w:r>
        <w:rPr>
          <w:rStyle w:val="OperatorTok"/>
        </w:rPr>
        <w:t>$</w:t>
      </w:r>
      <w:r>
        <w:rPr>
          <w:rStyle w:val="NormalTok"/>
        </w:rPr>
        <w:t>sex)</w:t>
      </w:r>
    </w:p>
    <w:p w:rsidR="002575C0" w:rsidRDefault="002575C0" w:rsidP="002575C0">
      <w:pPr>
        <w:pStyle w:val="SourceCode"/>
      </w:pPr>
      <w:r>
        <w:rPr>
          <w:rStyle w:val="VerbatimChar"/>
        </w:rPr>
        <w:t>## [1] "female" "male"</w:t>
      </w:r>
    </w:p>
    <w:p w:rsidR="002575C0" w:rsidRDefault="002575C0" w:rsidP="002575C0">
      <w:pPr>
        <w:pStyle w:val="FirstParagraph"/>
      </w:pPr>
      <w:r>
        <w:t xml:space="preserve">For the sake of completeness, you can try the following codes using </w:t>
      </w:r>
      <w:proofErr w:type="gramStart"/>
      <w:r>
        <w:rPr>
          <w:rStyle w:val="VerbatimChar"/>
        </w:rPr>
        <w:t>[ ,</w:t>
      </w:r>
      <w:proofErr w:type="gramEnd"/>
      <w:r>
        <w:rPr>
          <w:rStyle w:val="VerbatimChar"/>
        </w:rPr>
        <w:t xml:space="preserve"> ]</w:t>
      </w:r>
      <w:r>
        <w:t xml:space="preserve"> and </w:t>
      </w:r>
      <w:r>
        <w:rPr>
          <w:rStyle w:val="VerbatimChar"/>
        </w:rPr>
        <w:t>$</w:t>
      </w:r>
      <w:r>
        <w:t xml:space="preserve"> in place of </w:t>
      </w:r>
      <w:r>
        <w:rPr>
          <w:rStyle w:val="VerbatimChar"/>
        </w:rPr>
        <w:t>subset()</w:t>
      </w:r>
      <w:r>
        <w:t>,</w:t>
      </w:r>
    </w:p>
    <w:p w:rsidR="002575C0" w:rsidRDefault="002575C0" w:rsidP="002575C0">
      <w:pPr>
        <w:pStyle w:val="SourceCode"/>
      </w:pPr>
      <w:proofErr w:type="gramStart"/>
      <w:r>
        <w:rPr>
          <w:rStyle w:val="NormalTok"/>
        </w:rPr>
        <w:t>data[</w:t>
      </w:r>
      <w:proofErr w:type="gramEnd"/>
      <w:r>
        <w:rPr>
          <w:rStyle w:val="NormalTok"/>
        </w:rPr>
        <w:t>data</w:t>
      </w:r>
      <w:r>
        <w:rPr>
          <w:rStyle w:val="OperatorTok"/>
        </w:rPr>
        <w:t>$</w:t>
      </w:r>
      <w:r>
        <w:rPr>
          <w:rStyle w:val="NormalTok"/>
        </w:rPr>
        <w:t xml:space="preserve">age </w:t>
      </w:r>
      <w:r>
        <w:rPr>
          <w:rStyle w:val="OperatorTok"/>
        </w:rPr>
        <w:t>&lt;=</w:t>
      </w:r>
      <w:r>
        <w:rPr>
          <w:rStyle w:val="DecValTok"/>
        </w:rPr>
        <w:t>35</w:t>
      </w:r>
      <w:r>
        <w:rPr>
          <w:rStyle w:val="NormalTok"/>
        </w:rPr>
        <w:t xml:space="preserve"> </w:t>
      </w:r>
      <w:r>
        <w:rPr>
          <w:rStyle w:val="OperatorTok"/>
        </w:rPr>
        <w:t>&amp;</w:t>
      </w:r>
      <w:r>
        <w:rPr>
          <w:rStyle w:val="StringTok"/>
        </w:rPr>
        <w:t xml:space="preserve"> </w:t>
      </w:r>
      <w:r>
        <w:rPr>
          <w:rStyle w:val="NormalTok"/>
        </w:rPr>
        <w:t>data</w:t>
      </w:r>
      <w:r>
        <w:rPr>
          <w:rStyle w:val="OperatorTok"/>
        </w:rPr>
        <w:t>$</w:t>
      </w:r>
      <w:r>
        <w:rPr>
          <w:rStyle w:val="NormalTok"/>
        </w:rPr>
        <w:t xml:space="preserve">sex </w:t>
      </w:r>
      <w:r>
        <w:rPr>
          <w:rStyle w:val="OperatorTok"/>
        </w:rPr>
        <w:t>==</w:t>
      </w:r>
      <w:r>
        <w:rPr>
          <w:rStyle w:val="StringTok"/>
        </w:rPr>
        <w:t xml:space="preserve"> "female"</w:t>
      </w:r>
      <w:r>
        <w:rPr>
          <w:rStyle w:val="NormalTok"/>
        </w:rPr>
        <w:t xml:space="preserve">, </w:t>
      </w:r>
      <w:r>
        <w:rPr>
          <w:rStyle w:val="KeywordTok"/>
        </w:rPr>
        <w:t>c</w:t>
      </w:r>
      <w:r>
        <w:rPr>
          <w:rStyle w:val="NormalTok"/>
        </w:rPr>
        <w:t>(</w:t>
      </w:r>
      <w:r>
        <w:rPr>
          <w:rStyle w:val="StringTok"/>
        </w:rPr>
        <w:t>"age"</w:t>
      </w:r>
      <w:r>
        <w:rPr>
          <w:rStyle w:val="NormalTok"/>
        </w:rPr>
        <w:t xml:space="preserve">, </w:t>
      </w:r>
      <w:r>
        <w:rPr>
          <w:rStyle w:val="StringTok"/>
        </w:rPr>
        <w:t>"sex"</w:t>
      </w:r>
      <w:r>
        <w:rPr>
          <w:rStyle w:val="NormalTok"/>
        </w:rPr>
        <w:t>)]</w:t>
      </w:r>
    </w:p>
    <w:p w:rsidR="002575C0" w:rsidRDefault="002575C0" w:rsidP="002575C0">
      <w:pPr>
        <w:pStyle w:val="SourceCode"/>
      </w:pPr>
      <w:r>
        <w:rPr>
          <w:rStyle w:val="VerbatimChar"/>
        </w:rPr>
        <w:t>##    age    sex</w:t>
      </w:r>
      <w:r>
        <w:br/>
      </w:r>
      <w:r>
        <w:rPr>
          <w:rStyle w:val="VerbatimChar"/>
        </w:rPr>
        <w:t xml:space="preserve">## </w:t>
      </w:r>
      <w:proofErr w:type="gramStart"/>
      <w:r>
        <w:rPr>
          <w:rStyle w:val="VerbatimChar"/>
        </w:rPr>
        <w:t>42  35</w:t>
      </w:r>
      <w:proofErr w:type="gramEnd"/>
      <w:r>
        <w:rPr>
          <w:rStyle w:val="VerbatimChar"/>
        </w:rPr>
        <w:t xml:space="preserve"> female</w:t>
      </w:r>
      <w:r>
        <w:br/>
      </w:r>
      <w:r>
        <w:rPr>
          <w:rStyle w:val="VerbatimChar"/>
        </w:rPr>
        <w:t>## 45  33 female</w:t>
      </w:r>
      <w:r>
        <w:br/>
      </w:r>
      <w:r>
        <w:rPr>
          <w:rStyle w:val="VerbatimChar"/>
        </w:rPr>
        <w:t>## 53  34 female</w:t>
      </w:r>
      <w:r>
        <w:br/>
      </w:r>
      <w:r>
        <w:rPr>
          <w:rStyle w:val="VerbatimChar"/>
        </w:rPr>
        <w:t>## 61  30 female</w:t>
      </w:r>
      <w:r>
        <w:br/>
      </w:r>
      <w:r>
        <w:rPr>
          <w:rStyle w:val="VerbatimChar"/>
        </w:rPr>
        <w:t>## 67  31 female</w:t>
      </w:r>
      <w:r>
        <w:br/>
      </w:r>
      <w:r>
        <w:rPr>
          <w:rStyle w:val="VerbatimChar"/>
        </w:rPr>
        <w:t>## 71  34 female</w:t>
      </w:r>
      <w:r>
        <w:br/>
      </w:r>
      <w:r>
        <w:rPr>
          <w:rStyle w:val="VerbatimChar"/>
        </w:rPr>
        <w:t>## 77  35 female</w:t>
      </w:r>
    </w:p>
    <w:p w:rsidR="002575C0" w:rsidRDefault="002575C0" w:rsidP="002575C0">
      <w:pPr>
        <w:pStyle w:val="SourceCode"/>
      </w:pPr>
      <w:proofErr w:type="gramStart"/>
      <w:r>
        <w:rPr>
          <w:rStyle w:val="NormalTok"/>
        </w:rPr>
        <w:t>data[</w:t>
      </w:r>
      <w:proofErr w:type="gramEnd"/>
      <w:r>
        <w:rPr>
          <w:rStyle w:val="NormalTok"/>
        </w:rPr>
        <w:t>data</w:t>
      </w:r>
      <w:r>
        <w:rPr>
          <w:rStyle w:val="OperatorTok"/>
        </w:rPr>
        <w:t>$</w:t>
      </w:r>
      <w:r>
        <w:rPr>
          <w:rStyle w:val="NormalTok"/>
        </w:rPr>
        <w:t xml:space="preserve">age </w:t>
      </w:r>
      <w:r>
        <w:rPr>
          <w:rStyle w:val="OperatorTok"/>
        </w:rPr>
        <w:t>&lt;=</w:t>
      </w:r>
      <w:r>
        <w:rPr>
          <w:rStyle w:val="DecValTok"/>
        </w:rPr>
        <w:t>35</w:t>
      </w:r>
      <w:r>
        <w:rPr>
          <w:rStyle w:val="NormalTok"/>
        </w:rPr>
        <w:t xml:space="preserve"> </w:t>
      </w:r>
      <w:r>
        <w:rPr>
          <w:rStyle w:val="OperatorTok"/>
        </w:rPr>
        <w:t>|</w:t>
      </w:r>
      <w:r>
        <w:rPr>
          <w:rStyle w:val="StringTok"/>
        </w:rPr>
        <w:t xml:space="preserve"> </w:t>
      </w:r>
      <w:r>
        <w:rPr>
          <w:rStyle w:val="NormalTok"/>
        </w:rPr>
        <w:t>data</w:t>
      </w:r>
      <w:r>
        <w:rPr>
          <w:rStyle w:val="OperatorTok"/>
        </w:rPr>
        <w:t>$</w:t>
      </w:r>
      <w:r>
        <w:rPr>
          <w:rStyle w:val="NormalTok"/>
        </w:rPr>
        <w:t xml:space="preserve">sex </w:t>
      </w:r>
      <w:r>
        <w:rPr>
          <w:rStyle w:val="OperatorTok"/>
        </w:rPr>
        <w:t>==</w:t>
      </w:r>
      <w:r>
        <w:rPr>
          <w:rStyle w:val="StringTok"/>
        </w:rPr>
        <w:t xml:space="preserve"> "female"</w:t>
      </w:r>
      <w:r>
        <w:rPr>
          <w:rStyle w:val="NormalTok"/>
        </w:rPr>
        <w:t xml:space="preserve">, </w:t>
      </w:r>
      <w:r>
        <w:rPr>
          <w:rStyle w:val="KeywordTok"/>
        </w:rPr>
        <w:t>c</w:t>
      </w:r>
      <w:r>
        <w:rPr>
          <w:rStyle w:val="NormalTok"/>
        </w:rPr>
        <w:t>(</w:t>
      </w:r>
      <w:r>
        <w:rPr>
          <w:rStyle w:val="StringTok"/>
        </w:rPr>
        <w:t>"age"</w:t>
      </w:r>
      <w:r>
        <w:rPr>
          <w:rStyle w:val="NormalTok"/>
        </w:rPr>
        <w:t xml:space="preserve">, </w:t>
      </w:r>
      <w:r>
        <w:rPr>
          <w:rStyle w:val="StringTok"/>
        </w:rPr>
        <w:t>"sex"</w:t>
      </w:r>
      <w:r>
        <w:rPr>
          <w:rStyle w:val="NormalTok"/>
        </w:rPr>
        <w:t>)]</w:t>
      </w:r>
    </w:p>
    <w:p w:rsidR="002575C0" w:rsidRDefault="002575C0" w:rsidP="002575C0">
      <w:pPr>
        <w:pStyle w:val="SourceCode"/>
      </w:pPr>
      <w:r>
        <w:rPr>
          <w:rStyle w:val="VerbatimChar"/>
        </w:rPr>
        <w:t>##    age    sex</w:t>
      </w:r>
      <w:r>
        <w:br/>
      </w:r>
      <w:r>
        <w:rPr>
          <w:rStyle w:val="VerbatimChar"/>
        </w:rPr>
        <w:t>## 2   35   male</w:t>
      </w:r>
      <w:r>
        <w:br/>
      </w:r>
      <w:r>
        <w:rPr>
          <w:rStyle w:val="VerbatimChar"/>
        </w:rPr>
        <w:t>## 5   31   male</w:t>
      </w:r>
      <w:r>
        <w:br/>
      </w:r>
      <w:r>
        <w:rPr>
          <w:rStyle w:val="VerbatimChar"/>
        </w:rPr>
        <w:t>## 7   33   male</w:t>
      </w:r>
      <w:r>
        <w:br/>
      </w:r>
      <w:r>
        <w:rPr>
          <w:rStyle w:val="VerbatimChar"/>
        </w:rPr>
        <w:t>## 10  34   male</w:t>
      </w:r>
      <w:r>
        <w:br/>
      </w:r>
      <w:r>
        <w:rPr>
          <w:rStyle w:val="VerbatimChar"/>
        </w:rPr>
        <w:t>## 14  28   male</w:t>
      </w:r>
      <w:r>
        <w:br/>
      </w:r>
      <w:r>
        <w:rPr>
          <w:rStyle w:val="VerbatimChar"/>
        </w:rPr>
        <w:t>## 18  29   male</w:t>
      </w:r>
      <w:r>
        <w:br/>
      </w:r>
      <w:r>
        <w:rPr>
          <w:rStyle w:val="VerbatimChar"/>
        </w:rPr>
        <w:t>## 21  34   male</w:t>
      </w:r>
      <w:r>
        <w:br/>
      </w:r>
      <w:r>
        <w:rPr>
          <w:rStyle w:val="VerbatimChar"/>
        </w:rPr>
        <w:t>## 25  32   male</w:t>
      </w:r>
      <w:r>
        <w:br/>
      </w:r>
      <w:r>
        <w:rPr>
          <w:rStyle w:val="VerbatimChar"/>
        </w:rPr>
        <w:t>## 33  35   male</w:t>
      </w:r>
      <w:r>
        <w:br/>
      </w:r>
      <w:r>
        <w:rPr>
          <w:rStyle w:val="VerbatimChar"/>
        </w:rPr>
        <w:t>## 39  31   male</w:t>
      </w:r>
      <w:r>
        <w:br/>
      </w:r>
      <w:r>
        <w:rPr>
          <w:rStyle w:val="VerbatimChar"/>
        </w:rPr>
        <w:t>## 40  34   male</w:t>
      </w:r>
      <w:r>
        <w:br/>
      </w:r>
      <w:r>
        <w:rPr>
          <w:rStyle w:val="VerbatimChar"/>
        </w:rPr>
        <w:t>## 41  44 female</w:t>
      </w:r>
      <w:r>
        <w:br/>
      </w:r>
      <w:r>
        <w:rPr>
          <w:rStyle w:val="VerbatimChar"/>
        </w:rPr>
        <w:t>## 42  35 female</w:t>
      </w:r>
      <w:r>
        <w:br/>
      </w:r>
      <w:r>
        <w:rPr>
          <w:rStyle w:val="VerbatimChar"/>
        </w:rPr>
        <w:t>## 43  40 female</w:t>
      </w:r>
      <w:r>
        <w:br/>
      </w:r>
      <w:r>
        <w:rPr>
          <w:rStyle w:val="VerbatimChar"/>
        </w:rPr>
        <w:t>## 44  37 female</w:t>
      </w:r>
      <w:r>
        <w:br/>
      </w:r>
      <w:r>
        <w:rPr>
          <w:rStyle w:val="VerbatimChar"/>
        </w:rPr>
        <w:t>## 45  33 female</w:t>
      </w:r>
      <w:r>
        <w:br/>
      </w:r>
      <w:r>
        <w:rPr>
          <w:rStyle w:val="VerbatimChar"/>
        </w:rPr>
        <w:t>## 46  46 female</w:t>
      </w:r>
      <w:r>
        <w:br/>
      </w:r>
      <w:r>
        <w:rPr>
          <w:rStyle w:val="VerbatimChar"/>
        </w:rPr>
        <w:t>## 47  42 female</w:t>
      </w:r>
      <w:r>
        <w:br/>
      </w:r>
      <w:r>
        <w:rPr>
          <w:rStyle w:val="VerbatimChar"/>
        </w:rPr>
        <w:t>## 48  40 female</w:t>
      </w:r>
      <w:r>
        <w:br/>
      </w:r>
      <w:r>
        <w:rPr>
          <w:rStyle w:val="VerbatimChar"/>
        </w:rPr>
        <w:t>## 49  45 female</w:t>
      </w:r>
      <w:r>
        <w:br/>
      </w:r>
      <w:r>
        <w:rPr>
          <w:rStyle w:val="VerbatimChar"/>
        </w:rPr>
        <w:t>## 50  42 female</w:t>
      </w:r>
      <w:r>
        <w:br/>
      </w:r>
      <w:r>
        <w:rPr>
          <w:rStyle w:val="VerbatimChar"/>
        </w:rPr>
        <w:t>## 51  45 female</w:t>
      </w:r>
      <w:r>
        <w:br/>
      </w:r>
      <w:r>
        <w:rPr>
          <w:rStyle w:val="VerbatimChar"/>
        </w:rPr>
        <w:t>## 52  38 female</w:t>
      </w:r>
      <w:r>
        <w:br/>
      </w:r>
      <w:r>
        <w:rPr>
          <w:rStyle w:val="VerbatimChar"/>
        </w:rPr>
        <w:t>## 53  34 female</w:t>
      </w:r>
      <w:r>
        <w:br/>
      </w:r>
      <w:r>
        <w:rPr>
          <w:rStyle w:val="VerbatimChar"/>
        </w:rPr>
        <w:lastRenderedPageBreak/>
        <w:t>## 54  44 female</w:t>
      </w:r>
      <w:r>
        <w:br/>
      </w:r>
      <w:r>
        <w:rPr>
          <w:rStyle w:val="VerbatimChar"/>
        </w:rPr>
        <w:t>## 55  39 female</w:t>
      </w:r>
      <w:r>
        <w:br/>
      </w:r>
      <w:r>
        <w:rPr>
          <w:rStyle w:val="VerbatimChar"/>
        </w:rPr>
        <w:t>## 56  38 female</w:t>
      </w:r>
      <w:r>
        <w:br/>
      </w:r>
      <w:r>
        <w:rPr>
          <w:rStyle w:val="VerbatimChar"/>
        </w:rPr>
        <w:t>## 57  39 female</w:t>
      </w:r>
      <w:r>
        <w:br/>
      </w:r>
      <w:r>
        <w:rPr>
          <w:rStyle w:val="VerbatimChar"/>
        </w:rPr>
        <w:t>## 58  47 female</w:t>
      </w:r>
      <w:r>
        <w:br/>
      </w:r>
      <w:r>
        <w:rPr>
          <w:rStyle w:val="VerbatimChar"/>
        </w:rPr>
        <w:t>## 59  41 female</w:t>
      </w:r>
      <w:r>
        <w:br/>
      </w:r>
      <w:r>
        <w:rPr>
          <w:rStyle w:val="VerbatimChar"/>
        </w:rPr>
        <w:t>## 60  44 female</w:t>
      </w:r>
      <w:r>
        <w:br/>
      </w:r>
      <w:r>
        <w:rPr>
          <w:rStyle w:val="VerbatimChar"/>
        </w:rPr>
        <w:t>## 61  30 female</w:t>
      </w:r>
      <w:r>
        <w:br/>
      </w:r>
      <w:r>
        <w:rPr>
          <w:rStyle w:val="VerbatimChar"/>
        </w:rPr>
        <w:t>## 62  48 female</w:t>
      </w:r>
      <w:r>
        <w:br/>
      </w:r>
      <w:r>
        <w:rPr>
          <w:rStyle w:val="VerbatimChar"/>
        </w:rPr>
        <w:t>## 63  47 female</w:t>
      </w:r>
      <w:r>
        <w:br/>
      </w:r>
      <w:r>
        <w:rPr>
          <w:rStyle w:val="VerbatimChar"/>
        </w:rPr>
        <w:t>## 64  42 female</w:t>
      </w:r>
      <w:r>
        <w:br/>
      </w:r>
      <w:r>
        <w:rPr>
          <w:rStyle w:val="VerbatimChar"/>
        </w:rPr>
        <w:t>## 65  42 female</w:t>
      </w:r>
      <w:r>
        <w:br/>
      </w:r>
      <w:r>
        <w:rPr>
          <w:rStyle w:val="VerbatimChar"/>
        </w:rPr>
        <w:t>## 66  49 female</w:t>
      </w:r>
      <w:r>
        <w:br/>
      </w:r>
      <w:r>
        <w:rPr>
          <w:rStyle w:val="VerbatimChar"/>
        </w:rPr>
        <w:t>## 67  31 female</w:t>
      </w:r>
      <w:r>
        <w:br/>
      </w:r>
      <w:r>
        <w:rPr>
          <w:rStyle w:val="VerbatimChar"/>
        </w:rPr>
        <w:t>## 68  38 female</w:t>
      </w:r>
      <w:r>
        <w:br/>
      </w:r>
      <w:r>
        <w:rPr>
          <w:rStyle w:val="VerbatimChar"/>
        </w:rPr>
        <w:t>## 69  38 female</w:t>
      </w:r>
      <w:r>
        <w:br/>
      </w:r>
      <w:r>
        <w:rPr>
          <w:rStyle w:val="VerbatimChar"/>
        </w:rPr>
        <w:t>## 70  48 female</w:t>
      </w:r>
      <w:r>
        <w:br/>
      </w:r>
      <w:r>
        <w:rPr>
          <w:rStyle w:val="VerbatimChar"/>
        </w:rPr>
        <w:t>## 71  34 female</w:t>
      </w:r>
      <w:r>
        <w:br/>
      </w:r>
      <w:r>
        <w:rPr>
          <w:rStyle w:val="VerbatimChar"/>
        </w:rPr>
        <w:t>## 72  45 female</w:t>
      </w:r>
      <w:r>
        <w:br/>
      </w:r>
      <w:r>
        <w:rPr>
          <w:rStyle w:val="VerbatimChar"/>
        </w:rPr>
        <w:t>## 73  45 female</w:t>
      </w:r>
      <w:r>
        <w:br/>
      </w:r>
      <w:r>
        <w:rPr>
          <w:rStyle w:val="VerbatimChar"/>
        </w:rPr>
        <w:t>## 74  36 female</w:t>
      </w:r>
      <w:r>
        <w:br/>
      </w:r>
      <w:r>
        <w:rPr>
          <w:rStyle w:val="VerbatimChar"/>
        </w:rPr>
        <w:t>## 75  45 female</w:t>
      </w:r>
      <w:r>
        <w:br/>
      </w:r>
      <w:r>
        <w:rPr>
          <w:rStyle w:val="VerbatimChar"/>
        </w:rPr>
        <w:t>## 76  52 female</w:t>
      </w:r>
      <w:r>
        <w:br/>
      </w:r>
      <w:r>
        <w:rPr>
          <w:rStyle w:val="VerbatimChar"/>
        </w:rPr>
        <w:t>## 77  35 female</w:t>
      </w:r>
      <w:r>
        <w:br/>
      </w:r>
      <w:r>
        <w:rPr>
          <w:rStyle w:val="VerbatimChar"/>
        </w:rPr>
        <w:t>## 78  43 female</w:t>
      </w:r>
      <w:r>
        <w:br/>
      </w:r>
      <w:r>
        <w:rPr>
          <w:rStyle w:val="VerbatimChar"/>
        </w:rPr>
        <w:t>## 79  47 female</w:t>
      </w:r>
      <w:r>
        <w:br/>
      </w:r>
      <w:r>
        <w:rPr>
          <w:rStyle w:val="VerbatimChar"/>
        </w:rPr>
        <w:t>## 80  44 female</w:t>
      </w:r>
    </w:p>
    <w:p w:rsidR="002575C0" w:rsidRDefault="002575C0" w:rsidP="002575C0">
      <w:pPr>
        <w:pStyle w:val="SourceCode"/>
      </w:pPr>
      <w:proofErr w:type="gramStart"/>
      <w:r>
        <w:rPr>
          <w:rStyle w:val="NormalTok"/>
        </w:rPr>
        <w:t>data[</w:t>
      </w:r>
      <w:proofErr w:type="gramEnd"/>
      <w:r>
        <w:rPr>
          <w:rStyle w:val="NormalTok"/>
        </w:rPr>
        <w:t>data</w:t>
      </w:r>
      <w:r>
        <w:rPr>
          <w:rStyle w:val="OperatorTok"/>
        </w:rPr>
        <w:t>$</w:t>
      </w:r>
      <w:r>
        <w:rPr>
          <w:rStyle w:val="NormalTok"/>
        </w:rPr>
        <w:t xml:space="preserve">age </w:t>
      </w:r>
      <w:r>
        <w:rPr>
          <w:rStyle w:val="OperatorTok"/>
        </w:rPr>
        <w:t>&lt;=</w:t>
      </w:r>
      <w:r>
        <w:rPr>
          <w:rStyle w:val="DecValTok"/>
        </w:rPr>
        <w:t>35</w:t>
      </w:r>
      <w:r>
        <w:rPr>
          <w:rStyle w:val="NormalTok"/>
        </w:rPr>
        <w:t xml:space="preserve"> </w:t>
      </w:r>
      <w:r>
        <w:rPr>
          <w:rStyle w:val="OperatorTok"/>
        </w:rPr>
        <w:t>&amp;</w:t>
      </w:r>
      <w:r>
        <w:rPr>
          <w:rStyle w:val="StringTok"/>
        </w:rPr>
        <w:t xml:space="preserve"> </w:t>
      </w:r>
      <w:r>
        <w:rPr>
          <w:rStyle w:val="NormalTok"/>
        </w:rPr>
        <w:t>data</w:t>
      </w:r>
      <w:r>
        <w:rPr>
          <w:rStyle w:val="OperatorTok"/>
        </w:rPr>
        <w:t>$</w:t>
      </w:r>
      <w:r>
        <w:rPr>
          <w:rStyle w:val="NormalTok"/>
        </w:rPr>
        <w:t xml:space="preserve">sex </w:t>
      </w:r>
      <w:r>
        <w:rPr>
          <w:rStyle w:val="OperatorTok"/>
        </w:rPr>
        <w:t>==</w:t>
      </w:r>
      <w:r>
        <w:rPr>
          <w:rStyle w:val="StringTok"/>
        </w:rPr>
        <w:t xml:space="preserve"> "female"</w:t>
      </w:r>
      <w:r>
        <w:rPr>
          <w:rStyle w:val="NormalTok"/>
        </w:rPr>
        <w:t>, ]</w:t>
      </w:r>
      <w:r>
        <w:rPr>
          <w:rStyle w:val="OperatorTok"/>
        </w:rPr>
        <w:t>$</w:t>
      </w:r>
      <w:r>
        <w:rPr>
          <w:rStyle w:val="NormalTok"/>
        </w:rPr>
        <w:t xml:space="preserve">age  </w:t>
      </w:r>
      <w:r>
        <w:rPr>
          <w:rStyle w:val="CommentTok"/>
        </w:rPr>
        <w:t># view `age` only</w:t>
      </w:r>
    </w:p>
    <w:p w:rsidR="002575C0" w:rsidRDefault="002575C0" w:rsidP="002575C0">
      <w:pPr>
        <w:pStyle w:val="SourceCode"/>
      </w:pPr>
      <w:r>
        <w:rPr>
          <w:rStyle w:val="VerbatimChar"/>
        </w:rPr>
        <w:t>## [1] 35 33 34 30 31 34 35</w:t>
      </w:r>
    </w:p>
    <w:p w:rsidR="002575C0" w:rsidRDefault="002575C0" w:rsidP="002575C0">
      <w:pPr>
        <w:pStyle w:val="SourceCode"/>
      </w:pPr>
      <w:r>
        <w:rPr>
          <w:rStyle w:val="CommentTok"/>
        </w:rPr>
        <w:t xml:space="preserve"># using </w:t>
      </w:r>
      <w:proofErr w:type="gramStart"/>
      <w:r>
        <w:rPr>
          <w:rStyle w:val="CommentTok"/>
        </w:rPr>
        <w:t>[ ,</w:t>
      </w:r>
      <w:proofErr w:type="gramEnd"/>
      <w:r>
        <w:rPr>
          <w:rStyle w:val="CommentTok"/>
        </w:rPr>
        <w:t xml:space="preserve"> ] and $ combination.</w:t>
      </w:r>
    </w:p>
    <w:p w:rsidR="002575C0" w:rsidRDefault="002575C0" w:rsidP="002575C0">
      <w:pPr>
        <w:pStyle w:val="FirstParagraph"/>
      </w:pPr>
      <w:proofErr w:type="gramStart"/>
      <w:r>
        <w:t>Actually, the</w:t>
      </w:r>
      <w:proofErr w:type="gramEnd"/>
      <w:r>
        <w:t xml:space="preserve"> most important reason why we bother with subsetting is that we can easy assign a subset of the dataset to a new data object. This will make our analysis easier when we deal with large datasets. For example,</w:t>
      </w:r>
    </w:p>
    <w:p w:rsidR="002575C0" w:rsidRDefault="002575C0" w:rsidP="002575C0">
      <w:pPr>
        <w:pStyle w:val="SourceCode"/>
      </w:pPr>
      <w:r>
        <w:rPr>
          <w:rStyle w:val="NormalTok"/>
        </w:rPr>
        <w:t>data_short &lt;-</w:t>
      </w:r>
      <w:r>
        <w:rPr>
          <w:rStyle w:val="StringTok"/>
        </w:rPr>
        <w:t xml:space="preserve"> </w:t>
      </w:r>
      <w:proofErr w:type="gramStart"/>
      <w:r>
        <w:rPr>
          <w:rStyle w:val="NormalTok"/>
        </w:rPr>
        <w:t>data[</w:t>
      </w:r>
      <w:proofErr w:type="gramEnd"/>
      <w:r>
        <w:rPr>
          <w:rStyle w:val="DecValTok"/>
        </w:rPr>
        <w:t>1</w:t>
      </w:r>
      <w:r>
        <w:rPr>
          <w:rStyle w:val="OperatorTok"/>
        </w:rPr>
        <w:t>:</w:t>
      </w:r>
      <w:r>
        <w:rPr>
          <w:rStyle w:val="DecValTok"/>
        </w:rPr>
        <w:t>20</w:t>
      </w:r>
      <w:r>
        <w:rPr>
          <w:rStyle w:val="NormalTok"/>
        </w:rPr>
        <w:t xml:space="preserve">, </w:t>
      </w:r>
      <w:r>
        <w:rPr>
          <w:rStyle w:val="KeywordTok"/>
        </w:rPr>
        <w:t>c</w:t>
      </w:r>
      <w:r>
        <w:rPr>
          <w:rStyle w:val="NormalTok"/>
        </w:rPr>
        <w:t>(</w:t>
      </w:r>
      <w:r>
        <w:rPr>
          <w:rStyle w:val="StringTok"/>
        </w:rPr>
        <w:t>"age"</w:t>
      </w:r>
      <w:r>
        <w:rPr>
          <w:rStyle w:val="NormalTok"/>
        </w:rPr>
        <w:t xml:space="preserve">, </w:t>
      </w:r>
      <w:r>
        <w:rPr>
          <w:rStyle w:val="StringTok"/>
        </w:rPr>
        <w:t>"sex"</w:t>
      </w:r>
      <w:r>
        <w:rPr>
          <w:rStyle w:val="NormalTok"/>
        </w:rPr>
        <w:t>)]</w:t>
      </w:r>
      <w:r>
        <w:br/>
      </w:r>
      <w:r>
        <w:rPr>
          <w:rStyle w:val="NormalTok"/>
        </w:rPr>
        <w:t>data_short</w:t>
      </w:r>
    </w:p>
    <w:p w:rsidR="002575C0" w:rsidRDefault="002575C0" w:rsidP="002575C0">
      <w:pPr>
        <w:pStyle w:val="SourceCode"/>
      </w:pPr>
      <w:r>
        <w:rPr>
          <w:rStyle w:val="VerbatimChar"/>
        </w:rPr>
        <w:t>##    age  sex</w:t>
      </w:r>
      <w:r>
        <w:br/>
      </w:r>
      <w:r>
        <w:rPr>
          <w:rStyle w:val="VerbatimChar"/>
        </w:rPr>
        <w:t>## 1   38 male</w:t>
      </w:r>
      <w:r>
        <w:br/>
      </w:r>
      <w:r>
        <w:rPr>
          <w:rStyle w:val="VerbatimChar"/>
        </w:rPr>
        <w:t>## 2   35 male</w:t>
      </w:r>
      <w:r>
        <w:br/>
      </w:r>
      <w:r>
        <w:rPr>
          <w:rStyle w:val="VerbatimChar"/>
        </w:rPr>
        <w:t>## 3   39 male</w:t>
      </w:r>
      <w:r>
        <w:br/>
      </w:r>
      <w:r>
        <w:rPr>
          <w:rStyle w:val="VerbatimChar"/>
        </w:rPr>
        <w:t>## 4   36 male</w:t>
      </w:r>
      <w:r>
        <w:br/>
      </w:r>
      <w:r>
        <w:rPr>
          <w:rStyle w:val="VerbatimChar"/>
        </w:rPr>
        <w:t>## 5   31 male</w:t>
      </w:r>
      <w:r>
        <w:br/>
      </w:r>
      <w:r>
        <w:rPr>
          <w:rStyle w:val="VerbatimChar"/>
        </w:rPr>
        <w:t>## 6   38 male</w:t>
      </w:r>
      <w:r>
        <w:br/>
      </w:r>
      <w:r>
        <w:rPr>
          <w:rStyle w:val="VerbatimChar"/>
        </w:rPr>
        <w:t>## 7   33 male</w:t>
      </w:r>
      <w:r>
        <w:br/>
      </w:r>
      <w:r>
        <w:rPr>
          <w:rStyle w:val="VerbatimChar"/>
        </w:rPr>
        <w:t>## 8   36 male</w:t>
      </w:r>
      <w:r>
        <w:br/>
      </w:r>
      <w:r>
        <w:rPr>
          <w:rStyle w:val="VerbatimChar"/>
        </w:rPr>
        <w:t>## 9   40 male</w:t>
      </w:r>
      <w:r>
        <w:br/>
      </w:r>
      <w:r>
        <w:rPr>
          <w:rStyle w:val="VerbatimChar"/>
        </w:rPr>
        <w:lastRenderedPageBreak/>
        <w:t>## 10  34 male</w:t>
      </w:r>
      <w:r>
        <w:br/>
      </w:r>
      <w:r>
        <w:rPr>
          <w:rStyle w:val="VerbatimChar"/>
        </w:rPr>
        <w:t>## 11  38 male</w:t>
      </w:r>
      <w:r>
        <w:br/>
      </w:r>
      <w:r>
        <w:rPr>
          <w:rStyle w:val="VerbatimChar"/>
        </w:rPr>
        <w:t>## 12  40 male</w:t>
      </w:r>
      <w:r>
        <w:br/>
      </w:r>
      <w:r>
        <w:rPr>
          <w:rStyle w:val="VerbatimChar"/>
        </w:rPr>
        <w:t>## 13  40 male</w:t>
      </w:r>
      <w:r>
        <w:br/>
      </w:r>
      <w:r>
        <w:rPr>
          <w:rStyle w:val="VerbatimChar"/>
        </w:rPr>
        <w:t>## 14  28 male</w:t>
      </w:r>
      <w:r>
        <w:br/>
      </w:r>
      <w:r>
        <w:rPr>
          <w:rStyle w:val="VerbatimChar"/>
        </w:rPr>
        <w:t>## 15  37 male</w:t>
      </w:r>
      <w:r>
        <w:br/>
      </w:r>
      <w:r>
        <w:rPr>
          <w:rStyle w:val="VerbatimChar"/>
        </w:rPr>
        <w:t>## 16  38 male</w:t>
      </w:r>
      <w:r>
        <w:br/>
      </w:r>
      <w:r>
        <w:rPr>
          <w:rStyle w:val="VerbatimChar"/>
        </w:rPr>
        <w:t>## 17  49 male</w:t>
      </w:r>
      <w:r>
        <w:br/>
      </w:r>
      <w:r>
        <w:rPr>
          <w:rStyle w:val="VerbatimChar"/>
        </w:rPr>
        <w:t>## 18  29 male</w:t>
      </w:r>
      <w:r>
        <w:br/>
      </w:r>
      <w:r>
        <w:rPr>
          <w:rStyle w:val="VerbatimChar"/>
        </w:rPr>
        <w:t>## 19  40 male</w:t>
      </w:r>
      <w:r>
        <w:br/>
      </w:r>
      <w:r>
        <w:rPr>
          <w:rStyle w:val="VerbatimChar"/>
        </w:rPr>
        <w:t>## 20  38 male</w:t>
      </w:r>
    </w:p>
    <w:p w:rsidR="002575C0" w:rsidRDefault="002575C0" w:rsidP="002575C0">
      <w:pPr>
        <w:pStyle w:val="SourceCode"/>
      </w:pPr>
      <w:proofErr w:type="gramStart"/>
      <w:r>
        <w:rPr>
          <w:rStyle w:val="NormalTok"/>
        </w:rPr>
        <w:t>( data</w:t>
      </w:r>
      <w:proofErr w:type="gramEnd"/>
      <w:r>
        <w:rPr>
          <w:rStyle w:val="NormalTok"/>
        </w:rPr>
        <w:t>_short &lt;-</w:t>
      </w:r>
      <w:r>
        <w:rPr>
          <w:rStyle w:val="StringTok"/>
        </w:rPr>
        <w:t xml:space="preserve"> </w:t>
      </w:r>
      <w:r>
        <w:rPr>
          <w:rStyle w:val="NormalTok"/>
        </w:rPr>
        <w:t>data[</w:t>
      </w:r>
      <w:r>
        <w:rPr>
          <w:rStyle w:val="DecValTok"/>
        </w:rPr>
        <w:t>1</w:t>
      </w:r>
      <w:r>
        <w:rPr>
          <w:rStyle w:val="OperatorTok"/>
        </w:rPr>
        <w:t>:</w:t>
      </w:r>
      <w:r>
        <w:rPr>
          <w:rStyle w:val="DecValTok"/>
        </w:rPr>
        <w:t>20</w:t>
      </w:r>
      <w:r>
        <w:rPr>
          <w:rStyle w:val="NormalTok"/>
        </w:rPr>
        <w:t xml:space="preserve">, </w:t>
      </w:r>
      <w:r>
        <w:rPr>
          <w:rStyle w:val="KeywordTok"/>
        </w:rPr>
        <w:t>c</w:t>
      </w:r>
      <w:r>
        <w:rPr>
          <w:rStyle w:val="NormalTok"/>
        </w:rPr>
        <w:t>(</w:t>
      </w:r>
      <w:r>
        <w:rPr>
          <w:rStyle w:val="StringTok"/>
        </w:rPr>
        <w:t>"age"</w:t>
      </w:r>
      <w:r>
        <w:rPr>
          <w:rStyle w:val="NormalTok"/>
        </w:rPr>
        <w:t xml:space="preserve">, </w:t>
      </w:r>
      <w:r>
        <w:rPr>
          <w:rStyle w:val="StringTok"/>
        </w:rPr>
        <w:t>"sex"</w:t>
      </w:r>
      <w:r>
        <w:rPr>
          <w:rStyle w:val="NormalTok"/>
        </w:rPr>
        <w:t>)] )</w:t>
      </w:r>
    </w:p>
    <w:p w:rsidR="002575C0" w:rsidRDefault="002575C0" w:rsidP="002575C0">
      <w:pPr>
        <w:pStyle w:val="SourceCode"/>
      </w:pPr>
      <w:r>
        <w:rPr>
          <w:rStyle w:val="VerbatimChar"/>
        </w:rPr>
        <w:t>##    age  sex</w:t>
      </w:r>
      <w:r>
        <w:br/>
      </w:r>
      <w:r>
        <w:rPr>
          <w:rStyle w:val="VerbatimChar"/>
        </w:rPr>
        <w:t>## 1   38 male</w:t>
      </w:r>
      <w:r>
        <w:br/>
      </w:r>
      <w:r>
        <w:rPr>
          <w:rStyle w:val="VerbatimChar"/>
        </w:rPr>
        <w:t>## 2   35 male</w:t>
      </w:r>
      <w:r>
        <w:br/>
      </w:r>
      <w:r>
        <w:rPr>
          <w:rStyle w:val="VerbatimChar"/>
        </w:rPr>
        <w:t>## 3   39 male</w:t>
      </w:r>
      <w:r>
        <w:br/>
      </w:r>
      <w:r>
        <w:rPr>
          <w:rStyle w:val="VerbatimChar"/>
        </w:rPr>
        <w:t>## 4   36 male</w:t>
      </w:r>
      <w:r>
        <w:br/>
      </w:r>
      <w:r>
        <w:rPr>
          <w:rStyle w:val="VerbatimChar"/>
        </w:rPr>
        <w:t>## 5   31 male</w:t>
      </w:r>
      <w:r>
        <w:br/>
      </w:r>
      <w:r>
        <w:rPr>
          <w:rStyle w:val="VerbatimChar"/>
        </w:rPr>
        <w:t>## 6   38 male</w:t>
      </w:r>
      <w:r>
        <w:br/>
      </w:r>
      <w:r>
        <w:rPr>
          <w:rStyle w:val="VerbatimChar"/>
        </w:rPr>
        <w:t>## 7   33 male</w:t>
      </w:r>
      <w:r>
        <w:br/>
      </w:r>
      <w:r>
        <w:rPr>
          <w:rStyle w:val="VerbatimChar"/>
        </w:rPr>
        <w:t>## 8   36 male</w:t>
      </w:r>
      <w:r>
        <w:br/>
      </w:r>
      <w:r>
        <w:rPr>
          <w:rStyle w:val="VerbatimChar"/>
        </w:rPr>
        <w:t>## 9   40 male</w:t>
      </w:r>
      <w:r>
        <w:br/>
      </w:r>
      <w:r>
        <w:rPr>
          <w:rStyle w:val="VerbatimChar"/>
        </w:rPr>
        <w:t>## 10  34 male</w:t>
      </w:r>
      <w:r>
        <w:br/>
      </w:r>
      <w:r>
        <w:rPr>
          <w:rStyle w:val="VerbatimChar"/>
        </w:rPr>
        <w:t>## 11  38 male</w:t>
      </w:r>
      <w:r>
        <w:br/>
      </w:r>
      <w:r>
        <w:rPr>
          <w:rStyle w:val="VerbatimChar"/>
        </w:rPr>
        <w:t>## 12  40 male</w:t>
      </w:r>
      <w:r>
        <w:br/>
      </w:r>
      <w:r>
        <w:rPr>
          <w:rStyle w:val="VerbatimChar"/>
        </w:rPr>
        <w:t>## 13  40 male</w:t>
      </w:r>
      <w:r>
        <w:br/>
      </w:r>
      <w:r>
        <w:rPr>
          <w:rStyle w:val="VerbatimChar"/>
        </w:rPr>
        <w:t>## 14  28 male</w:t>
      </w:r>
      <w:r>
        <w:br/>
      </w:r>
      <w:r>
        <w:rPr>
          <w:rStyle w:val="VerbatimChar"/>
        </w:rPr>
        <w:t>## 15  37 male</w:t>
      </w:r>
      <w:r>
        <w:br/>
      </w:r>
      <w:r>
        <w:rPr>
          <w:rStyle w:val="VerbatimChar"/>
        </w:rPr>
        <w:t>## 16  38 male</w:t>
      </w:r>
      <w:r>
        <w:br/>
      </w:r>
      <w:r>
        <w:rPr>
          <w:rStyle w:val="VerbatimChar"/>
        </w:rPr>
        <w:t>## 17  49 male</w:t>
      </w:r>
      <w:r>
        <w:br/>
      </w:r>
      <w:r>
        <w:rPr>
          <w:rStyle w:val="VerbatimChar"/>
        </w:rPr>
        <w:t>## 18  29 male</w:t>
      </w:r>
      <w:r>
        <w:br/>
      </w:r>
      <w:r>
        <w:rPr>
          <w:rStyle w:val="VerbatimChar"/>
        </w:rPr>
        <w:t>## 19  40 male</w:t>
      </w:r>
      <w:r>
        <w:br/>
      </w:r>
      <w:r>
        <w:rPr>
          <w:rStyle w:val="VerbatimChar"/>
        </w:rPr>
        <w:t>## 20  38 male</w:t>
      </w:r>
    </w:p>
    <w:p w:rsidR="002575C0" w:rsidRDefault="002575C0" w:rsidP="002575C0">
      <w:pPr>
        <w:pStyle w:val="SourceCode"/>
      </w:pPr>
      <w:r>
        <w:rPr>
          <w:rStyle w:val="KeywordTok"/>
        </w:rPr>
        <w:t>str</w:t>
      </w:r>
      <w:r>
        <w:rPr>
          <w:rStyle w:val="NormalTok"/>
        </w:rPr>
        <w:t>(data_short)</w:t>
      </w:r>
    </w:p>
    <w:p w:rsidR="002575C0" w:rsidRDefault="002575C0" w:rsidP="002575C0">
      <w:pPr>
        <w:pStyle w:val="SourceCode"/>
      </w:pPr>
      <w:r>
        <w:rPr>
          <w:rStyle w:val="VerbatimChar"/>
        </w:rPr>
        <w:t>## '</w:t>
      </w:r>
      <w:proofErr w:type="gramStart"/>
      <w:r>
        <w:rPr>
          <w:rStyle w:val="VerbatimChar"/>
        </w:rPr>
        <w:t>data.frame</w:t>
      </w:r>
      <w:proofErr w:type="gramEnd"/>
      <w:r>
        <w:rPr>
          <w:rStyle w:val="VerbatimChar"/>
        </w:rPr>
        <w:t>':    20 obs. of  2 variables:</w:t>
      </w:r>
      <w:r>
        <w:br/>
      </w:r>
      <w:r>
        <w:rPr>
          <w:rStyle w:val="VerbatimChar"/>
        </w:rPr>
        <w:t>##  $ age: num  38 35 39 36 31 38 33 36 40 34 ...</w:t>
      </w:r>
      <w:r>
        <w:br/>
      </w:r>
      <w:r>
        <w:rPr>
          <w:rStyle w:val="VerbatimChar"/>
        </w:rPr>
        <w:t>##  $ sex: Factor w/ 2 levels "female","male": 2 2 2 2 2 2 2 2 2 2 ...</w:t>
      </w:r>
    </w:p>
    <w:p w:rsidR="002575C0" w:rsidRDefault="002575C0" w:rsidP="002575C0">
      <w:pPr>
        <w:pStyle w:val="FirstParagraph"/>
      </w:pPr>
      <w:r>
        <w:t xml:space="preserve">There’s a new trick here. If we want to view the assigned data in one step, include </w:t>
      </w:r>
      <w:proofErr w:type="gramStart"/>
      <w:r>
        <w:rPr>
          <w:rStyle w:val="VerbatimChar"/>
        </w:rPr>
        <w:t>( )</w:t>
      </w:r>
      <w:proofErr w:type="gramEnd"/>
      <w:r>
        <w:t xml:space="preserve"> the assignment codes in between the round brackets.</w:t>
      </w:r>
    </w:p>
    <w:p w:rsidR="002575C0" w:rsidRDefault="002575C0" w:rsidP="002575C0">
      <w:pPr>
        <w:pStyle w:val="Heading2"/>
      </w:pPr>
      <w:bookmarkStart w:id="136" w:name="__RefHeading___Toc9271_1980654227"/>
      <w:bookmarkStart w:id="137" w:name="sorting-data"/>
      <w:bookmarkStart w:id="138" w:name="_Toc529195216"/>
      <w:bookmarkStart w:id="139" w:name="_Toc530050402"/>
      <w:bookmarkEnd w:id="136"/>
      <w:bookmarkEnd w:id="137"/>
      <w:r>
        <w:t>Sorting data</w:t>
      </w:r>
      <w:bookmarkEnd w:id="138"/>
      <w:bookmarkEnd w:id="139"/>
    </w:p>
    <w:p w:rsidR="002575C0" w:rsidRDefault="002575C0" w:rsidP="002575C0">
      <w:pPr>
        <w:pStyle w:val="FirstParagraph"/>
      </w:pPr>
      <w:r>
        <w:t>At times, we want to view the data in ascending or descending order</w:t>
      </w:r>
      <w:r>
        <w:fldChar w:fldCharType="begin"/>
      </w:r>
      <w:r>
        <w:instrText xml:space="preserve"> XE "sort" </w:instrText>
      </w:r>
      <w:r>
        <w:fldChar w:fldCharType="end"/>
      </w:r>
      <w:r>
        <w:fldChar w:fldCharType="begin"/>
      </w:r>
      <w:r>
        <w:instrText xml:space="preserve"> XE "order" </w:instrText>
      </w:r>
      <w:r>
        <w:fldChar w:fldCharType="end"/>
      </w:r>
      <w:r>
        <w:t xml:space="preserve">, especially for numerical variables. Let us start with </w:t>
      </w:r>
      <w:proofErr w:type="gramStart"/>
      <w:r>
        <w:rPr>
          <w:rStyle w:val="VerbatimChar"/>
        </w:rPr>
        <w:t>sort(</w:t>
      </w:r>
      <w:proofErr w:type="gramEnd"/>
      <w:r>
        <w:rPr>
          <w:rStyle w:val="VerbatimChar"/>
        </w:rPr>
        <w:t>)</w:t>
      </w:r>
      <w:r>
        <w:t xml:space="preserve">. </w:t>
      </w:r>
      <w:proofErr w:type="gramStart"/>
      <w:r>
        <w:rPr>
          <w:rStyle w:val="VerbatimChar"/>
        </w:rPr>
        <w:t>sort(</w:t>
      </w:r>
      <w:proofErr w:type="gramEnd"/>
      <w:r>
        <w:rPr>
          <w:rStyle w:val="VerbatimChar"/>
        </w:rPr>
        <w:t>)</w:t>
      </w:r>
      <w:r>
        <w:t xml:space="preserve"> is used on a vector, for example here the vector of </w:t>
      </w:r>
      <w:r>
        <w:rPr>
          <w:rStyle w:val="VerbatimChar"/>
        </w:rPr>
        <w:t>age</w:t>
      </w:r>
      <w:r>
        <w:t>,</w:t>
      </w:r>
    </w:p>
    <w:p w:rsidR="002575C0" w:rsidRDefault="002575C0" w:rsidP="002575C0">
      <w:pPr>
        <w:pStyle w:val="SourceCode"/>
      </w:pPr>
      <w:r>
        <w:rPr>
          <w:rStyle w:val="KeywordTok"/>
        </w:rPr>
        <w:lastRenderedPageBreak/>
        <w:t>sort</w:t>
      </w:r>
      <w:r>
        <w:rPr>
          <w:rStyle w:val="NormalTok"/>
        </w:rPr>
        <w:t>(data</w:t>
      </w:r>
      <w:r>
        <w:rPr>
          <w:rStyle w:val="OperatorTok"/>
        </w:rPr>
        <w:t>$</w:t>
      </w:r>
      <w:proofErr w:type="gramStart"/>
      <w:r>
        <w:rPr>
          <w:rStyle w:val="NormalTok"/>
        </w:rPr>
        <w:t xml:space="preserve">age)  </w:t>
      </w:r>
      <w:r>
        <w:rPr>
          <w:rStyle w:val="CommentTok"/>
        </w:rPr>
        <w:t>#</w:t>
      </w:r>
      <w:proofErr w:type="gramEnd"/>
      <w:r>
        <w:rPr>
          <w:rStyle w:val="CommentTok"/>
        </w:rPr>
        <w:t xml:space="preserve"> values in ascending order</w:t>
      </w:r>
    </w:p>
    <w:p w:rsidR="002575C0" w:rsidRDefault="002575C0" w:rsidP="002575C0">
      <w:pPr>
        <w:pStyle w:val="SourceCode"/>
      </w:pPr>
      <w:r>
        <w:rPr>
          <w:rStyle w:val="VerbatimChar"/>
        </w:rPr>
        <w:t>##  [1] 28 29 30 31 31 31 32 33 33 34 34 34 34 34 35 35 35 35 36 36 36 36 37</w:t>
      </w:r>
      <w:r>
        <w:br/>
      </w:r>
      <w:r>
        <w:rPr>
          <w:rStyle w:val="VerbatimChar"/>
        </w:rPr>
        <w:t>## [24] 37 38 38 38 38 38 38 38 38 38 38 38 38 38 39 39 39 39 39 39 40 40 40</w:t>
      </w:r>
      <w:r>
        <w:br/>
      </w:r>
      <w:r>
        <w:rPr>
          <w:rStyle w:val="VerbatimChar"/>
        </w:rPr>
        <w:t>## [47] 40 40 40 40 40 41 42 42 42 42 42 42 43 43 44 44 44 44 45 45 45 45 45</w:t>
      </w:r>
      <w:r>
        <w:br/>
      </w:r>
      <w:r>
        <w:rPr>
          <w:rStyle w:val="VerbatimChar"/>
        </w:rPr>
        <w:t>## [70] 45 46 46 47 47 47 48 48 49 49 52</w:t>
      </w:r>
    </w:p>
    <w:p w:rsidR="002575C0" w:rsidRDefault="002575C0" w:rsidP="002575C0">
      <w:pPr>
        <w:pStyle w:val="SourceCode"/>
      </w:pPr>
      <w:proofErr w:type="gramStart"/>
      <w:r>
        <w:rPr>
          <w:rStyle w:val="KeywordTok"/>
        </w:rPr>
        <w:t>sort</w:t>
      </w:r>
      <w:r>
        <w:rPr>
          <w:rStyle w:val="NormalTok"/>
        </w:rPr>
        <w:t>(</w:t>
      </w:r>
      <w:proofErr w:type="gramEnd"/>
      <w:r>
        <w:rPr>
          <w:rStyle w:val="NormalTok"/>
        </w:rPr>
        <w:t>data</w:t>
      </w:r>
      <w:r>
        <w:rPr>
          <w:rStyle w:val="OperatorTok"/>
        </w:rPr>
        <w:t>$</w:t>
      </w:r>
      <w:r>
        <w:rPr>
          <w:rStyle w:val="NormalTok"/>
        </w:rPr>
        <w:t xml:space="preserve">age, </w:t>
      </w:r>
      <w:r>
        <w:rPr>
          <w:rStyle w:val="DataTypeTok"/>
        </w:rPr>
        <w:t>decreasing =</w:t>
      </w:r>
      <w:r>
        <w:rPr>
          <w:rStyle w:val="NormalTok"/>
        </w:rPr>
        <w:t xml:space="preserve"> </w:t>
      </w:r>
      <w:r>
        <w:rPr>
          <w:rStyle w:val="OtherTok"/>
        </w:rPr>
        <w:t>TRUE</w:t>
      </w:r>
      <w:r>
        <w:rPr>
          <w:rStyle w:val="NormalTok"/>
        </w:rPr>
        <w:t xml:space="preserve">)  </w:t>
      </w:r>
      <w:r>
        <w:rPr>
          <w:rStyle w:val="CommentTok"/>
        </w:rPr>
        <w:t># values in descending order</w:t>
      </w:r>
    </w:p>
    <w:p w:rsidR="002575C0" w:rsidRDefault="002575C0" w:rsidP="002575C0">
      <w:pPr>
        <w:pStyle w:val="SourceCode"/>
      </w:pPr>
      <w:r>
        <w:rPr>
          <w:rStyle w:val="VerbatimChar"/>
        </w:rPr>
        <w:t>##  [1] 52 49 49 48 48 47 47 47 46 46 45 45 45 45 45 45 44 44 44 44 43 43 42</w:t>
      </w:r>
      <w:r>
        <w:br/>
      </w:r>
      <w:r>
        <w:rPr>
          <w:rStyle w:val="VerbatimChar"/>
        </w:rPr>
        <w:t>## [24] 42 42 42 42 42 41 40 40 40 40 40 40 40 40 39 39 39 39 39 39 38 38 38</w:t>
      </w:r>
      <w:r>
        <w:br/>
      </w:r>
      <w:r>
        <w:rPr>
          <w:rStyle w:val="VerbatimChar"/>
        </w:rPr>
        <w:t>## [47] 38 38 38 38 38 38 38 38 38 38 37 37 36 36 36 36 35 35 35 35 34 34 34</w:t>
      </w:r>
      <w:r>
        <w:br/>
      </w:r>
      <w:r>
        <w:rPr>
          <w:rStyle w:val="VerbatimChar"/>
        </w:rPr>
        <w:t>## [70] 34 34 33 33 32 31 31 31 30 29 28</w:t>
      </w:r>
    </w:p>
    <w:p w:rsidR="002575C0" w:rsidRDefault="002575C0" w:rsidP="002575C0">
      <w:pPr>
        <w:pStyle w:val="FirstParagraph"/>
      </w:pPr>
      <w:r>
        <w:t xml:space="preserve">Next, </w:t>
      </w:r>
      <w:proofErr w:type="gramStart"/>
      <w:r>
        <w:rPr>
          <w:rStyle w:val="VerbatimChar"/>
        </w:rPr>
        <w:t>order(</w:t>
      </w:r>
      <w:proofErr w:type="gramEnd"/>
      <w:r>
        <w:rPr>
          <w:rStyle w:val="VerbatimChar"/>
        </w:rPr>
        <w:t>)</w:t>
      </w:r>
      <w:r>
        <w:t xml:space="preserve"> is used on data frame. </w:t>
      </w:r>
      <w:proofErr w:type="gramStart"/>
      <w:r>
        <w:rPr>
          <w:rStyle w:val="VerbatimChar"/>
        </w:rPr>
        <w:t>order(</w:t>
      </w:r>
      <w:proofErr w:type="gramEnd"/>
      <w:r>
        <w:rPr>
          <w:rStyle w:val="VerbatimChar"/>
        </w:rPr>
        <w:t>)</w:t>
      </w:r>
      <w:r>
        <w:t xml:space="preserve"> gives the ordering index in ascending order. This can be used to provide the row number whenever we use </w:t>
      </w:r>
      <w:proofErr w:type="gramStart"/>
      <w:r>
        <w:rPr>
          <w:rStyle w:val="VerbatimChar"/>
        </w:rPr>
        <w:t>[ ,</w:t>
      </w:r>
      <w:proofErr w:type="gramEnd"/>
      <w:r>
        <w:rPr>
          <w:rStyle w:val="VerbatimChar"/>
        </w:rPr>
        <w:t xml:space="preserve"> ]</w:t>
      </w:r>
      <w:r>
        <w:t xml:space="preserve"> to subset the data. Here we order by </w:t>
      </w:r>
      <w:r>
        <w:rPr>
          <w:rStyle w:val="VerbatimChar"/>
        </w:rPr>
        <w:t>age</w:t>
      </w:r>
      <w:r>
        <w:t>,</w:t>
      </w:r>
    </w:p>
    <w:p w:rsidR="002575C0" w:rsidRDefault="002575C0" w:rsidP="002575C0">
      <w:pPr>
        <w:pStyle w:val="SourceCode"/>
      </w:pPr>
      <w:r>
        <w:rPr>
          <w:rStyle w:val="KeywordTok"/>
        </w:rPr>
        <w:t>order</w:t>
      </w:r>
      <w:r>
        <w:rPr>
          <w:rStyle w:val="NormalTok"/>
        </w:rPr>
        <w:t>(data</w:t>
      </w:r>
      <w:r>
        <w:rPr>
          <w:rStyle w:val="OperatorTok"/>
        </w:rPr>
        <w:t>$</w:t>
      </w:r>
      <w:proofErr w:type="gramStart"/>
      <w:r>
        <w:rPr>
          <w:rStyle w:val="NormalTok"/>
        </w:rPr>
        <w:t xml:space="preserve">age)  </w:t>
      </w:r>
      <w:r>
        <w:rPr>
          <w:rStyle w:val="CommentTok"/>
        </w:rPr>
        <w:t>#</w:t>
      </w:r>
      <w:proofErr w:type="gramEnd"/>
      <w:r>
        <w:rPr>
          <w:rStyle w:val="CommentTok"/>
        </w:rPr>
        <w:t xml:space="preserve"> gives the index in ascending order</w:t>
      </w:r>
      <w:r>
        <w:br/>
      </w:r>
      <w:r>
        <w:rPr>
          <w:rStyle w:val="NormalTok"/>
        </w:rPr>
        <w:t>data[</w:t>
      </w:r>
      <w:r>
        <w:rPr>
          <w:rStyle w:val="KeywordTok"/>
        </w:rPr>
        <w:t>order</w:t>
      </w:r>
      <w:r>
        <w:rPr>
          <w:rStyle w:val="NormalTok"/>
        </w:rPr>
        <w:t>(data</w:t>
      </w:r>
      <w:r>
        <w:rPr>
          <w:rStyle w:val="OperatorTok"/>
        </w:rPr>
        <w:t>$</w:t>
      </w:r>
      <w:r>
        <w:rPr>
          <w:rStyle w:val="NormalTok"/>
        </w:rPr>
        <w:t xml:space="preserve">age), ]  </w:t>
      </w:r>
      <w:r>
        <w:rPr>
          <w:rStyle w:val="CommentTok"/>
        </w:rPr>
        <w:t># rows follow the index</w:t>
      </w:r>
    </w:p>
    <w:p w:rsidR="002575C0" w:rsidRDefault="002575C0" w:rsidP="002575C0">
      <w:pPr>
        <w:pStyle w:val="SourceCode"/>
      </w:pPr>
      <w:r>
        <w:rPr>
          <w:rStyle w:val="VerbatimChar"/>
        </w:rPr>
        <w:t>##  [1] 14 18 61  5 39 67 25  7 45 10 21 40 53 71  2 33 42 77  4  8 38 74 15</w:t>
      </w:r>
      <w:r>
        <w:br/>
      </w:r>
      <w:r>
        <w:rPr>
          <w:rStyle w:val="VerbatimChar"/>
        </w:rPr>
        <w:t>## [24] 44  1  6 11 16 20 24 29 34 36 52 56 68 69  3 30 31 32 55 57  9 12 13</w:t>
      </w:r>
      <w:r>
        <w:br/>
      </w:r>
      <w:r>
        <w:rPr>
          <w:rStyle w:val="VerbatimChar"/>
        </w:rPr>
        <w:t>## [47] 19 28 35 43 48 59 23 27 47 50 64 65 26 78 41 54 60 80 37 49 51 72 73</w:t>
      </w:r>
      <w:r>
        <w:br/>
      </w:r>
      <w:r>
        <w:rPr>
          <w:rStyle w:val="VerbatimChar"/>
        </w:rPr>
        <w:t>## [70] 75 22 46 58 63 79 62 70 17 66 76</w:t>
      </w:r>
    </w:p>
    <w:p w:rsidR="002575C0" w:rsidRDefault="002575C0" w:rsidP="002575C0">
      <w:pPr>
        <w:pStyle w:val="SourceCode"/>
      </w:pPr>
      <w:r>
        <w:rPr>
          <w:rStyle w:val="VerbatimChar"/>
        </w:rPr>
        <w:t>##    chol age exercise    sex categ</w:t>
      </w:r>
      <w:r>
        <w:br/>
      </w:r>
      <w:r>
        <w:rPr>
          <w:rStyle w:val="VerbatimChar"/>
        </w:rPr>
        <w:t>## 14  7.3  28        5   male Grp A</w:t>
      </w:r>
      <w:r>
        <w:br/>
      </w:r>
      <w:r>
        <w:rPr>
          <w:rStyle w:val="VerbatimChar"/>
        </w:rPr>
        <w:t>## 18  7.4  29        5   male Grp A</w:t>
      </w:r>
      <w:r>
        <w:br/>
      </w:r>
      <w:r>
        <w:rPr>
          <w:rStyle w:val="VerbatimChar"/>
        </w:rPr>
        <w:t>## 61  8.8  30        3 female Grp C</w:t>
      </w:r>
      <w:r>
        <w:br/>
      </w:r>
      <w:r>
        <w:rPr>
          <w:rStyle w:val="VerbatimChar"/>
        </w:rPr>
        <w:t>## 5   6.9  31        4   male Grp A</w:t>
      </w:r>
      <w:r>
        <w:br/>
      </w:r>
      <w:r>
        <w:rPr>
          <w:rStyle w:val="VerbatimChar"/>
        </w:rPr>
        <w:t>## 39  8.3  31        4   male Grp B</w:t>
      </w:r>
      <w:r>
        <w:br/>
      </w:r>
      <w:r>
        <w:rPr>
          <w:rStyle w:val="VerbatimChar"/>
        </w:rPr>
        <w:t>## 67  9.1  31        2 female Grp C</w:t>
      </w:r>
      <w:r>
        <w:br/>
      </w:r>
      <w:r>
        <w:rPr>
          <w:rStyle w:val="VerbatimChar"/>
        </w:rPr>
        <w:t>## 25  7.8  32        5   male Grp A</w:t>
      </w:r>
      <w:r>
        <w:br/>
      </w:r>
      <w:r>
        <w:rPr>
          <w:rStyle w:val="VerbatimChar"/>
        </w:rPr>
        <w:t>## 7   7.0  33        5   male Grp A</w:t>
      </w:r>
      <w:r>
        <w:br/>
      </w:r>
      <w:r>
        <w:rPr>
          <w:rStyle w:val="VerbatimChar"/>
        </w:rPr>
        <w:t>## 45  8.5  33        4 female Grp B</w:t>
      </w:r>
      <w:r>
        <w:br/>
      </w:r>
      <w:r>
        <w:rPr>
          <w:rStyle w:val="VerbatimChar"/>
        </w:rPr>
        <w:t>## 10  7.2  34        6   male Grp A</w:t>
      </w:r>
    </w:p>
    <w:p w:rsidR="002575C0" w:rsidRDefault="002575C0" w:rsidP="002575C0">
      <w:pPr>
        <w:pStyle w:val="SourceCode"/>
      </w:pPr>
      <w:r>
        <w:rPr>
          <w:rStyle w:val="VerbatimChar"/>
        </w:rPr>
        <w:t>## ... some data omitted.</w:t>
      </w:r>
    </w:p>
    <w:p w:rsidR="002575C0" w:rsidRDefault="002575C0" w:rsidP="002575C0">
      <w:pPr>
        <w:pStyle w:val="SourceCode"/>
      </w:pPr>
      <w:proofErr w:type="gramStart"/>
      <w:r>
        <w:rPr>
          <w:rStyle w:val="NormalTok"/>
        </w:rPr>
        <w:t>data[</w:t>
      </w:r>
      <w:proofErr w:type="gramEnd"/>
      <w:r>
        <w:rPr>
          <w:rStyle w:val="KeywordTok"/>
        </w:rPr>
        <w:t>order</w:t>
      </w:r>
      <w:r>
        <w:rPr>
          <w:rStyle w:val="NormalTok"/>
        </w:rPr>
        <w:t>(data</w:t>
      </w:r>
      <w:r>
        <w:rPr>
          <w:rStyle w:val="OperatorTok"/>
        </w:rPr>
        <w:t>$</w:t>
      </w:r>
      <w:r>
        <w:rPr>
          <w:rStyle w:val="NormalTok"/>
        </w:rPr>
        <w:t xml:space="preserve">age, </w:t>
      </w:r>
      <w:r>
        <w:rPr>
          <w:rStyle w:val="DataTypeTok"/>
        </w:rPr>
        <w:t>decreasing =</w:t>
      </w:r>
      <w:r>
        <w:rPr>
          <w:rStyle w:val="NormalTok"/>
        </w:rPr>
        <w:t xml:space="preserve"> </w:t>
      </w:r>
      <w:r>
        <w:rPr>
          <w:rStyle w:val="OtherTok"/>
        </w:rPr>
        <w:t>TRUE</w:t>
      </w:r>
      <w:r>
        <w:rPr>
          <w:rStyle w:val="NormalTok"/>
        </w:rPr>
        <w:t xml:space="preserve">), ]  </w:t>
      </w:r>
      <w:r>
        <w:rPr>
          <w:rStyle w:val="CommentTok"/>
        </w:rPr>
        <w:t># descending order</w:t>
      </w:r>
    </w:p>
    <w:p w:rsidR="002575C0" w:rsidRDefault="002575C0" w:rsidP="002575C0">
      <w:pPr>
        <w:pStyle w:val="SourceCode"/>
      </w:pPr>
      <w:r>
        <w:rPr>
          <w:rStyle w:val="VerbatimChar"/>
        </w:rPr>
        <w:t>##    chol age exercise    sex categ</w:t>
      </w:r>
      <w:r>
        <w:br/>
      </w:r>
      <w:r>
        <w:rPr>
          <w:rStyle w:val="VerbatimChar"/>
        </w:rPr>
        <w:t>## 76  9.5  52        4 female Grp C</w:t>
      </w:r>
      <w:r>
        <w:br/>
      </w:r>
      <w:r>
        <w:rPr>
          <w:rStyle w:val="VerbatimChar"/>
        </w:rPr>
        <w:t>## 17  7.4  49        5   male Grp A</w:t>
      </w:r>
      <w:r>
        <w:br/>
      </w:r>
      <w:r>
        <w:rPr>
          <w:rStyle w:val="VerbatimChar"/>
        </w:rPr>
        <w:t>## 66  9.0  49        3 female Grp C</w:t>
      </w:r>
      <w:r>
        <w:br/>
      </w:r>
      <w:r>
        <w:rPr>
          <w:rStyle w:val="VerbatimChar"/>
        </w:rPr>
        <w:t>## 62  8.9  48        3 female Grp C</w:t>
      </w:r>
      <w:r>
        <w:br/>
      </w:r>
      <w:r>
        <w:rPr>
          <w:rStyle w:val="VerbatimChar"/>
        </w:rPr>
        <w:t>## 70  9.3  48        3 female Grp C</w:t>
      </w:r>
      <w:r>
        <w:br/>
      </w:r>
      <w:r>
        <w:rPr>
          <w:rStyle w:val="VerbatimChar"/>
        </w:rPr>
        <w:t>## 58  8.8  47        3 female Grp B</w:t>
      </w:r>
      <w:r>
        <w:br/>
      </w:r>
      <w:r>
        <w:rPr>
          <w:rStyle w:val="VerbatimChar"/>
        </w:rPr>
        <w:t>## 63  8.9  47        4 female Grp C</w:t>
      </w:r>
      <w:r>
        <w:br/>
      </w:r>
      <w:r>
        <w:rPr>
          <w:rStyle w:val="VerbatimChar"/>
        </w:rPr>
        <w:t>## 79  9.9  47        3 female Grp C</w:t>
      </w:r>
      <w:r>
        <w:br/>
      </w:r>
      <w:r>
        <w:rPr>
          <w:rStyle w:val="VerbatimChar"/>
        </w:rPr>
        <w:lastRenderedPageBreak/>
        <w:t>## 22  7.6  46        4   male Grp A</w:t>
      </w:r>
      <w:r>
        <w:br/>
      </w:r>
      <w:r>
        <w:rPr>
          <w:rStyle w:val="VerbatimChar"/>
        </w:rPr>
        <w:t>## 46  8.5  46        4 female Grp B</w:t>
      </w:r>
    </w:p>
    <w:p w:rsidR="002575C0" w:rsidRDefault="002575C0" w:rsidP="002575C0">
      <w:pPr>
        <w:pStyle w:val="SourceCode"/>
      </w:pPr>
      <w:r>
        <w:rPr>
          <w:rStyle w:val="VerbatimChar"/>
        </w:rPr>
        <w:t>## ... some data omitted.</w:t>
      </w:r>
    </w:p>
    <w:p w:rsidR="002575C0" w:rsidRDefault="002575C0" w:rsidP="002575C0">
      <w:pPr>
        <w:pStyle w:val="FirstParagraph"/>
      </w:pPr>
      <w:r>
        <w:t xml:space="preserve">Now, we want to order by </w:t>
      </w:r>
      <w:r>
        <w:rPr>
          <w:rStyle w:val="VerbatimChar"/>
        </w:rPr>
        <w:t>age</w:t>
      </w:r>
      <w:r>
        <w:t xml:space="preserve"> and </w:t>
      </w:r>
      <w:r>
        <w:rPr>
          <w:rStyle w:val="VerbatimChar"/>
        </w:rPr>
        <w:t>exercise</w:t>
      </w:r>
      <w:r>
        <w:t>. The ordering starts from the last variable in the list (</w:t>
      </w:r>
      <w:r>
        <w:rPr>
          <w:rStyle w:val="VerbatimChar"/>
        </w:rPr>
        <w:t>data$age</w:t>
      </w:r>
      <w:r>
        <w:t>) to the first variable in the list (</w:t>
      </w:r>
      <w:r>
        <w:rPr>
          <w:rStyle w:val="VerbatimChar"/>
        </w:rPr>
        <w:t>data$exercise</w:t>
      </w:r>
      <w:r>
        <w:t>),</w:t>
      </w:r>
    </w:p>
    <w:p w:rsidR="002575C0" w:rsidRDefault="002575C0" w:rsidP="002575C0">
      <w:pPr>
        <w:pStyle w:val="SourceCode"/>
      </w:pPr>
      <w:proofErr w:type="gramStart"/>
      <w:r>
        <w:rPr>
          <w:rStyle w:val="KeywordTok"/>
        </w:rPr>
        <w:t>order</w:t>
      </w:r>
      <w:r>
        <w:rPr>
          <w:rStyle w:val="NormalTok"/>
        </w:rPr>
        <w:t>(</w:t>
      </w:r>
      <w:proofErr w:type="gramEnd"/>
      <w:r>
        <w:rPr>
          <w:rStyle w:val="NormalTok"/>
        </w:rPr>
        <w:t>data</w:t>
      </w:r>
      <w:r>
        <w:rPr>
          <w:rStyle w:val="OperatorTok"/>
        </w:rPr>
        <w:t>$</w:t>
      </w:r>
      <w:r>
        <w:rPr>
          <w:rStyle w:val="NormalTok"/>
        </w:rPr>
        <w:t>exercise, data</w:t>
      </w:r>
      <w:r>
        <w:rPr>
          <w:rStyle w:val="OperatorTok"/>
        </w:rPr>
        <w:t>$</w:t>
      </w:r>
      <w:r>
        <w:rPr>
          <w:rStyle w:val="NormalTok"/>
        </w:rPr>
        <w:t xml:space="preserve">age)  </w:t>
      </w:r>
      <w:r>
        <w:rPr>
          <w:rStyle w:val="CommentTok"/>
        </w:rPr>
        <w:t># order by age, then exercise</w:t>
      </w:r>
      <w:r>
        <w:br/>
      </w:r>
      <w:r>
        <w:rPr>
          <w:rStyle w:val="NormalTok"/>
        </w:rPr>
        <w:t>data[</w:t>
      </w:r>
      <w:r>
        <w:rPr>
          <w:rStyle w:val="KeywordTok"/>
        </w:rPr>
        <w:t>order</w:t>
      </w:r>
      <w:r>
        <w:rPr>
          <w:rStyle w:val="NormalTok"/>
        </w:rPr>
        <w:t>(data</w:t>
      </w:r>
      <w:r>
        <w:rPr>
          <w:rStyle w:val="OperatorTok"/>
        </w:rPr>
        <w:t>$</w:t>
      </w:r>
      <w:r>
        <w:rPr>
          <w:rStyle w:val="NormalTok"/>
        </w:rPr>
        <w:t>exercise, data</w:t>
      </w:r>
      <w:r>
        <w:rPr>
          <w:rStyle w:val="OperatorTok"/>
        </w:rPr>
        <w:t>$</w:t>
      </w:r>
      <w:r>
        <w:rPr>
          <w:rStyle w:val="NormalTok"/>
        </w:rPr>
        <w:t xml:space="preserve">age), ]  </w:t>
      </w:r>
      <w:r>
        <w:rPr>
          <w:rStyle w:val="CommentTok"/>
        </w:rPr>
        <w:t># ascending order</w:t>
      </w:r>
    </w:p>
    <w:p w:rsidR="002575C0" w:rsidRDefault="002575C0" w:rsidP="002575C0">
      <w:pPr>
        <w:pStyle w:val="SourceCode"/>
      </w:pPr>
      <w:r>
        <w:rPr>
          <w:rStyle w:val="VerbatimChar"/>
        </w:rPr>
        <w:t>##  [1] 67 61 53 33 68 69 55 57 19 78 80 72 73 58 79 62 70 66  5 39 45 71 77</w:t>
      </w:r>
      <w:r>
        <w:br/>
      </w:r>
      <w:r>
        <w:rPr>
          <w:rStyle w:val="VerbatimChar"/>
        </w:rPr>
        <w:t>## [24] 38 74  6 16 24 34 36 56  9 13 43 48 59 64 65 26 41 54 60 49 51 75 22</w:t>
      </w:r>
      <w:r>
        <w:br/>
      </w:r>
      <w:r>
        <w:rPr>
          <w:rStyle w:val="VerbatimChar"/>
        </w:rPr>
        <w:t>## [47] 46 63 76 14 18 25  7 21 40  2 42  4  8 15 20 29 52 30 31 32 12 28 35</w:t>
      </w:r>
      <w:r>
        <w:br/>
      </w:r>
      <w:r>
        <w:rPr>
          <w:rStyle w:val="VerbatimChar"/>
        </w:rPr>
        <w:t>## [70] 23 27 47 50 17 10 44  1 11  3 37</w:t>
      </w:r>
    </w:p>
    <w:p w:rsidR="002575C0" w:rsidRDefault="002575C0" w:rsidP="002575C0">
      <w:pPr>
        <w:pStyle w:val="SourceCode"/>
      </w:pPr>
      <w:r>
        <w:rPr>
          <w:rStyle w:val="VerbatimChar"/>
        </w:rPr>
        <w:t>##    chol age exercise    sex categ</w:t>
      </w:r>
      <w:r>
        <w:br/>
      </w:r>
      <w:r>
        <w:rPr>
          <w:rStyle w:val="VerbatimChar"/>
        </w:rPr>
        <w:t>## 67  9.1  31        2 female Grp C</w:t>
      </w:r>
      <w:r>
        <w:br/>
      </w:r>
      <w:r>
        <w:rPr>
          <w:rStyle w:val="VerbatimChar"/>
        </w:rPr>
        <w:t>## 61  8.8  30        3 female Grp C</w:t>
      </w:r>
      <w:r>
        <w:br/>
      </w:r>
      <w:r>
        <w:rPr>
          <w:rStyle w:val="VerbatimChar"/>
        </w:rPr>
        <w:t>## 53  8.6  34        3 female Grp B</w:t>
      </w:r>
      <w:r>
        <w:br/>
      </w:r>
      <w:r>
        <w:rPr>
          <w:rStyle w:val="VerbatimChar"/>
        </w:rPr>
        <w:t>## 33  8.0  35        3   male Grp B</w:t>
      </w:r>
      <w:r>
        <w:br/>
      </w:r>
      <w:r>
        <w:rPr>
          <w:rStyle w:val="VerbatimChar"/>
        </w:rPr>
        <w:t>## 68  9.2  38        3 female Grp C</w:t>
      </w:r>
      <w:r>
        <w:br/>
      </w:r>
      <w:r>
        <w:rPr>
          <w:rStyle w:val="VerbatimChar"/>
        </w:rPr>
        <w:t>## 69  9.2  38        3 female Grp C</w:t>
      </w:r>
      <w:r>
        <w:br/>
      </w:r>
      <w:r>
        <w:rPr>
          <w:rStyle w:val="VerbatimChar"/>
        </w:rPr>
        <w:t>## 55  8.7  39        3 female Grp B</w:t>
      </w:r>
      <w:r>
        <w:br/>
      </w:r>
      <w:r>
        <w:rPr>
          <w:rStyle w:val="VerbatimChar"/>
        </w:rPr>
        <w:t>## 57  8.7  39        3 female Grp B</w:t>
      </w:r>
      <w:r>
        <w:br/>
      </w:r>
      <w:r>
        <w:rPr>
          <w:rStyle w:val="VerbatimChar"/>
        </w:rPr>
        <w:t>## 19  7.5  40        3   male Grp A</w:t>
      </w:r>
      <w:r>
        <w:br/>
      </w:r>
      <w:r>
        <w:rPr>
          <w:rStyle w:val="VerbatimChar"/>
        </w:rPr>
        <w:t>## 78  9.8  43        3 female Grp C</w:t>
      </w:r>
    </w:p>
    <w:p w:rsidR="002575C0" w:rsidRDefault="002575C0" w:rsidP="002575C0">
      <w:pPr>
        <w:pStyle w:val="SourceCode"/>
      </w:pPr>
      <w:r>
        <w:rPr>
          <w:rStyle w:val="VerbatimChar"/>
        </w:rPr>
        <w:t>## ... some data omitted.</w:t>
      </w:r>
    </w:p>
    <w:p w:rsidR="002575C0" w:rsidRDefault="002575C0" w:rsidP="002575C0">
      <w:pPr>
        <w:pStyle w:val="SourceCode"/>
      </w:pPr>
      <w:proofErr w:type="gramStart"/>
      <w:r>
        <w:rPr>
          <w:rStyle w:val="NormalTok"/>
        </w:rPr>
        <w:t>data[</w:t>
      </w:r>
      <w:proofErr w:type="gramEnd"/>
      <w:r>
        <w:rPr>
          <w:rStyle w:val="KeywordTok"/>
        </w:rPr>
        <w:t>order</w:t>
      </w:r>
      <w:r>
        <w:rPr>
          <w:rStyle w:val="NormalTok"/>
        </w:rPr>
        <w:t>(data</w:t>
      </w:r>
      <w:r>
        <w:rPr>
          <w:rStyle w:val="OperatorTok"/>
        </w:rPr>
        <w:t>$</w:t>
      </w:r>
      <w:r>
        <w:rPr>
          <w:rStyle w:val="NormalTok"/>
        </w:rPr>
        <w:t>exercise, data</w:t>
      </w:r>
      <w:r>
        <w:rPr>
          <w:rStyle w:val="OperatorTok"/>
        </w:rPr>
        <w:t>$</w:t>
      </w:r>
      <w:r>
        <w:rPr>
          <w:rStyle w:val="NormalTok"/>
        </w:rPr>
        <w:t xml:space="preserve">age, </w:t>
      </w:r>
      <w:r>
        <w:rPr>
          <w:rStyle w:val="DataTypeTok"/>
        </w:rPr>
        <w:t>decreasing =</w:t>
      </w:r>
      <w:r>
        <w:rPr>
          <w:rStyle w:val="NormalTok"/>
        </w:rPr>
        <w:t xml:space="preserve"> </w:t>
      </w:r>
      <w:r>
        <w:rPr>
          <w:rStyle w:val="OtherTok"/>
        </w:rPr>
        <w:t>TRUE</w:t>
      </w:r>
      <w:r>
        <w:rPr>
          <w:rStyle w:val="NormalTok"/>
        </w:rPr>
        <w:t xml:space="preserve">), ]  </w:t>
      </w:r>
      <w:r>
        <w:rPr>
          <w:rStyle w:val="CommentTok"/>
        </w:rPr>
        <w:t># descending order</w:t>
      </w:r>
    </w:p>
    <w:p w:rsidR="002575C0" w:rsidRDefault="002575C0" w:rsidP="002575C0">
      <w:pPr>
        <w:pStyle w:val="SourceCode"/>
      </w:pPr>
      <w:r>
        <w:rPr>
          <w:rStyle w:val="VerbatimChar"/>
        </w:rPr>
        <w:t>##    chol age exercise    sex categ</w:t>
      </w:r>
      <w:r>
        <w:br/>
      </w:r>
      <w:r>
        <w:rPr>
          <w:rStyle w:val="VerbatimChar"/>
        </w:rPr>
        <w:t>## 37  8.2  45        6   male Grp B</w:t>
      </w:r>
      <w:r>
        <w:br/>
      </w:r>
      <w:r>
        <w:rPr>
          <w:rStyle w:val="VerbatimChar"/>
        </w:rPr>
        <w:t>## 3   6.8  39        6   male Grp A</w:t>
      </w:r>
      <w:r>
        <w:br/>
      </w:r>
      <w:r>
        <w:rPr>
          <w:rStyle w:val="VerbatimChar"/>
        </w:rPr>
        <w:t>## 1   6.5  38        6   male Grp A</w:t>
      </w:r>
      <w:r>
        <w:br/>
      </w:r>
      <w:r>
        <w:rPr>
          <w:rStyle w:val="VerbatimChar"/>
        </w:rPr>
        <w:t>## 11  7.3  38        6   male Grp A</w:t>
      </w:r>
      <w:r>
        <w:br/>
      </w:r>
      <w:r>
        <w:rPr>
          <w:rStyle w:val="VerbatimChar"/>
        </w:rPr>
        <w:t>## 44  8.4  37        6 female Grp B</w:t>
      </w:r>
      <w:r>
        <w:br/>
      </w:r>
      <w:r>
        <w:rPr>
          <w:rStyle w:val="VerbatimChar"/>
        </w:rPr>
        <w:t>## 10  7.2  34        6   male Grp A</w:t>
      </w:r>
      <w:r>
        <w:br/>
      </w:r>
      <w:r>
        <w:rPr>
          <w:rStyle w:val="VerbatimChar"/>
        </w:rPr>
        <w:t>## 17  7.4  49        5   male Grp A</w:t>
      </w:r>
      <w:r>
        <w:br/>
      </w:r>
      <w:r>
        <w:rPr>
          <w:rStyle w:val="VerbatimChar"/>
        </w:rPr>
        <w:t>## 23  7.6  42        5   male Grp A</w:t>
      </w:r>
      <w:r>
        <w:br/>
      </w:r>
      <w:r>
        <w:rPr>
          <w:rStyle w:val="VerbatimChar"/>
        </w:rPr>
        <w:t>## 27  7.8  42        5   male Grp B</w:t>
      </w:r>
      <w:r>
        <w:br/>
      </w:r>
      <w:r>
        <w:rPr>
          <w:rStyle w:val="VerbatimChar"/>
        </w:rPr>
        <w:t>## 47  8.5  42        5 female Grp B</w:t>
      </w:r>
    </w:p>
    <w:p w:rsidR="002575C0" w:rsidRDefault="002575C0" w:rsidP="002575C0">
      <w:pPr>
        <w:pStyle w:val="SourceCode"/>
      </w:pPr>
      <w:r>
        <w:rPr>
          <w:rStyle w:val="VerbatimChar"/>
        </w:rPr>
        <w:t xml:space="preserve">## ... some data omitted. </w:t>
      </w:r>
    </w:p>
    <w:p w:rsidR="002575C0" w:rsidRDefault="002575C0" w:rsidP="002575C0">
      <w:pPr>
        <w:pStyle w:val="SourceCode"/>
      </w:pPr>
      <w:proofErr w:type="gramStart"/>
      <w:r>
        <w:rPr>
          <w:rStyle w:val="NormalTok"/>
        </w:rPr>
        <w:t>data[</w:t>
      </w:r>
      <w:proofErr w:type="gramEnd"/>
      <w:r>
        <w:rPr>
          <w:rStyle w:val="KeywordTok"/>
        </w:rPr>
        <w:t>order</w:t>
      </w:r>
      <w:r>
        <w:rPr>
          <w:rStyle w:val="NormalTok"/>
        </w:rPr>
        <w:t>(data</w:t>
      </w:r>
      <w:r>
        <w:rPr>
          <w:rStyle w:val="OperatorTok"/>
        </w:rPr>
        <w:t>$</w:t>
      </w:r>
      <w:r>
        <w:rPr>
          <w:rStyle w:val="NormalTok"/>
        </w:rPr>
        <w:t>exercise, data</w:t>
      </w:r>
      <w:r>
        <w:rPr>
          <w:rStyle w:val="OperatorTok"/>
        </w:rPr>
        <w:t>$</w:t>
      </w:r>
      <w:r>
        <w:rPr>
          <w:rStyle w:val="NormalTok"/>
        </w:rPr>
        <w:t xml:space="preserve">age, </w:t>
      </w:r>
      <w:r>
        <w:rPr>
          <w:rStyle w:val="DataTypeTok"/>
        </w:rPr>
        <w:t>decreasing =</w:t>
      </w:r>
      <w:r>
        <w:rPr>
          <w:rStyle w:val="NormalTok"/>
        </w:rPr>
        <w:t xml:space="preserve"> </w:t>
      </w:r>
      <w:r>
        <w:rPr>
          <w:rStyle w:val="KeywordTok"/>
        </w:rPr>
        <w:t>c</w:t>
      </w:r>
      <w:r>
        <w:rPr>
          <w:rStyle w:val="NormalTok"/>
        </w:rPr>
        <w:t>(</w:t>
      </w:r>
      <w:r>
        <w:rPr>
          <w:rStyle w:val="OtherTok"/>
        </w:rPr>
        <w:t>TRUE</w:t>
      </w:r>
      <w:r>
        <w:rPr>
          <w:rStyle w:val="NormalTok"/>
        </w:rPr>
        <w:t xml:space="preserve">, </w:t>
      </w:r>
      <w:r>
        <w:rPr>
          <w:rStyle w:val="OtherTok"/>
        </w:rPr>
        <w:t>FALSE</w:t>
      </w:r>
      <w:r>
        <w:rPr>
          <w:rStyle w:val="NormalTok"/>
        </w:rPr>
        <w:t>)), ]</w:t>
      </w:r>
      <w:r>
        <w:br/>
      </w:r>
      <w:r>
        <w:rPr>
          <w:rStyle w:val="CommentTok"/>
        </w:rPr>
        <w:t># age ascending order, exercise descending order</w:t>
      </w:r>
    </w:p>
    <w:p w:rsidR="002575C0" w:rsidRDefault="002575C0" w:rsidP="002575C0">
      <w:pPr>
        <w:pStyle w:val="SourceCode"/>
      </w:pPr>
      <w:r>
        <w:rPr>
          <w:rStyle w:val="VerbatimChar"/>
        </w:rPr>
        <w:t>##    chol age exercise    sex categ</w:t>
      </w:r>
      <w:r>
        <w:br/>
      </w:r>
      <w:r>
        <w:rPr>
          <w:rStyle w:val="VerbatimChar"/>
        </w:rPr>
        <w:t>## 10  7.2  34        6   male Grp A</w:t>
      </w:r>
      <w:r>
        <w:br/>
      </w:r>
      <w:r>
        <w:rPr>
          <w:rStyle w:val="VerbatimChar"/>
        </w:rPr>
        <w:t>## 44  8.4  37        6 female Grp B</w:t>
      </w:r>
      <w:r>
        <w:br/>
      </w:r>
      <w:r>
        <w:rPr>
          <w:rStyle w:val="VerbatimChar"/>
        </w:rPr>
        <w:lastRenderedPageBreak/>
        <w:t>## 1   6.5  38        6   male Grp A</w:t>
      </w:r>
      <w:r>
        <w:br/>
      </w:r>
      <w:r>
        <w:rPr>
          <w:rStyle w:val="VerbatimChar"/>
        </w:rPr>
        <w:t>## 11  7.3  38        6   male Grp A</w:t>
      </w:r>
      <w:r>
        <w:br/>
      </w:r>
      <w:r>
        <w:rPr>
          <w:rStyle w:val="VerbatimChar"/>
        </w:rPr>
        <w:t>## 3   6.8  39        6   male Grp A</w:t>
      </w:r>
      <w:r>
        <w:br/>
      </w:r>
      <w:r>
        <w:rPr>
          <w:rStyle w:val="VerbatimChar"/>
        </w:rPr>
        <w:t>## 37  8.2  45        6   male Grp B</w:t>
      </w:r>
      <w:r>
        <w:br/>
      </w:r>
      <w:r>
        <w:rPr>
          <w:rStyle w:val="VerbatimChar"/>
        </w:rPr>
        <w:t>## 14  7.3  28        5   male Grp A</w:t>
      </w:r>
      <w:r>
        <w:br/>
      </w:r>
      <w:r>
        <w:rPr>
          <w:rStyle w:val="VerbatimChar"/>
        </w:rPr>
        <w:t>## 18  7.4  29        5   male Grp A</w:t>
      </w:r>
      <w:r>
        <w:br/>
      </w:r>
      <w:r>
        <w:rPr>
          <w:rStyle w:val="VerbatimChar"/>
        </w:rPr>
        <w:t>## 25  7.8  32        5   male Grp A</w:t>
      </w:r>
      <w:r>
        <w:br/>
      </w:r>
      <w:r>
        <w:rPr>
          <w:rStyle w:val="VerbatimChar"/>
        </w:rPr>
        <w:t>## 7   7.0  33        5   male Grp A</w:t>
      </w:r>
    </w:p>
    <w:p w:rsidR="002575C0" w:rsidRDefault="002575C0" w:rsidP="002575C0">
      <w:pPr>
        <w:pStyle w:val="SourceCode"/>
      </w:pPr>
      <w:r>
        <w:rPr>
          <w:rStyle w:val="VerbatimChar"/>
        </w:rPr>
        <w:t>## ... some data omitted.</w:t>
      </w:r>
    </w:p>
    <w:p w:rsidR="002575C0" w:rsidRDefault="002575C0" w:rsidP="002575C0">
      <w:pPr>
        <w:pStyle w:val="FirstParagraph"/>
      </w:pPr>
      <w:r>
        <w:t xml:space="preserve">Now, we will use </w:t>
      </w:r>
      <w:proofErr w:type="gramStart"/>
      <w:r>
        <w:rPr>
          <w:rStyle w:val="VerbatimChar"/>
        </w:rPr>
        <w:t>arrange(</w:t>
      </w:r>
      <w:proofErr w:type="gramEnd"/>
      <w:r>
        <w:rPr>
          <w:rStyle w:val="VerbatimChar"/>
        </w:rPr>
        <w:t>)</w:t>
      </w:r>
      <w:r>
        <w:fldChar w:fldCharType="begin"/>
      </w:r>
      <w:r>
        <w:instrText xml:space="preserve"> XE "sort" </w:instrText>
      </w:r>
      <w:r>
        <w:fldChar w:fldCharType="end"/>
      </w:r>
      <w:r>
        <w:fldChar w:fldCharType="begin"/>
      </w:r>
      <w:r>
        <w:instrText xml:space="preserve"> XE "order" </w:instrText>
      </w:r>
      <w:r>
        <w:fldChar w:fldCharType="end"/>
      </w:r>
      <w:r>
        <w:fldChar w:fldCharType="begin"/>
      </w:r>
      <w:r>
        <w:instrText xml:space="preserve"> XE "arrange" </w:instrText>
      </w:r>
      <w:r>
        <w:fldChar w:fldCharType="end"/>
      </w:r>
      <w:r>
        <w:t xml:space="preserve"> from </w:t>
      </w:r>
      <w:r>
        <w:rPr>
          <w:rStyle w:val="VerbatimChar"/>
        </w:rPr>
        <w:t>plyr</w:t>
      </w:r>
      <w:r>
        <w:t xml:space="preserve"> package. Make sure you installed </w:t>
      </w:r>
      <w:r>
        <w:rPr>
          <w:rStyle w:val="VerbatimChar"/>
        </w:rPr>
        <w:t>plyr</w:t>
      </w:r>
      <w:r>
        <w:t xml:space="preserve"> beforehand. </w:t>
      </w:r>
      <w:proofErr w:type="gramStart"/>
      <w:r>
        <w:rPr>
          <w:rStyle w:val="VerbatimChar"/>
        </w:rPr>
        <w:t>arrange(</w:t>
      </w:r>
      <w:proofErr w:type="gramEnd"/>
      <w:r>
        <w:rPr>
          <w:rStyle w:val="VerbatimChar"/>
        </w:rPr>
        <w:t>)</w:t>
      </w:r>
      <w:r>
        <w:t xml:space="preserve"> has a simpler syntax, </w:t>
      </w:r>
      <w:r>
        <w:rPr>
          <w:rStyle w:val="VerbatimChar"/>
        </w:rPr>
        <w:t>arrange(dataset, variables)</w:t>
      </w:r>
      <w:r>
        <w:t>, and can be applied easily as shown below,</w:t>
      </w:r>
    </w:p>
    <w:p w:rsidR="002575C0" w:rsidRDefault="002575C0" w:rsidP="002575C0">
      <w:pPr>
        <w:pStyle w:val="SourceCode"/>
      </w:pPr>
      <w:r>
        <w:rPr>
          <w:rStyle w:val="KeywordTok"/>
        </w:rPr>
        <w:t>library</w:t>
      </w:r>
      <w:r>
        <w:rPr>
          <w:rStyle w:val="NormalTok"/>
        </w:rPr>
        <w:t>(plyr)</w:t>
      </w:r>
      <w:r>
        <w:br/>
      </w:r>
      <w:proofErr w:type="gramStart"/>
      <w:r>
        <w:rPr>
          <w:rStyle w:val="KeywordTok"/>
        </w:rPr>
        <w:t>arrange</w:t>
      </w:r>
      <w:r>
        <w:rPr>
          <w:rStyle w:val="NormalTok"/>
        </w:rPr>
        <w:t>(</w:t>
      </w:r>
      <w:proofErr w:type="gramEnd"/>
      <w:r>
        <w:rPr>
          <w:rStyle w:val="NormalTok"/>
        </w:rPr>
        <w:t xml:space="preserve">data, exercise, age)  </w:t>
      </w:r>
      <w:r>
        <w:rPr>
          <w:rStyle w:val="CommentTok"/>
        </w:rPr>
        <w:t># all ascending</w:t>
      </w:r>
    </w:p>
    <w:p w:rsidR="002575C0" w:rsidRDefault="002575C0" w:rsidP="002575C0">
      <w:pPr>
        <w:pStyle w:val="SourceCode"/>
      </w:pPr>
      <w:r>
        <w:rPr>
          <w:rStyle w:val="VerbatimChar"/>
        </w:rPr>
        <w:t>##    chol age exercise    sex categ</w:t>
      </w:r>
      <w:r>
        <w:br/>
      </w:r>
      <w:r>
        <w:rPr>
          <w:rStyle w:val="VerbatimChar"/>
        </w:rPr>
        <w:t>## 1   9.1  31        2 female Grp C</w:t>
      </w:r>
      <w:r>
        <w:br/>
      </w:r>
      <w:r>
        <w:rPr>
          <w:rStyle w:val="VerbatimChar"/>
        </w:rPr>
        <w:t>## 2   8.8  30        3 female Grp C</w:t>
      </w:r>
      <w:r>
        <w:br/>
      </w:r>
      <w:r>
        <w:rPr>
          <w:rStyle w:val="VerbatimChar"/>
        </w:rPr>
        <w:t>## 3   8.6  34        3 female Grp B</w:t>
      </w:r>
      <w:r>
        <w:br/>
      </w:r>
      <w:r>
        <w:rPr>
          <w:rStyle w:val="VerbatimChar"/>
        </w:rPr>
        <w:t>## 4   8.0  35        3   male Grp B</w:t>
      </w:r>
      <w:r>
        <w:br/>
      </w:r>
      <w:r>
        <w:rPr>
          <w:rStyle w:val="VerbatimChar"/>
        </w:rPr>
        <w:t>## 5   9.2  38        3 female Grp C</w:t>
      </w:r>
      <w:r>
        <w:br/>
      </w:r>
      <w:r>
        <w:rPr>
          <w:rStyle w:val="VerbatimChar"/>
        </w:rPr>
        <w:t>## 6   9.2  38        3 female Grp C</w:t>
      </w:r>
      <w:r>
        <w:br/>
      </w:r>
      <w:r>
        <w:rPr>
          <w:rStyle w:val="VerbatimChar"/>
        </w:rPr>
        <w:t>## 7   8.7  39        3 female Grp B</w:t>
      </w:r>
      <w:r>
        <w:br/>
      </w:r>
      <w:r>
        <w:rPr>
          <w:rStyle w:val="VerbatimChar"/>
        </w:rPr>
        <w:t>## 8   8.7  39        3 female Grp B</w:t>
      </w:r>
      <w:r>
        <w:br/>
      </w:r>
      <w:r>
        <w:rPr>
          <w:rStyle w:val="VerbatimChar"/>
        </w:rPr>
        <w:t>## 9   7.5  40        3   male Grp A</w:t>
      </w:r>
      <w:r>
        <w:br/>
      </w:r>
      <w:r>
        <w:rPr>
          <w:rStyle w:val="VerbatimChar"/>
        </w:rPr>
        <w:t>## 10  9.8  43        3 female Grp C</w:t>
      </w:r>
    </w:p>
    <w:p w:rsidR="002575C0" w:rsidRDefault="002575C0" w:rsidP="002575C0">
      <w:pPr>
        <w:pStyle w:val="SourceCode"/>
      </w:pPr>
      <w:r>
        <w:rPr>
          <w:rStyle w:val="VerbatimChar"/>
        </w:rPr>
        <w:t>## ... some data omitted.</w:t>
      </w:r>
    </w:p>
    <w:p w:rsidR="002575C0" w:rsidRDefault="002575C0" w:rsidP="002575C0">
      <w:pPr>
        <w:pStyle w:val="SourceCode"/>
      </w:pPr>
      <w:proofErr w:type="gramStart"/>
      <w:r>
        <w:rPr>
          <w:rStyle w:val="KeywordTok"/>
        </w:rPr>
        <w:t>arrange</w:t>
      </w:r>
      <w:r>
        <w:rPr>
          <w:rStyle w:val="NormalTok"/>
        </w:rPr>
        <w:t>(</w:t>
      </w:r>
      <w:proofErr w:type="gramEnd"/>
      <w:r>
        <w:rPr>
          <w:rStyle w:val="NormalTok"/>
        </w:rPr>
        <w:t xml:space="preserve">data, </w:t>
      </w:r>
      <w:r>
        <w:rPr>
          <w:rStyle w:val="KeywordTok"/>
        </w:rPr>
        <w:t>desc</w:t>
      </w:r>
      <w:r>
        <w:rPr>
          <w:rStyle w:val="NormalTok"/>
        </w:rPr>
        <w:t xml:space="preserve">(exercise), age)  </w:t>
      </w:r>
      <w:r>
        <w:rPr>
          <w:rStyle w:val="CommentTok"/>
        </w:rPr>
        <w:t xml:space="preserve"># age ascending order, </w:t>
      </w:r>
      <w:r>
        <w:br/>
      </w:r>
      <w:r>
        <w:rPr>
          <w:rStyle w:val="CommentTok"/>
        </w:rPr>
        <w:t># exercise descending order</w:t>
      </w:r>
    </w:p>
    <w:p w:rsidR="002575C0" w:rsidRDefault="002575C0" w:rsidP="002575C0">
      <w:pPr>
        <w:pStyle w:val="SourceCode"/>
      </w:pPr>
      <w:r>
        <w:rPr>
          <w:rStyle w:val="VerbatimChar"/>
        </w:rPr>
        <w:t>##    chol age exercise    sex categ</w:t>
      </w:r>
      <w:r>
        <w:br/>
      </w:r>
      <w:r>
        <w:rPr>
          <w:rStyle w:val="VerbatimChar"/>
        </w:rPr>
        <w:t>## 1   7.2  34        6   male Grp A</w:t>
      </w:r>
      <w:r>
        <w:br/>
      </w:r>
      <w:r>
        <w:rPr>
          <w:rStyle w:val="VerbatimChar"/>
        </w:rPr>
        <w:t>## 2   8.4  37        6 female Grp B</w:t>
      </w:r>
      <w:r>
        <w:br/>
      </w:r>
      <w:r>
        <w:rPr>
          <w:rStyle w:val="VerbatimChar"/>
        </w:rPr>
        <w:t>## 3   6.5  38        6   male Grp A</w:t>
      </w:r>
      <w:r>
        <w:br/>
      </w:r>
      <w:r>
        <w:rPr>
          <w:rStyle w:val="VerbatimChar"/>
        </w:rPr>
        <w:t>## 4   7.3  38        6   male Grp A</w:t>
      </w:r>
      <w:r>
        <w:br/>
      </w:r>
      <w:r>
        <w:rPr>
          <w:rStyle w:val="VerbatimChar"/>
        </w:rPr>
        <w:t>## 5   6.8  39        6   male Grp A</w:t>
      </w:r>
      <w:r>
        <w:br/>
      </w:r>
      <w:r>
        <w:rPr>
          <w:rStyle w:val="VerbatimChar"/>
        </w:rPr>
        <w:t>## 6   8.2  45        6   male Grp B</w:t>
      </w:r>
      <w:r>
        <w:br/>
      </w:r>
      <w:r>
        <w:rPr>
          <w:rStyle w:val="VerbatimChar"/>
        </w:rPr>
        <w:t>## 7   7.3  28        5   male Grp A</w:t>
      </w:r>
      <w:r>
        <w:br/>
      </w:r>
      <w:r>
        <w:rPr>
          <w:rStyle w:val="VerbatimChar"/>
        </w:rPr>
        <w:t>## 8   7.4  29        5   male Grp A</w:t>
      </w:r>
      <w:r>
        <w:br/>
      </w:r>
      <w:r>
        <w:rPr>
          <w:rStyle w:val="VerbatimChar"/>
        </w:rPr>
        <w:t>## 9   7.8  32        5   male Grp A</w:t>
      </w:r>
      <w:r>
        <w:br/>
      </w:r>
      <w:r>
        <w:rPr>
          <w:rStyle w:val="VerbatimChar"/>
        </w:rPr>
        <w:t>## 10  7.0  33        5   male Grp A</w:t>
      </w:r>
    </w:p>
    <w:p w:rsidR="002575C0" w:rsidRDefault="002575C0" w:rsidP="002575C0">
      <w:pPr>
        <w:pStyle w:val="SourceCode"/>
      </w:pPr>
      <w:r>
        <w:rPr>
          <w:rStyle w:val="VerbatimChar"/>
        </w:rPr>
        <w:t>## ... some data omitted.</w:t>
      </w:r>
    </w:p>
    <w:p w:rsidR="002575C0" w:rsidRDefault="002575C0" w:rsidP="002575C0">
      <w:pPr>
        <w:pStyle w:val="Heading2"/>
      </w:pPr>
      <w:bookmarkStart w:id="140" w:name="__RefHeading___Toc9273_1980654227"/>
      <w:bookmarkStart w:id="141" w:name="editing-data"/>
      <w:bookmarkStart w:id="142" w:name="_Toc529195217"/>
      <w:bookmarkStart w:id="143" w:name="_Toc530050403"/>
      <w:bookmarkEnd w:id="140"/>
      <w:bookmarkEnd w:id="141"/>
      <w:r>
        <w:lastRenderedPageBreak/>
        <w:t>Editing data</w:t>
      </w:r>
      <w:bookmarkEnd w:id="142"/>
      <w:bookmarkEnd w:id="143"/>
    </w:p>
    <w:p w:rsidR="002575C0" w:rsidRDefault="002575C0" w:rsidP="002575C0">
      <w:pPr>
        <w:pStyle w:val="FirstParagraph"/>
      </w:pPr>
      <w:r>
        <w:fldChar w:fldCharType="begin"/>
      </w:r>
      <w:r>
        <w:instrText xml:space="preserve"> XE "data:editing" </w:instrText>
      </w:r>
      <w:r>
        <w:fldChar w:fldCharType="end"/>
      </w:r>
      <w:r>
        <w:t xml:space="preserve">Using the same dataset </w:t>
      </w:r>
      <w:r>
        <w:rPr>
          <w:rStyle w:val="VerbatimChar"/>
        </w:rPr>
        <w:t>cholest.sav</w:t>
      </w:r>
      <w:r>
        <w:t>, we want to add new variables based on the existing variables.</w:t>
      </w:r>
    </w:p>
    <w:p w:rsidR="002575C0" w:rsidRDefault="002575C0" w:rsidP="002575C0">
      <w:pPr>
        <w:pStyle w:val="Heading3"/>
      </w:pPr>
      <w:bookmarkStart w:id="144" w:name="__RefHeading___Toc9275_1980654227"/>
      <w:bookmarkStart w:id="145" w:name="creating-a-new-variable"/>
      <w:bookmarkStart w:id="146" w:name="_Toc529195218"/>
      <w:bookmarkStart w:id="147" w:name="_Toc530050404"/>
      <w:bookmarkEnd w:id="144"/>
      <w:bookmarkEnd w:id="145"/>
      <w:r>
        <w:t>Creating a new variable</w:t>
      </w:r>
      <w:bookmarkEnd w:id="146"/>
      <w:bookmarkEnd w:id="147"/>
    </w:p>
    <w:p w:rsidR="002575C0" w:rsidRDefault="002575C0" w:rsidP="002575C0">
      <w:pPr>
        <w:pStyle w:val="FirstParagraph"/>
      </w:pPr>
      <w:r>
        <w:t>It is easy to create a new variable</w:t>
      </w:r>
      <w:r>
        <w:fldChar w:fldCharType="begin"/>
      </w:r>
      <w:r>
        <w:instrText xml:space="preserve"> XE "variable:creating new" </w:instrText>
      </w:r>
      <w:r>
        <w:fldChar w:fldCharType="end"/>
      </w:r>
      <w:r>
        <w:t xml:space="preserve"> in R. We only </w:t>
      </w:r>
      <w:proofErr w:type="gramStart"/>
      <w:r>
        <w:t>have to</w:t>
      </w:r>
      <w:proofErr w:type="gramEnd"/>
      <w:r>
        <w:t xml:space="preserve"> decide on a name for the new variable, and the include it with </w:t>
      </w:r>
      <w:r>
        <w:rPr>
          <w:rStyle w:val="VerbatimChar"/>
        </w:rPr>
        <w:t>$name</w:t>
      </w:r>
      <w:r>
        <w:t xml:space="preserve"> to the data frame.</w:t>
      </w:r>
    </w:p>
    <w:p w:rsidR="002575C0" w:rsidRDefault="002575C0" w:rsidP="002575C0">
      <w:pPr>
        <w:pStyle w:val="BodyText"/>
      </w:pPr>
      <w:r>
        <w:t xml:space="preserve">For example, to create age in months </w:t>
      </w:r>
      <w:r>
        <w:rPr>
          <w:rStyle w:val="VerbatimChar"/>
        </w:rPr>
        <w:t>age_month</w:t>
      </w:r>
      <w:r>
        <w:t xml:space="preserve">, we multiply the existing variable age in years </w:t>
      </w:r>
      <w:r>
        <w:rPr>
          <w:rStyle w:val="VerbatimChar"/>
        </w:rPr>
        <w:t>age</w:t>
      </w:r>
      <w:r>
        <w:t xml:space="preserve"> by 12, then assign the values to `data$age_month as follows,</w:t>
      </w:r>
    </w:p>
    <w:p w:rsidR="002575C0" w:rsidRDefault="002575C0" w:rsidP="002575C0">
      <w:pPr>
        <w:pStyle w:val="SourceCode"/>
      </w:pPr>
      <w:r>
        <w:rPr>
          <w:rStyle w:val="NormalTok"/>
        </w:rPr>
        <w:t>data</w:t>
      </w:r>
      <w:r>
        <w:rPr>
          <w:rStyle w:val="OperatorTok"/>
        </w:rPr>
        <w:t>$</w:t>
      </w:r>
      <w:r>
        <w:rPr>
          <w:rStyle w:val="NormalTok"/>
        </w:rPr>
        <w:t>age_month &lt;-</w:t>
      </w:r>
      <w:r>
        <w:rPr>
          <w:rStyle w:val="StringTok"/>
        </w:rPr>
        <w:t xml:space="preserve"> </w:t>
      </w:r>
      <w:r>
        <w:rPr>
          <w:rStyle w:val="NormalTok"/>
        </w:rPr>
        <w:t>data</w:t>
      </w:r>
      <w:r>
        <w:rPr>
          <w:rStyle w:val="OperatorTok"/>
        </w:rPr>
        <w:t>$</w:t>
      </w:r>
      <w:r>
        <w:rPr>
          <w:rStyle w:val="NormalTok"/>
        </w:rPr>
        <w:t xml:space="preserve">age </w:t>
      </w:r>
      <w:r>
        <w:rPr>
          <w:rStyle w:val="OperatorTok"/>
        </w:rPr>
        <w:t>*</w:t>
      </w:r>
      <w:r>
        <w:rPr>
          <w:rStyle w:val="StringTok"/>
        </w:rPr>
        <w:t xml:space="preserve"> </w:t>
      </w:r>
      <w:r>
        <w:rPr>
          <w:rStyle w:val="DecValTok"/>
        </w:rPr>
        <w:t>12</w:t>
      </w:r>
      <w:r>
        <w:br/>
      </w:r>
      <w:r>
        <w:rPr>
          <w:rStyle w:val="NormalTok"/>
        </w:rPr>
        <w:t>data</w:t>
      </w:r>
      <w:r>
        <w:rPr>
          <w:rStyle w:val="OperatorTok"/>
        </w:rPr>
        <w:t>$</w:t>
      </w:r>
      <w:r>
        <w:rPr>
          <w:rStyle w:val="NormalTok"/>
        </w:rPr>
        <w:t>age_month</w:t>
      </w:r>
    </w:p>
    <w:p w:rsidR="002575C0" w:rsidRDefault="002575C0" w:rsidP="002575C0">
      <w:pPr>
        <w:pStyle w:val="SourceCode"/>
      </w:pPr>
      <w:r>
        <w:rPr>
          <w:rStyle w:val="VerbatimChar"/>
        </w:rPr>
        <w:t>#</w:t>
      </w:r>
      <w:proofErr w:type="gramStart"/>
      <w:r>
        <w:rPr>
          <w:rStyle w:val="VerbatimChar"/>
        </w:rPr>
        <w:t>#  [</w:t>
      </w:r>
      <w:proofErr w:type="gramEnd"/>
      <w:r>
        <w:rPr>
          <w:rStyle w:val="VerbatimChar"/>
        </w:rPr>
        <w:t>1] 456 420 468 432 372 456 396 432 480 408 456 480 480 336 444 456 588</w:t>
      </w:r>
      <w:r>
        <w:br/>
      </w:r>
      <w:r>
        <w:rPr>
          <w:rStyle w:val="VerbatimChar"/>
        </w:rPr>
        <w:t>## [18] 348 480 456 408 552 504 456 384 516 504 480 456 468 468 468 420 456</w:t>
      </w:r>
      <w:r>
        <w:br/>
      </w:r>
      <w:r>
        <w:rPr>
          <w:rStyle w:val="VerbatimChar"/>
        </w:rPr>
        <w:t>## [35] 480 456 540 432 372 408 528 420 480 444 396 552 504 480 540 504 540</w:t>
      </w:r>
      <w:r>
        <w:br/>
      </w:r>
      <w:r>
        <w:rPr>
          <w:rStyle w:val="VerbatimChar"/>
        </w:rPr>
        <w:t>## [52] 456 408 528 468 456 468 564 492 528 360 576 564 504 504 588 372 456</w:t>
      </w:r>
      <w:r>
        <w:br/>
      </w:r>
      <w:r>
        <w:rPr>
          <w:rStyle w:val="VerbatimChar"/>
        </w:rPr>
        <w:t>## [69] 456 576 408 540 540 432 540 624 420 516 564 528</w:t>
      </w:r>
    </w:p>
    <w:p w:rsidR="002575C0" w:rsidRDefault="002575C0" w:rsidP="002575C0">
      <w:pPr>
        <w:pStyle w:val="Heading3"/>
      </w:pPr>
      <w:bookmarkStart w:id="148" w:name="__RefHeading___Toc9277_1980654227"/>
      <w:bookmarkStart w:id="149" w:name="recoding-into-new-variables"/>
      <w:bookmarkStart w:id="150" w:name="_Toc529195219"/>
      <w:bookmarkStart w:id="151" w:name="_Toc530050405"/>
      <w:bookmarkEnd w:id="148"/>
      <w:bookmarkEnd w:id="149"/>
      <w:r>
        <w:t>Recoding into new variables</w:t>
      </w:r>
      <w:bookmarkEnd w:id="150"/>
      <w:bookmarkEnd w:id="151"/>
    </w:p>
    <w:p w:rsidR="002575C0" w:rsidRDefault="002575C0" w:rsidP="002575C0">
      <w:pPr>
        <w:pStyle w:val="FirstParagraph"/>
      </w:pPr>
      <w:r>
        <w:fldChar w:fldCharType="begin"/>
      </w:r>
      <w:r>
        <w:instrText xml:space="preserve"> XE "variable:recoding" </w:instrText>
      </w:r>
      <w:r>
        <w:fldChar w:fldCharType="end"/>
      </w:r>
    </w:p>
    <w:p w:rsidR="002575C0" w:rsidRDefault="002575C0" w:rsidP="002575C0">
      <w:pPr>
        <w:pStyle w:val="Heading4"/>
      </w:pPr>
      <w:bookmarkStart w:id="152" w:name="__RefHeading___Toc9791_1980654227"/>
      <w:bookmarkStart w:id="153" w:name="from-a-numerical-variable"/>
      <w:bookmarkEnd w:id="152"/>
      <w:bookmarkEnd w:id="153"/>
      <w:r>
        <w:t>From a numerical variable</w:t>
      </w:r>
    </w:p>
    <w:p w:rsidR="002575C0" w:rsidRDefault="002575C0" w:rsidP="002575C0">
      <w:pPr>
        <w:pStyle w:val="FirstParagraph"/>
      </w:pPr>
      <w:r>
        <w:fldChar w:fldCharType="begin"/>
      </w:r>
      <w:r>
        <w:instrText xml:space="preserve"> XE "variable:recoding, numerical" </w:instrText>
      </w:r>
      <w:r>
        <w:fldChar w:fldCharType="end"/>
      </w:r>
      <w:r>
        <w:t xml:space="preserve">From the numerical </w:t>
      </w:r>
      <w:r>
        <w:rPr>
          <w:rStyle w:val="VerbatimChar"/>
        </w:rPr>
        <w:t>age</w:t>
      </w:r>
      <w:r>
        <w:t xml:space="preserve"> variable, let say we want to break into three groups: less than 40, 40-50 and more than 50.</w:t>
      </w:r>
    </w:p>
    <w:p w:rsidR="002575C0" w:rsidRDefault="002575C0" w:rsidP="002575C0">
      <w:pPr>
        <w:pStyle w:val="SourceCode"/>
      </w:pPr>
      <w:r>
        <w:rPr>
          <w:rStyle w:val="NormalTok"/>
        </w:rPr>
        <w:t>data</w:t>
      </w:r>
      <w:r>
        <w:rPr>
          <w:rStyle w:val="OperatorTok"/>
        </w:rPr>
        <w:t>$</w:t>
      </w:r>
      <w:r>
        <w:rPr>
          <w:rStyle w:val="NormalTok"/>
        </w:rPr>
        <w:t>age_cat &lt;-</w:t>
      </w:r>
      <w:r>
        <w:rPr>
          <w:rStyle w:val="StringTok"/>
        </w:rPr>
        <w:t xml:space="preserve"> </w:t>
      </w:r>
      <w:proofErr w:type="gramStart"/>
      <w:r>
        <w:rPr>
          <w:rStyle w:val="KeywordTok"/>
        </w:rPr>
        <w:t>cut</w:t>
      </w:r>
      <w:r>
        <w:rPr>
          <w:rStyle w:val="NormalTok"/>
        </w:rPr>
        <w:t>(</w:t>
      </w:r>
      <w:proofErr w:type="gramEnd"/>
      <w:r>
        <w:rPr>
          <w:rStyle w:val="NormalTok"/>
        </w:rPr>
        <w:t>data</w:t>
      </w:r>
      <w:r>
        <w:rPr>
          <w:rStyle w:val="OperatorTok"/>
        </w:rPr>
        <w:t>$</w:t>
      </w:r>
      <w:r>
        <w:rPr>
          <w:rStyle w:val="NormalTok"/>
        </w:rPr>
        <w:t xml:space="preserve">age, </w:t>
      </w:r>
      <w:r>
        <w:rPr>
          <w:rStyle w:val="DataTypeTok"/>
        </w:rPr>
        <w:t>breaks =</w:t>
      </w:r>
      <w:r>
        <w:rPr>
          <w:rStyle w:val="NormalTok"/>
        </w:rPr>
        <w:t xml:space="preserve"> </w:t>
      </w:r>
      <w:r>
        <w:rPr>
          <w:rStyle w:val="KeywordTok"/>
        </w:rPr>
        <w:t>c</w:t>
      </w:r>
      <w:r>
        <w:rPr>
          <w:rStyle w:val="NormalTok"/>
        </w:rPr>
        <w:t>(</w:t>
      </w:r>
      <w:r>
        <w:rPr>
          <w:rStyle w:val="OperatorTok"/>
        </w:rPr>
        <w:t>-</w:t>
      </w:r>
      <w:r>
        <w:rPr>
          <w:rStyle w:val="OtherTok"/>
        </w:rPr>
        <w:t>Inf</w:t>
      </w:r>
      <w:r>
        <w:rPr>
          <w:rStyle w:val="NormalTok"/>
        </w:rPr>
        <w:t xml:space="preserve">, </w:t>
      </w:r>
      <w:r>
        <w:rPr>
          <w:rStyle w:val="DecValTok"/>
        </w:rPr>
        <w:t>40</w:t>
      </w:r>
      <w:r>
        <w:rPr>
          <w:rStyle w:val="NormalTok"/>
        </w:rPr>
        <w:t xml:space="preserve">, </w:t>
      </w:r>
      <w:r>
        <w:rPr>
          <w:rStyle w:val="DecValTok"/>
        </w:rPr>
        <w:t>50</w:t>
      </w:r>
      <w:r>
        <w:rPr>
          <w:rStyle w:val="NormalTok"/>
        </w:rPr>
        <w:t xml:space="preserve">, </w:t>
      </w:r>
      <w:r>
        <w:rPr>
          <w:rStyle w:val="OtherTok"/>
        </w:rPr>
        <w:t>Inf</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"&lt; 40"</w:t>
      </w:r>
      <w:r>
        <w:rPr>
          <w:rStyle w:val="NormalTok"/>
        </w:rPr>
        <w:t xml:space="preserve">, </w:t>
      </w:r>
      <w:r>
        <w:rPr>
          <w:rStyle w:val="StringTok"/>
        </w:rPr>
        <w:t>"40-50"</w:t>
      </w:r>
      <w:r>
        <w:rPr>
          <w:rStyle w:val="NormalTok"/>
        </w:rPr>
        <w:t xml:space="preserve">, </w:t>
      </w:r>
      <w:r>
        <w:rPr>
          <w:rStyle w:val="StringTok"/>
        </w:rPr>
        <w:t>"&gt; 50"</w:t>
      </w:r>
      <w:r>
        <w:rPr>
          <w:rStyle w:val="NormalTok"/>
        </w:rPr>
        <w:t>))</w:t>
      </w:r>
    </w:p>
    <w:p w:rsidR="002575C0" w:rsidRDefault="002575C0" w:rsidP="002575C0">
      <w:pPr>
        <w:pStyle w:val="FirstParagraph"/>
      </w:pPr>
      <w:r>
        <w:t xml:space="preserve">What is meant by </w:t>
      </w:r>
      <w:r>
        <w:rPr>
          <w:rStyle w:val="VerbatimChar"/>
        </w:rPr>
        <w:t xml:space="preserve">breaks = </w:t>
      </w:r>
      <w:proofErr w:type="gramStart"/>
      <w:r>
        <w:rPr>
          <w:rStyle w:val="VerbatimChar"/>
        </w:rPr>
        <w:t>c(</w:t>
      </w:r>
      <w:proofErr w:type="gramEnd"/>
      <w:r>
        <w:rPr>
          <w:rStyle w:val="VerbatimChar"/>
        </w:rPr>
        <w:t>-Inf, 40, 50, Inf)</w:t>
      </w:r>
      <w:r>
        <w:t xml:space="preserve"> here is “from minus infinity to below 40, between 40 to 50, from above 50 to infinity”.</w:t>
      </w:r>
    </w:p>
    <w:p w:rsidR="002575C0" w:rsidRDefault="002575C0" w:rsidP="002575C0">
      <w:pPr>
        <w:pStyle w:val="SourceCode"/>
      </w:pPr>
      <w:r>
        <w:rPr>
          <w:rStyle w:val="KeywordTok"/>
        </w:rPr>
        <w:t>table</w:t>
      </w:r>
      <w:r>
        <w:rPr>
          <w:rStyle w:val="NormalTok"/>
        </w:rPr>
        <w:t>(data</w:t>
      </w:r>
      <w:r>
        <w:rPr>
          <w:rStyle w:val="OperatorTok"/>
        </w:rPr>
        <w:t>$</w:t>
      </w:r>
      <w:r>
        <w:rPr>
          <w:rStyle w:val="NormalTok"/>
        </w:rPr>
        <w:t>age_cat)</w:t>
      </w:r>
    </w:p>
    <w:p w:rsidR="002575C0" w:rsidRDefault="002575C0" w:rsidP="002575C0">
      <w:pPr>
        <w:pStyle w:val="SourceCode"/>
      </w:pPr>
      <w:r>
        <w:rPr>
          <w:rStyle w:val="VerbatimChar"/>
        </w:rPr>
        <w:t xml:space="preserve">## </w:t>
      </w:r>
      <w:r>
        <w:br/>
      </w:r>
      <w:r>
        <w:rPr>
          <w:rStyle w:val="VerbatimChar"/>
        </w:rPr>
        <w:t>#</w:t>
      </w:r>
      <w:proofErr w:type="gramStart"/>
      <w:r>
        <w:rPr>
          <w:rStyle w:val="VerbatimChar"/>
        </w:rPr>
        <w:t>#  &lt;</w:t>
      </w:r>
      <w:proofErr w:type="gramEnd"/>
      <w:r>
        <w:rPr>
          <w:rStyle w:val="VerbatimChar"/>
        </w:rPr>
        <w:t xml:space="preserve"> 40 40-50  &gt; 50 </w:t>
      </w:r>
      <w:r>
        <w:br/>
      </w:r>
      <w:r>
        <w:rPr>
          <w:rStyle w:val="VerbatimChar"/>
        </w:rPr>
        <w:t>##    51    28     1</w:t>
      </w:r>
    </w:p>
    <w:p w:rsidR="002575C0" w:rsidRDefault="002575C0" w:rsidP="002575C0">
      <w:pPr>
        <w:pStyle w:val="SourceCode"/>
      </w:pPr>
      <w:r>
        <w:rPr>
          <w:rStyle w:val="KeywordTok"/>
        </w:rPr>
        <w:t>str</w:t>
      </w:r>
      <w:r>
        <w:rPr>
          <w:rStyle w:val="NormalTok"/>
        </w:rPr>
        <w:t>(data</w:t>
      </w:r>
      <w:r>
        <w:rPr>
          <w:rStyle w:val="OperatorTok"/>
        </w:rPr>
        <w:t>$</w:t>
      </w:r>
      <w:r>
        <w:rPr>
          <w:rStyle w:val="NormalTok"/>
        </w:rPr>
        <w:t>age_cat)</w:t>
      </w:r>
    </w:p>
    <w:p w:rsidR="002575C0" w:rsidRDefault="002575C0" w:rsidP="002575C0">
      <w:pPr>
        <w:pStyle w:val="SourceCode"/>
      </w:pPr>
      <w:r>
        <w:rPr>
          <w:rStyle w:val="VerbatimChar"/>
        </w:rPr>
        <w:t>#</w:t>
      </w:r>
      <w:proofErr w:type="gramStart"/>
      <w:r>
        <w:rPr>
          <w:rStyle w:val="VerbatimChar"/>
        </w:rPr>
        <w:t>#  Factor</w:t>
      </w:r>
      <w:proofErr w:type="gramEnd"/>
      <w:r>
        <w:rPr>
          <w:rStyle w:val="VerbatimChar"/>
        </w:rPr>
        <w:t xml:space="preserve"> w/ 3 levels "&lt; 40","40-50",..: 1 1 1 1 1 1 1 1 1 1 ...</w:t>
      </w:r>
    </w:p>
    <w:p w:rsidR="002575C0" w:rsidRDefault="002575C0" w:rsidP="002575C0">
      <w:pPr>
        <w:pStyle w:val="Heading4"/>
      </w:pPr>
      <w:bookmarkStart w:id="154" w:name="__RefHeading___Toc9793_1980654227"/>
      <w:bookmarkStart w:id="155" w:name="from-a-categorical-variable"/>
      <w:bookmarkEnd w:id="154"/>
      <w:bookmarkEnd w:id="155"/>
      <w:r>
        <w:t>From a categorical variable</w:t>
      </w:r>
    </w:p>
    <w:p w:rsidR="002575C0" w:rsidRDefault="002575C0" w:rsidP="002575C0">
      <w:pPr>
        <w:pStyle w:val="FirstParagraph"/>
      </w:pPr>
      <w:r>
        <w:fldChar w:fldCharType="begin"/>
      </w:r>
      <w:r>
        <w:instrText xml:space="preserve"> XE "variable:recoding, categorical" </w:instrText>
      </w:r>
      <w:r>
        <w:fldChar w:fldCharType="end"/>
      </w:r>
      <w:r>
        <w:t xml:space="preserve">Using the recently created </w:t>
      </w:r>
      <w:r>
        <w:rPr>
          <w:rStyle w:val="VerbatimChar"/>
        </w:rPr>
        <w:t>age_cat</w:t>
      </w:r>
      <w:r>
        <w:t xml:space="preserve"> variable,</w:t>
      </w:r>
    </w:p>
    <w:p w:rsidR="002575C0" w:rsidRDefault="002575C0" w:rsidP="002575C0">
      <w:pPr>
        <w:pStyle w:val="SourceCode"/>
      </w:pPr>
      <w:r>
        <w:rPr>
          <w:rStyle w:val="KeywordTok"/>
        </w:rPr>
        <w:t>levels</w:t>
      </w:r>
      <w:r>
        <w:rPr>
          <w:rStyle w:val="NormalTok"/>
        </w:rPr>
        <w:t>(data</w:t>
      </w:r>
      <w:r>
        <w:rPr>
          <w:rStyle w:val="OperatorTok"/>
        </w:rPr>
        <w:t>$</w:t>
      </w:r>
      <w:r>
        <w:rPr>
          <w:rStyle w:val="NormalTok"/>
        </w:rPr>
        <w:t>age_cat)</w:t>
      </w:r>
    </w:p>
    <w:p w:rsidR="002575C0" w:rsidRDefault="002575C0" w:rsidP="002575C0">
      <w:pPr>
        <w:pStyle w:val="SourceCode"/>
      </w:pPr>
      <w:r>
        <w:rPr>
          <w:rStyle w:val="VerbatimChar"/>
        </w:rPr>
        <w:lastRenderedPageBreak/>
        <w:t>## [1] "&lt; 40</w:t>
      </w:r>
      <w:proofErr w:type="gramStart"/>
      <w:r>
        <w:rPr>
          <w:rStyle w:val="VerbatimChar"/>
        </w:rPr>
        <w:t>"  "</w:t>
      </w:r>
      <w:proofErr w:type="gramEnd"/>
      <w:r>
        <w:rPr>
          <w:rStyle w:val="VerbatimChar"/>
        </w:rPr>
        <w:t>40-50" "&gt; 50"</w:t>
      </w:r>
    </w:p>
    <w:p w:rsidR="002575C0" w:rsidRDefault="002575C0" w:rsidP="002575C0">
      <w:pPr>
        <w:pStyle w:val="SourceCode"/>
      </w:pPr>
      <w:r>
        <w:rPr>
          <w:rStyle w:val="KeywordTok"/>
        </w:rPr>
        <w:t>table</w:t>
      </w:r>
      <w:r>
        <w:rPr>
          <w:rStyle w:val="NormalTok"/>
        </w:rPr>
        <w:t>(data</w:t>
      </w:r>
      <w:r>
        <w:rPr>
          <w:rStyle w:val="OperatorTok"/>
        </w:rPr>
        <w:t>$</w:t>
      </w:r>
      <w:r>
        <w:rPr>
          <w:rStyle w:val="NormalTok"/>
        </w:rPr>
        <w:t>age_cat)</w:t>
      </w:r>
    </w:p>
    <w:p w:rsidR="002575C0" w:rsidRDefault="002575C0" w:rsidP="002575C0">
      <w:pPr>
        <w:pStyle w:val="SourceCode"/>
      </w:pPr>
      <w:r>
        <w:rPr>
          <w:rStyle w:val="VerbatimChar"/>
        </w:rPr>
        <w:t xml:space="preserve">## </w:t>
      </w:r>
      <w:r>
        <w:br/>
      </w:r>
      <w:r>
        <w:rPr>
          <w:rStyle w:val="VerbatimChar"/>
        </w:rPr>
        <w:t>#</w:t>
      </w:r>
      <w:proofErr w:type="gramStart"/>
      <w:r>
        <w:rPr>
          <w:rStyle w:val="VerbatimChar"/>
        </w:rPr>
        <w:t>#  &lt;</w:t>
      </w:r>
      <w:proofErr w:type="gramEnd"/>
      <w:r>
        <w:rPr>
          <w:rStyle w:val="VerbatimChar"/>
        </w:rPr>
        <w:t xml:space="preserve"> 40 40-50  &gt; 50 </w:t>
      </w:r>
      <w:r>
        <w:br/>
      </w:r>
      <w:r>
        <w:rPr>
          <w:rStyle w:val="VerbatimChar"/>
        </w:rPr>
        <w:t>##    51    28     1</w:t>
      </w:r>
    </w:p>
    <w:p w:rsidR="002575C0" w:rsidRDefault="002575C0" w:rsidP="002575C0">
      <w:pPr>
        <w:pStyle w:val="FirstParagraph"/>
      </w:pPr>
      <w:r>
        <w:t xml:space="preserve">Only one observation is labeled as </w:t>
      </w:r>
      <w:r>
        <w:rPr>
          <w:rStyle w:val="VerbatimChar"/>
        </w:rPr>
        <w:t>&gt; 50</w:t>
      </w:r>
      <w:r>
        <w:t xml:space="preserve">. We want to combine </w:t>
      </w:r>
      <w:r>
        <w:rPr>
          <w:rStyle w:val="VerbatimChar"/>
        </w:rPr>
        <w:t>40-50</w:t>
      </w:r>
      <w:r>
        <w:t xml:space="preserve"> with </w:t>
      </w:r>
      <w:r>
        <w:rPr>
          <w:rStyle w:val="VerbatimChar"/>
        </w:rPr>
        <w:t>&gt; 50</w:t>
      </w:r>
      <w:r>
        <w:t xml:space="preserve">. Make sure you installed </w:t>
      </w:r>
      <w:r>
        <w:rPr>
          <w:rStyle w:val="VerbatimChar"/>
        </w:rPr>
        <w:t>car</w:t>
      </w:r>
      <w:r>
        <w:t xml:space="preserve"> package to use </w:t>
      </w:r>
      <w:proofErr w:type="gramStart"/>
      <w:r>
        <w:rPr>
          <w:rStyle w:val="VerbatimChar"/>
        </w:rPr>
        <w:t>recode(</w:t>
      </w:r>
      <w:proofErr w:type="gramEnd"/>
      <w:r>
        <w:rPr>
          <w:rStyle w:val="VerbatimChar"/>
        </w:rPr>
        <w:t>)</w:t>
      </w:r>
      <w:r>
        <w:t xml:space="preserve"> function in the codes below.</w:t>
      </w:r>
    </w:p>
    <w:p w:rsidR="002575C0" w:rsidRDefault="002575C0" w:rsidP="002575C0">
      <w:pPr>
        <w:pStyle w:val="SourceCode"/>
      </w:pPr>
      <w:r>
        <w:rPr>
          <w:rStyle w:val="KeywordTok"/>
        </w:rPr>
        <w:t>library</w:t>
      </w:r>
      <w:r>
        <w:rPr>
          <w:rStyle w:val="NormalTok"/>
        </w:rPr>
        <w:t>(car)</w:t>
      </w:r>
      <w:r>
        <w:br/>
      </w:r>
      <w:r>
        <w:rPr>
          <w:rStyle w:val="NormalTok"/>
        </w:rPr>
        <w:t>data</w:t>
      </w:r>
      <w:r>
        <w:rPr>
          <w:rStyle w:val="OperatorTok"/>
        </w:rPr>
        <w:t>$</w:t>
      </w:r>
      <w:r>
        <w:rPr>
          <w:rStyle w:val="NormalTok"/>
        </w:rPr>
        <w:t>age_cat1 &lt;-</w:t>
      </w:r>
      <w:r>
        <w:rPr>
          <w:rStyle w:val="StringTok"/>
        </w:rPr>
        <w:t xml:space="preserve"> </w:t>
      </w:r>
      <w:proofErr w:type="gramStart"/>
      <w:r>
        <w:rPr>
          <w:rStyle w:val="KeywordTok"/>
        </w:rPr>
        <w:t>recode</w:t>
      </w:r>
      <w:r>
        <w:rPr>
          <w:rStyle w:val="NormalTok"/>
        </w:rPr>
        <w:t>(</w:t>
      </w:r>
      <w:proofErr w:type="gramEnd"/>
      <w:r>
        <w:rPr>
          <w:rStyle w:val="NormalTok"/>
        </w:rPr>
        <w:t>data</w:t>
      </w:r>
      <w:r>
        <w:rPr>
          <w:rStyle w:val="OperatorTok"/>
        </w:rPr>
        <w:t>$</w:t>
      </w:r>
      <w:r>
        <w:rPr>
          <w:rStyle w:val="NormalTok"/>
        </w:rPr>
        <w:t xml:space="preserve">age_cat, </w:t>
      </w:r>
      <w:r>
        <w:br/>
      </w:r>
      <w:r>
        <w:rPr>
          <w:rStyle w:val="NormalTok"/>
        </w:rPr>
        <w:t xml:space="preserve">                        </w:t>
      </w:r>
      <w:r>
        <w:rPr>
          <w:rStyle w:val="StringTok"/>
        </w:rPr>
        <w:t>"c('40-50','&gt; 50') = '40 &amp; above'"</w:t>
      </w:r>
      <w:r>
        <w:rPr>
          <w:rStyle w:val="NormalTok"/>
        </w:rPr>
        <w:t>)</w:t>
      </w:r>
    </w:p>
    <w:p w:rsidR="002575C0" w:rsidRDefault="002575C0" w:rsidP="002575C0">
      <w:pPr>
        <w:pStyle w:val="FirstParagraph"/>
      </w:pPr>
      <w:r>
        <w:t xml:space="preserve">Pay attention to the use of </w:t>
      </w:r>
      <w:r>
        <w:rPr>
          <w:rStyle w:val="VerbatimChar"/>
        </w:rPr>
        <w:t>""</w:t>
      </w:r>
      <w:r>
        <w:t xml:space="preserve"> and </w:t>
      </w:r>
      <w:r>
        <w:rPr>
          <w:rStyle w:val="VerbatimChar"/>
        </w:rPr>
        <w:t>''</w:t>
      </w:r>
      <w:r>
        <w:t xml:space="preserve"> in </w:t>
      </w:r>
      <w:proofErr w:type="gramStart"/>
      <w:r>
        <w:rPr>
          <w:rStyle w:val="VerbatimChar"/>
        </w:rPr>
        <w:t>recode(</w:t>
      </w:r>
      <w:proofErr w:type="gramEnd"/>
      <w:r>
        <w:rPr>
          <w:rStyle w:val="VerbatimChar"/>
        </w:rPr>
        <w:t>)</w:t>
      </w:r>
      <w:r>
        <w:t>.</w:t>
      </w:r>
    </w:p>
    <w:p w:rsidR="002575C0" w:rsidRDefault="002575C0" w:rsidP="002575C0">
      <w:pPr>
        <w:pStyle w:val="SourceCode"/>
      </w:pPr>
      <w:r>
        <w:rPr>
          <w:rStyle w:val="KeywordTok"/>
        </w:rPr>
        <w:t>levels</w:t>
      </w:r>
      <w:r>
        <w:rPr>
          <w:rStyle w:val="NormalTok"/>
        </w:rPr>
        <w:t>(data</w:t>
      </w:r>
      <w:r>
        <w:rPr>
          <w:rStyle w:val="OperatorTok"/>
        </w:rPr>
        <w:t>$</w:t>
      </w:r>
      <w:r>
        <w:rPr>
          <w:rStyle w:val="NormalTok"/>
        </w:rPr>
        <w:t>age_cat1)</w:t>
      </w:r>
    </w:p>
    <w:p w:rsidR="002575C0" w:rsidRDefault="002575C0" w:rsidP="002575C0">
      <w:pPr>
        <w:pStyle w:val="SourceCode"/>
      </w:pPr>
      <w:r>
        <w:rPr>
          <w:rStyle w:val="VerbatimChar"/>
        </w:rPr>
        <w:t>## [1] "&lt; 40"       "40 &amp; above"</w:t>
      </w:r>
    </w:p>
    <w:p w:rsidR="002575C0" w:rsidRDefault="002575C0" w:rsidP="002575C0">
      <w:pPr>
        <w:pStyle w:val="SourceCode"/>
      </w:pPr>
      <w:r>
        <w:rPr>
          <w:rStyle w:val="KeywordTok"/>
        </w:rPr>
        <w:t>table</w:t>
      </w:r>
      <w:r>
        <w:rPr>
          <w:rStyle w:val="NormalTok"/>
        </w:rPr>
        <w:t>(data</w:t>
      </w:r>
      <w:r>
        <w:rPr>
          <w:rStyle w:val="OperatorTok"/>
        </w:rPr>
        <w:t>$</w:t>
      </w:r>
      <w:r>
        <w:rPr>
          <w:rStyle w:val="NormalTok"/>
        </w:rPr>
        <w:t>age_cat1</w:t>
      </w:r>
      <w:proofErr w:type="gramStart"/>
      <w:r>
        <w:rPr>
          <w:rStyle w:val="NormalTok"/>
        </w:rPr>
        <w:t xml:space="preserve">)  </w:t>
      </w:r>
      <w:r>
        <w:rPr>
          <w:rStyle w:val="CommentTok"/>
        </w:rPr>
        <w:t>#</w:t>
      </w:r>
      <w:proofErr w:type="gramEnd"/>
      <w:r>
        <w:rPr>
          <w:rStyle w:val="CommentTok"/>
        </w:rPr>
        <w:t xml:space="preserve"> combined</w:t>
      </w:r>
    </w:p>
    <w:p w:rsidR="002575C0" w:rsidRDefault="002575C0" w:rsidP="002575C0">
      <w:pPr>
        <w:pStyle w:val="SourceCode"/>
      </w:pPr>
      <w:r>
        <w:rPr>
          <w:rStyle w:val="VerbatimChar"/>
        </w:rPr>
        <w:t xml:space="preserve">## </w:t>
      </w:r>
      <w:r>
        <w:br/>
      </w:r>
      <w:r>
        <w:rPr>
          <w:rStyle w:val="VerbatimChar"/>
        </w:rPr>
        <w:t xml:space="preserve">##       &lt; 40 40 &amp; above </w:t>
      </w:r>
      <w:r>
        <w:br/>
      </w:r>
      <w:r>
        <w:rPr>
          <w:rStyle w:val="VerbatimChar"/>
        </w:rPr>
        <w:t>##         51         29</w:t>
      </w:r>
    </w:p>
    <w:p w:rsidR="002575C0" w:rsidRDefault="002575C0" w:rsidP="002575C0">
      <w:pPr>
        <w:pStyle w:val="Heading3"/>
      </w:pPr>
      <w:bookmarkStart w:id="156" w:name="__RefHeading___Toc9279_1980654227"/>
      <w:bookmarkStart w:id="157" w:name="removing-variables-and-observations"/>
      <w:bookmarkStart w:id="158" w:name="_Toc529195220"/>
      <w:bookmarkStart w:id="159" w:name="_Toc530050406"/>
      <w:bookmarkEnd w:id="156"/>
      <w:bookmarkEnd w:id="157"/>
      <w:r>
        <w:t>Removing variables and observations</w:t>
      </w:r>
      <w:bookmarkEnd w:id="158"/>
      <w:bookmarkEnd w:id="159"/>
    </w:p>
    <w:p w:rsidR="002575C0" w:rsidRDefault="002575C0" w:rsidP="002575C0">
      <w:pPr>
        <w:pStyle w:val="FirstParagraph"/>
      </w:pPr>
      <w:r>
        <w:t>You can easily remove variables</w:t>
      </w:r>
      <w:r>
        <w:fldChar w:fldCharType="begin"/>
      </w:r>
      <w:r>
        <w:instrText xml:space="preserve"> XE "variable:removing" </w:instrText>
      </w:r>
      <w:r>
        <w:fldChar w:fldCharType="end"/>
      </w:r>
      <w:r>
        <w:fldChar w:fldCharType="begin"/>
      </w:r>
      <w:r>
        <w:instrText xml:space="preserve"> XE "variable:deleting" </w:instrText>
      </w:r>
      <w:r>
        <w:fldChar w:fldCharType="end"/>
      </w:r>
      <w:r>
        <w:t xml:space="preserve"> and observations</w:t>
      </w:r>
      <w:r>
        <w:fldChar w:fldCharType="begin"/>
      </w:r>
      <w:r>
        <w:instrText xml:space="preserve"> XE "observation:removing" </w:instrText>
      </w:r>
      <w:r>
        <w:fldChar w:fldCharType="end"/>
      </w:r>
      <w:r>
        <w:fldChar w:fldCharType="begin"/>
      </w:r>
      <w:r>
        <w:instrText xml:space="preserve"> XE "observation:deleting" </w:instrText>
      </w:r>
      <w:r>
        <w:fldChar w:fldCharType="end"/>
      </w:r>
      <w:r>
        <w:t xml:space="preserve"> by using subsetting method above. Here we want to consider another approach to do this in R. For </w:t>
      </w:r>
      <w:proofErr w:type="gramStart"/>
      <w:r>
        <w:t>example</w:t>
      </w:r>
      <w:proofErr w:type="gramEnd"/>
      <w:r>
        <w:t xml:space="preserve"> you only need to remove one variable, let say </w:t>
      </w:r>
      <w:r>
        <w:rPr>
          <w:rStyle w:val="VerbatimChar"/>
        </w:rPr>
        <w:t>age_month</w:t>
      </w:r>
      <w:r>
        <w:t xml:space="preserve">, you can assign the variable to </w:t>
      </w:r>
      <w:r>
        <w:rPr>
          <w:rStyle w:val="VerbatimChar"/>
        </w:rPr>
        <w:t>NULL</w:t>
      </w:r>
      <w:r>
        <w:t>,</w:t>
      </w:r>
    </w:p>
    <w:p w:rsidR="002575C0" w:rsidRDefault="002575C0" w:rsidP="002575C0">
      <w:pPr>
        <w:pStyle w:val="SourceCode"/>
      </w:pPr>
      <w:r>
        <w:rPr>
          <w:rStyle w:val="NormalTok"/>
        </w:rPr>
        <w:t>data</w:t>
      </w:r>
      <w:r>
        <w:rPr>
          <w:rStyle w:val="OperatorTok"/>
        </w:rPr>
        <w:t>$</w:t>
      </w:r>
      <w:r>
        <w:rPr>
          <w:rStyle w:val="NormalTok"/>
        </w:rPr>
        <w:t>age_month &lt;-</w:t>
      </w:r>
      <w:r>
        <w:rPr>
          <w:rStyle w:val="StringTok"/>
        </w:rPr>
        <w:t xml:space="preserve"> </w:t>
      </w:r>
      <w:r>
        <w:rPr>
          <w:rStyle w:val="OtherTok"/>
        </w:rPr>
        <w:t>NULL</w:t>
      </w:r>
      <w:r>
        <w:br/>
      </w:r>
      <w:r>
        <w:rPr>
          <w:rStyle w:val="KeywordTok"/>
        </w:rPr>
        <w:t>names</w:t>
      </w:r>
      <w:r>
        <w:rPr>
          <w:rStyle w:val="NormalTok"/>
        </w:rPr>
        <w:t>(data)</w:t>
      </w:r>
    </w:p>
    <w:p w:rsidR="002575C0" w:rsidRDefault="002575C0" w:rsidP="002575C0">
      <w:pPr>
        <w:pStyle w:val="SourceCode"/>
      </w:pPr>
      <w:r>
        <w:rPr>
          <w:rStyle w:val="VerbatimChar"/>
        </w:rPr>
        <w:t xml:space="preserve">## [1] "chol"     "age"      "exercise" "sex"      "categ"    "age_cat" </w:t>
      </w:r>
      <w:r>
        <w:br/>
      </w:r>
      <w:r>
        <w:rPr>
          <w:rStyle w:val="VerbatimChar"/>
        </w:rPr>
        <w:t>## [7] "age_cat1"</w:t>
      </w:r>
    </w:p>
    <w:p w:rsidR="002575C0" w:rsidRDefault="002575C0" w:rsidP="002575C0">
      <w:pPr>
        <w:pStyle w:val="FirstParagraph"/>
      </w:pPr>
      <w:r>
        <w:t xml:space="preserve">then let say we want to remove </w:t>
      </w:r>
      <w:r>
        <w:rPr>
          <w:rStyle w:val="VerbatimChar"/>
        </w:rPr>
        <w:t>exercise</w:t>
      </w:r>
      <w:r>
        <w:t xml:space="preserve"> and </w:t>
      </w:r>
      <w:r>
        <w:rPr>
          <w:rStyle w:val="VerbatimChar"/>
        </w:rPr>
        <w:t>categ</w:t>
      </w:r>
      <w:r>
        <w:t>,</w:t>
      </w:r>
    </w:p>
    <w:p w:rsidR="002575C0" w:rsidRDefault="002575C0" w:rsidP="002575C0">
      <w:pPr>
        <w:pStyle w:val="SourceCode"/>
      </w:pPr>
      <w:proofErr w:type="gramStart"/>
      <w:r>
        <w:rPr>
          <w:rStyle w:val="NormalTok"/>
        </w:rPr>
        <w:t>data[</w:t>
      </w:r>
      <w:proofErr w:type="gramEnd"/>
      <w:r>
        <w:rPr>
          <w:rStyle w:val="KeywordTok"/>
        </w:rPr>
        <w:t>c</w:t>
      </w:r>
      <w:r>
        <w:rPr>
          <w:rStyle w:val="NormalTok"/>
        </w:rPr>
        <w:t>(</w:t>
      </w:r>
      <w:r>
        <w:rPr>
          <w:rStyle w:val="StringTok"/>
        </w:rPr>
        <w:t>"exercise"</w:t>
      </w:r>
      <w:r>
        <w:rPr>
          <w:rStyle w:val="NormalTok"/>
        </w:rPr>
        <w:t xml:space="preserve">, </w:t>
      </w:r>
      <w:r>
        <w:rPr>
          <w:rStyle w:val="StringTok"/>
        </w:rPr>
        <w:t>"categ"</w:t>
      </w:r>
      <w:r>
        <w:rPr>
          <w:rStyle w:val="NormalTok"/>
        </w:rPr>
        <w:t>)] &lt;-</w:t>
      </w:r>
      <w:r>
        <w:rPr>
          <w:rStyle w:val="StringTok"/>
        </w:rPr>
        <w:t xml:space="preserve"> </w:t>
      </w:r>
      <w:r>
        <w:rPr>
          <w:rStyle w:val="OtherTok"/>
        </w:rPr>
        <w:t>NULL</w:t>
      </w:r>
      <w:r>
        <w:br/>
      </w:r>
      <w:r>
        <w:rPr>
          <w:rStyle w:val="KeywordTok"/>
        </w:rPr>
        <w:t>names</w:t>
      </w:r>
      <w:r>
        <w:rPr>
          <w:rStyle w:val="NormalTok"/>
        </w:rPr>
        <w:t>(data)</w:t>
      </w:r>
    </w:p>
    <w:p w:rsidR="002575C0" w:rsidRDefault="002575C0" w:rsidP="002575C0">
      <w:pPr>
        <w:pStyle w:val="SourceCode"/>
      </w:pPr>
      <w:r>
        <w:rPr>
          <w:rStyle w:val="VerbatimChar"/>
        </w:rPr>
        <w:t>## [1] "chol"     "age"      "sex"      "age_cat</w:t>
      </w:r>
      <w:proofErr w:type="gramStart"/>
      <w:r>
        <w:rPr>
          <w:rStyle w:val="VerbatimChar"/>
        </w:rPr>
        <w:t>"  "</w:t>
      </w:r>
      <w:proofErr w:type="gramEnd"/>
      <w:r>
        <w:rPr>
          <w:rStyle w:val="VerbatimChar"/>
        </w:rPr>
        <w:t>age_cat1"</w:t>
      </w:r>
    </w:p>
    <w:p w:rsidR="002575C0" w:rsidRDefault="002575C0" w:rsidP="002575C0">
      <w:pPr>
        <w:pStyle w:val="FirstParagraph"/>
      </w:pPr>
      <w:r>
        <w:t xml:space="preserve">We can also easily select which subjects we want to keep or remove in the data object. Let say we want to remove subject number 20, 39 and 71 from our data frame, we assign </w:t>
      </w:r>
      <w:r>
        <w:rPr>
          <w:rStyle w:val="VerbatimChar"/>
        </w:rPr>
        <w:t>NA</w:t>
      </w:r>
      <w:r>
        <w:t xml:space="preserve"> (not available) to the data belonging to these observations,</w:t>
      </w:r>
    </w:p>
    <w:p w:rsidR="002575C0" w:rsidRDefault="002575C0" w:rsidP="002575C0">
      <w:pPr>
        <w:pStyle w:val="SourceCode"/>
      </w:pPr>
      <w:r>
        <w:rPr>
          <w:rStyle w:val="KeywordTok"/>
        </w:rPr>
        <w:t>dim</w:t>
      </w:r>
      <w:r>
        <w:rPr>
          <w:rStyle w:val="NormalTok"/>
        </w:rPr>
        <w:t>(data)</w:t>
      </w:r>
    </w:p>
    <w:p w:rsidR="002575C0" w:rsidRDefault="002575C0" w:rsidP="002575C0">
      <w:pPr>
        <w:pStyle w:val="SourceCode"/>
      </w:pPr>
      <w:r>
        <w:rPr>
          <w:rStyle w:val="VerbatimChar"/>
        </w:rPr>
        <w:t xml:space="preserve">## [1] </w:t>
      </w:r>
      <w:proofErr w:type="gramStart"/>
      <w:r>
        <w:rPr>
          <w:rStyle w:val="VerbatimChar"/>
        </w:rPr>
        <w:t>80  5</w:t>
      </w:r>
      <w:proofErr w:type="gramEnd"/>
    </w:p>
    <w:p w:rsidR="002575C0" w:rsidRDefault="002575C0" w:rsidP="002575C0">
      <w:pPr>
        <w:pStyle w:val="SourceCode"/>
      </w:pPr>
      <w:proofErr w:type="gramStart"/>
      <w:r>
        <w:rPr>
          <w:rStyle w:val="NormalTok"/>
        </w:rPr>
        <w:lastRenderedPageBreak/>
        <w:t>data[</w:t>
      </w:r>
      <w:proofErr w:type="gramEnd"/>
      <w:r>
        <w:rPr>
          <w:rStyle w:val="KeywordTok"/>
        </w:rPr>
        <w:t>c</w:t>
      </w:r>
      <w:r>
        <w:rPr>
          <w:rStyle w:val="NormalTok"/>
        </w:rPr>
        <w:t>(</w:t>
      </w:r>
      <w:r>
        <w:rPr>
          <w:rStyle w:val="DecValTok"/>
        </w:rPr>
        <w:t>20</w:t>
      </w:r>
      <w:r>
        <w:rPr>
          <w:rStyle w:val="NormalTok"/>
        </w:rPr>
        <w:t xml:space="preserve">, </w:t>
      </w:r>
      <w:r>
        <w:rPr>
          <w:rStyle w:val="DecValTok"/>
        </w:rPr>
        <w:t>39</w:t>
      </w:r>
      <w:r>
        <w:rPr>
          <w:rStyle w:val="NormalTok"/>
        </w:rPr>
        <w:t xml:space="preserve">, </w:t>
      </w:r>
      <w:r>
        <w:rPr>
          <w:rStyle w:val="DecValTok"/>
        </w:rPr>
        <w:t>71</w:t>
      </w:r>
      <w:r>
        <w:rPr>
          <w:rStyle w:val="NormalTok"/>
        </w:rPr>
        <w:t>), ] &lt;-</w:t>
      </w:r>
      <w:r>
        <w:rPr>
          <w:rStyle w:val="StringTok"/>
        </w:rPr>
        <w:t xml:space="preserve"> </w:t>
      </w:r>
      <w:r>
        <w:rPr>
          <w:rStyle w:val="OtherTok"/>
        </w:rPr>
        <w:t>NA</w:t>
      </w:r>
    </w:p>
    <w:p w:rsidR="002575C0" w:rsidRDefault="002575C0" w:rsidP="002575C0">
      <w:pPr>
        <w:pStyle w:val="FirstParagraph"/>
      </w:pPr>
      <w:r>
        <w:t xml:space="preserve">then we use </w:t>
      </w:r>
      <w:proofErr w:type="gramStart"/>
      <w:r>
        <w:rPr>
          <w:rStyle w:val="VerbatimChar"/>
        </w:rPr>
        <w:t>na.omit</w:t>
      </w:r>
      <w:proofErr w:type="gramEnd"/>
      <w:r>
        <w:rPr>
          <w:rStyle w:val="VerbatimChar"/>
        </w:rPr>
        <w:t>()</w:t>
      </w:r>
      <w:r>
        <w:t xml:space="preserve"> to remove the observations,</w:t>
      </w:r>
    </w:p>
    <w:p w:rsidR="002575C0" w:rsidRDefault="002575C0" w:rsidP="002575C0">
      <w:pPr>
        <w:pStyle w:val="SourceCode"/>
      </w:pPr>
      <w:r>
        <w:rPr>
          <w:rStyle w:val="NormalTok"/>
        </w:rPr>
        <w:t>data &lt;-</w:t>
      </w:r>
      <w:r>
        <w:rPr>
          <w:rStyle w:val="StringTok"/>
        </w:rPr>
        <w:t xml:space="preserve"> </w:t>
      </w:r>
      <w:proofErr w:type="gramStart"/>
      <w:r>
        <w:rPr>
          <w:rStyle w:val="KeywordTok"/>
        </w:rPr>
        <w:t>na.omit</w:t>
      </w:r>
      <w:proofErr w:type="gramEnd"/>
      <w:r>
        <w:rPr>
          <w:rStyle w:val="NormalTok"/>
        </w:rPr>
        <w:t>(data)</w:t>
      </w:r>
      <w:r>
        <w:br/>
      </w:r>
      <w:r>
        <w:rPr>
          <w:rStyle w:val="KeywordTok"/>
        </w:rPr>
        <w:t>dim</w:t>
      </w:r>
      <w:r>
        <w:rPr>
          <w:rStyle w:val="NormalTok"/>
        </w:rPr>
        <w:t>(data)</w:t>
      </w:r>
    </w:p>
    <w:p w:rsidR="002575C0" w:rsidRDefault="002575C0" w:rsidP="002575C0">
      <w:pPr>
        <w:pStyle w:val="SourceCode"/>
      </w:pPr>
      <w:r>
        <w:rPr>
          <w:rStyle w:val="VerbatimChar"/>
        </w:rPr>
        <w:t xml:space="preserve">## [1] </w:t>
      </w:r>
      <w:proofErr w:type="gramStart"/>
      <w:r>
        <w:rPr>
          <w:rStyle w:val="VerbatimChar"/>
        </w:rPr>
        <w:t>77  5</w:t>
      </w:r>
      <w:proofErr w:type="gramEnd"/>
    </w:p>
    <w:p w:rsidR="002575C0" w:rsidRDefault="002575C0" w:rsidP="002575C0">
      <w:pPr>
        <w:pStyle w:val="FirstParagraph"/>
      </w:pPr>
      <w:r>
        <w:t>We will learn more about handling missing</w:t>
      </w:r>
      <w:r>
        <w:fldChar w:fldCharType="begin"/>
      </w:r>
      <w:r>
        <w:instrText xml:space="preserve"> XE "missing value" </w:instrText>
      </w:r>
      <w:r>
        <w:fldChar w:fldCharType="end"/>
      </w:r>
      <w:r>
        <w:t xml:space="preserve"> observations (</w:t>
      </w:r>
      <w:r>
        <w:rPr>
          <w:rStyle w:val="VerbatimChar"/>
        </w:rPr>
        <w:t>NA</w:t>
      </w:r>
      <w:r>
        <w:t>) below.</w:t>
      </w:r>
    </w:p>
    <w:p w:rsidR="002575C0" w:rsidRDefault="002575C0" w:rsidP="002575C0">
      <w:pPr>
        <w:pStyle w:val="BodyText"/>
      </w:pPr>
      <w:r>
        <w:t xml:space="preserve">But this approach of using </w:t>
      </w:r>
      <w:r>
        <w:rPr>
          <w:rStyle w:val="VerbatimChar"/>
        </w:rPr>
        <w:t>NA</w:t>
      </w:r>
      <w:r>
        <w:t xml:space="preserve"> is not as good as subsetting, which is simpler,</w:t>
      </w:r>
    </w:p>
    <w:p w:rsidR="002575C0" w:rsidRDefault="002575C0" w:rsidP="002575C0">
      <w:pPr>
        <w:pStyle w:val="SourceCode"/>
      </w:pPr>
      <w:r>
        <w:rPr>
          <w:rStyle w:val="KeywordTok"/>
        </w:rPr>
        <w:t>dim</w:t>
      </w:r>
      <w:r>
        <w:rPr>
          <w:rStyle w:val="NormalTok"/>
        </w:rPr>
        <w:t>(data)</w:t>
      </w:r>
    </w:p>
    <w:p w:rsidR="002575C0" w:rsidRDefault="002575C0" w:rsidP="002575C0">
      <w:pPr>
        <w:pStyle w:val="SourceCode"/>
      </w:pPr>
      <w:r>
        <w:rPr>
          <w:rStyle w:val="VerbatimChar"/>
        </w:rPr>
        <w:t xml:space="preserve">## [1] </w:t>
      </w:r>
      <w:proofErr w:type="gramStart"/>
      <w:r>
        <w:rPr>
          <w:rStyle w:val="VerbatimChar"/>
        </w:rPr>
        <w:t>77  5</w:t>
      </w:r>
      <w:proofErr w:type="gramEnd"/>
    </w:p>
    <w:p w:rsidR="002575C0" w:rsidRDefault="002575C0" w:rsidP="002575C0">
      <w:pPr>
        <w:pStyle w:val="SourceCode"/>
      </w:pPr>
      <w:r>
        <w:rPr>
          <w:rStyle w:val="NormalTok"/>
        </w:rPr>
        <w:t>data &lt;-</w:t>
      </w:r>
      <w:r>
        <w:rPr>
          <w:rStyle w:val="StringTok"/>
        </w:rPr>
        <w:t xml:space="preserve"> </w:t>
      </w:r>
      <w:proofErr w:type="gramStart"/>
      <w:r>
        <w:rPr>
          <w:rStyle w:val="NormalTok"/>
        </w:rPr>
        <w:t>data[</w:t>
      </w:r>
      <w:proofErr w:type="gramEnd"/>
      <w:r>
        <w:rPr>
          <w:rStyle w:val="OperatorTok"/>
        </w:rPr>
        <w:t>-</w:t>
      </w:r>
      <w:r>
        <w:rPr>
          <w:rStyle w:val="KeywordTok"/>
        </w:rPr>
        <w:t>c</w:t>
      </w:r>
      <w:r>
        <w:rPr>
          <w:rStyle w:val="NormalTok"/>
        </w:rPr>
        <w:t>(</w:t>
      </w:r>
      <w:r>
        <w:rPr>
          <w:rStyle w:val="DecValTok"/>
        </w:rPr>
        <w:t>20</w:t>
      </w:r>
      <w:r>
        <w:rPr>
          <w:rStyle w:val="NormalTok"/>
        </w:rPr>
        <w:t xml:space="preserve">, </w:t>
      </w:r>
      <w:r>
        <w:rPr>
          <w:rStyle w:val="DecValTok"/>
        </w:rPr>
        <w:t>39</w:t>
      </w:r>
      <w:r>
        <w:rPr>
          <w:rStyle w:val="NormalTok"/>
        </w:rPr>
        <w:t xml:space="preserve">, </w:t>
      </w:r>
      <w:r>
        <w:rPr>
          <w:rStyle w:val="DecValTok"/>
        </w:rPr>
        <w:t>71</w:t>
      </w:r>
      <w:r>
        <w:rPr>
          <w:rStyle w:val="NormalTok"/>
        </w:rPr>
        <w:t>), ]</w:t>
      </w:r>
      <w:r>
        <w:br/>
      </w:r>
      <w:r>
        <w:rPr>
          <w:rStyle w:val="KeywordTok"/>
        </w:rPr>
        <w:t>dim</w:t>
      </w:r>
      <w:r>
        <w:rPr>
          <w:rStyle w:val="NormalTok"/>
        </w:rPr>
        <w:t>(data)</w:t>
      </w:r>
    </w:p>
    <w:p w:rsidR="002575C0" w:rsidRDefault="002575C0" w:rsidP="002575C0">
      <w:pPr>
        <w:pStyle w:val="SourceCode"/>
      </w:pPr>
      <w:r>
        <w:rPr>
          <w:rStyle w:val="VerbatimChar"/>
        </w:rPr>
        <w:t xml:space="preserve">## [1] </w:t>
      </w:r>
      <w:proofErr w:type="gramStart"/>
      <w:r>
        <w:rPr>
          <w:rStyle w:val="VerbatimChar"/>
        </w:rPr>
        <w:t>74  5</w:t>
      </w:r>
      <w:proofErr w:type="gramEnd"/>
    </w:p>
    <w:p w:rsidR="002575C0" w:rsidRDefault="002575C0" w:rsidP="002575C0">
      <w:pPr>
        <w:pStyle w:val="Heading2"/>
      </w:pPr>
      <w:bookmarkStart w:id="160" w:name="__RefHeading___Toc9281_1980654227"/>
      <w:bookmarkStart w:id="161" w:name="direct-data-entry"/>
      <w:bookmarkStart w:id="162" w:name="_Toc529195221"/>
      <w:bookmarkStart w:id="163" w:name="_Toc530050407"/>
      <w:bookmarkEnd w:id="160"/>
      <w:bookmarkEnd w:id="161"/>
      <w:r>
        <w:t>Direct data entry</w:t>
      </w:r>
      <w:bookmarkEnd w:id="162"/>
      <w:bookmarkEnd w:id="163"/>
    </w:p>
    <w:p w:rsidR="002575C0" w:rsidRDefault="002575C0" w:rsidP="002575C0">
      <w:pPr>
        <w:pStyle w:val="FirstParagraph"/>
      </w:pPr>
      <w:r>
        <w:t>We can enter short data directly</w:t>
      </w:r>
      <w:r>
        <w:fldChar w:fldCharType="begin"/>
      </w:r>
      <w:r>
        <w:instrText xml:space="preserve"> XE "data:direct entry" </w:instrText>
      </w:r>
      <w:r>
        <w:fldChar w:fldCharType="end"/>
      </w:r>
      <w:r>
        <w:t xml:space="preserve"> using </w:t>
      </w:r>
      <w:proofErr w:type="gramStart"/>
      <w:r>
        <w:rPr>
          <w:rStyle w:val="VerbatimChar"/>
        </w:rPr>
        <w:t>read.table</w:t>
      </w:r>
      <w:proofErr w:type="gramEnd"/>
      <w:r>
        <w:rPr>
          <w:rStyle w:val="VerbatimChar"/>
        </w:rPr>
        <w:t>()</w:t>
      </w:r>
      <w:r>
        <w:t xml:space="preserve">. This is very useful whenever we want to analyze data from tables, for example those obtained from research articles, </w:t>
      </w:r>
      <w:proofErr w:type="gramStart"/>
      <w:r>
        <w:t>and also</w:t>
      </w:r>
      <w:proofErr w:type="gramEnd"/>
      <w:r>
        <w:t xml:space="preserve"> data provided in textbooks.</w:t>
      </w:r>
    </w:p>
    <w:p w:rsidR="002575C0" w:rsidRDefault="002575C0" w:rsidP="002575C0">
      <w:pPr>
        <w:pStyle w:val="BodyText"/>
      </w:pPr>
      <w:r>
        <w:t>For example, you can easily create a standard data frame</w:t>
      </w:r>
      <w:r>
        <w:fldChar w:fldCharType="begin"/>
      </w:r>
      <w:r>
        <w:instrText xml:space="preserve"> XE "data frame" </w:instrText>
      </w:r>
      <w:r>
        <w:fldChar w:fldCharType="end"/>
      </w:r>
      <w:r>
        <w:t>, consisting of patient’s ID, group and BMI for six patients,</w:t>
      </w:r>
    </w:p>
    <w:tbl>
      <w:tblPr>
        <w:tblW w:w="8640" w:type="dxa"/>
        <w:tblBorders>
          <w:bottom w:val="single" w:sz="6" w:space="0" w:color="000001"/>
          <w:insideH w:val="single" w:sz="6" w:space="0" w:color="000001"/>
        </w:tblBorders>
        <w:tblLook w:val="07E0" w:firstRow="1" w:lastRow="1" w:firstColumn="1" w:lastColumn="1" w:noHBand="1" w:noVBand="1"/>
      </w:tblPr>
      <w:tblGrid>
        <w:gridCol w:w="2880"/>
        <w:gridCol w:w="2880"/>
        <w:gridCol w:w="2880"/>
      </w:tblGrid>
      <w:tr w:rsidR="002575C0" w:rsidTr="00156871">
        <w:tc>
          <w:tcPr>
            <w:tcW w:w="2880" w:type="dxa"/>
            <w:tcBorders>
              <w:bottom w:val="single" w:sz="6" w:space="0" w:color="000001"/>
            </w:tcBorders>
            <w:shd w:val="clear" w:color="auto" w:fill="auto"/>
            <w:vAlign w:val="bottom"/>
          </w:tcPr>
          <w:p w:rsidR="002575C0" w:rsidRDefault="002575C0" w:rsidP="00156871">
            <w:pPr>
              <w:pStyle w:val="Compact"/>
            </w:pPr>
            <w:r>
              <w:t>ID</w:t>
            </w:r>
          </w:p>
        </w:tc>
        <w:tc>
          <w:tcPr>
            <w:tcW w:w="2880" w:type="dxa"/>
            <w:tcBorders>
              <w:bottom w:val="single" w:sz="6" w:space="0" w:color="000001"/>
            </w:tcBorders>
            <w:shd w:val="clear" w:color="auto" w:fill="auto"/>
            <w:vAlign w:val="bottom"/>
          </w:tcPr>
          <w:p w:rsidR="002575C0" w:rsidRDefault="002575C0" w:rsidP="00156871">
            <w:pPr>
              <w:pStyle w:val="Compact"/>
            </w:pPr>
            <w:r>
              <w:t>Group</w:t>
            </w:r>
          </w:p>
        </w:tc>
        <w:tc>
          <w:tcPr>
            <w:tcW w:w="2880" w:type="dxa"/>
            <w:tcBorders>
              <w:bottom w:val="single" w:sz="6" w:space="0" w:color="000001"/>
            </w:tcBorders>
            <w:shd w:val="clear" w:color="auto" w:fill="auto"/>
            <w:vAlign w:val="bottom"/>
          </w:tcPr>
          <w:p w:rsidR="002575C0" w:rsidRDefault="002575C0" w:rsidP="00156871">
            <w:pPr>
              <w:pStyle w:val="Compact"/>
              <w:jc w:val="right"/>
            </w:pPr>
            <w:r>
              <w:t>BMI</w:t>
            </w:r>
          </w:p>
        </w:tc>
      </w:tr>
      <w:tr w:rsidR="002575C0" w:rsidTr="00156871">
        <w:tc>
          <w:tcPr>
            <w:tcW w:w="2880" w:type="dxa"/>
            <w:shd w:val="clear" w:color="auto" w:fill="auto"/>
          </w:tcPr>
          <w:p w:rsidR="002575C0" w:rsidRDefault="002575C0" w:rsidP="00156871">
            <w:pPr>
              <w:pStyle w:val="Compact"/>
            </w:pPr>
            <w:r>
              <w:t>1</w:t>
            </w:r>
          </w:p>
        </w:tc>
        <w:tc>
          <w:tcPr>
            <w:tcW w:w="2880" w:type="dxa"/>
            <w:shd w:val="clear" w:color="auto" w:fill="auto"/>
          </w:tcPr>
          <w:p w:rsidR="002575C0" w:rsidRDefault="002575C0" w:rsidP="00156871">
            <w:pPr>
              <w:pStyle w:val="Compact"/>
            </w:pPr>
            <w:r>
              <w:t>Fat</w:t>
            </w:r>
          </w:p>
        </w:tc>
        <w:tc>
          <w:tcPr>
            <w:tcW w:w="2880" w:type="dxa"/>
            <w:shd w:val="clear" w:color="auto" w:fill="auto"/>
          </w:tcPr>
          <w:p w:rsidR="002575C0" w:rsidRDefault="002575C0" w:rsidP="00156871">
            <w:pPr>
              <w:pStyle w:val="Compact"/>
              <w:jc w:val="right"/>
            </w:pPr>
            <w:r>
              <w:t>30</w:t>
            </w:r>
          </w:p>
        </w:tc>
      </w:tr>
      <w:tr w:rsidR="002575C0" w:rsidTr="00156871">
        <w:tc>
          <w:tcPr>
            <w:tcW w:w="2880" w:type="dxa"/>
            <w:shd w:val="clear" w:color="auto" w:fill="auto"/>
          </w:tcPr>
          <w:p w:rsidR="002575C0" w:rsidRDefault="002575C0" w:rsidP="00156871">
            <w:pPr>
              <w:pStyle w:val="Compact"/>
            </w:pPr>
            <w:r>
              <w:t>2</w:t>
            </w:r>
          </w:p>
        </w:tc>
        <w:tc>
          <w:tcPr>
            <w:tcW w:w="2880" w:type="dxa"/>
            <w:shd w:val="clear" w:color="auto" w:fill="auto"/>
          </w:tcPr>
          <w:p w:rsidR="002575C0" w:rsidRDefault="002575C0" w:rsidP="00156871">
            <w:pPr>
              <w:pStyle w:val="Compact"/>
            </w:pPr>
            <w:r>
              <w:t>Fat</w:t>
            </w:r>
          </w:p>
        </w:tc>
        <w:tc>
          <w:tcPr>
            <w:tcW w:w="2880" w:type="dxa"/>
            <w:shd w:val="clear" w:color="auto" w:fill="auto"/>
          </w:tcPr>
          <w:p w:rsidR="002575C0" w:rsidRDefault="002575C0" w:rsidP="00156871">
            <w:pPr>
              <w:pStyle w:val="Compact"/>
              <w:jc w:val="right"/>
            </w:pPr>
            <w:r>
              <w:t>31</w:t>
            </w:r>
          </w:p>
        </w:tc>
      </w:tr>
      <w:tr w:rsidR="002575C0" w:rsidTr="00156871">
        <w:tc>
          <w:tcPr>
            <w:tcW w:w="2880" w:type="dxa"/>
            <w:shd w:val="clear" w:color="auto" w:fill="auto"/>
          </w:tcPr>
          <w:p w:rsidR="002575C0" w:rsidRDefault="002575C0" w:rsidP="00156871">
            <w:pPr>
              <w:pStyle w:val="Compact"/>
            </w:pPr>
            <w:r>
              <w:t>3</w:t>
            </w:r>
          </w:p>
        </w:tc>
        <w:tc>
          <w:tcPr>
            <w:tcW w:w="2880" w:type="dxa"/>
            <w:shd w:val="clear" w:color="auto" w:fill="auto"/>
          </w:tcPr>
          <w:p w:rsidR="002575C0" w:rsidRDefault="002575C0" w:rsidP="00156871">
            <w:pPr>
              <w:pStyle w:val="Compact"/>
            </w:pPr>
            <w:r>
              <w:t>Fat</w:t>
            </w:r>
          </w:p>
        </w:tc>
        <w:tc>
          <w:tcPr>
            <w:tcW w:w="2880" w:type="dxa"/>
            <w:shd w:val="clear" w:color="auto" w:fill="auto"/>
          </w:tcPr>
          <w:p w:rsidR="002575C0" w:rsidRDefault="002575C0" w:rsidP="00156871">
            <w:pPr>
              <w:pStyle w:val="Compact"/>
              <w:jc w:val="right"/>
            </w:pPr>
            <w:r>
              <w:t>32</w:t>
            </w:r>
          </w:p>
        </w:tc>
      </w:tr>
      <w:tr w:rsidR="002575C0" w:rsidTr="00156871">
        <w:tc>
          <w:tcPr>
            <w:tcW w:w="2880" w:type="dxa"/>
            <w:shd w:val="clear" w:color="auto" w:fill="auto"/>
          </w:tcPr>
          <w:p w:rsidR="002575C0" w:rsidRDefault="002575C0" w:rsidP="00156871">
            <w:pPr>
              <w:pStyle w:val="Compact"/>
            </w:pPr>
            <w:r>
              <w:t>4</w:t>
            </w:r>
          </w:p>
        </w:tc>
        <w:tc>
          <w:tcPr>
            <w:tcW w:w="2880" w:type="dxa"/>
            <w:shd w:val="clear" w:color="auto" w:fill="auto"/>
          </w:tcPr>
          <w:p w:rsidR="002575C0" w:rsidRDefault="002575C0" w:rsidP="00156871">
            <w:pPr>
              <w:pStyle w:val="Compact"/>
            </w:pPr>
            <w:r>
              <w:t>Thin</w:t>
            </w:r>
          </w:p>
        </w:tc>
        <w:tc>
          <w:tcPr>
            <w:tcW w:w="2880" w:type="dxa"/>
            <w:shd w:val="clear" w:color="auto" w:fill="auto"/>
          </w:tcPr>
          <w:p w:rsidR="002575C0" w:rsidRDefault="002575C0" w:rsidP="00156871">
            <w:pPr>
              <w:pStyle w:val="Compact"/>
              <w:jc w:val="right"/>
            </w:pPr>
            <w:r>
              <w:t>20</w:t>
            </w:r>
          </w:p>
        </w:tc>
      </w:tr>
      <w:tr w:rsidR="002575C0" w:rsidTr="00156871">
        <w:tc>
          <w:tcPr>
            <w:tcW w:w="2880" w:type="dxa"/>
            <w:shd w:val="clear" w:color="auto" w:fill="auto"/>
          </w:tcPr>
          <w:p w:rsidR="002575C0" w:rsidRDefault="002575C0" w:rsidP="00156871">
            <w:pPr>
              <w:pStyle w:val="Compact"/>
            </w:pPr>
            <w:r>
              <w:t>5</w:t>
            </w:r>
          </w:p>
        </w:tc>
        <w:tc>
          <w:tcPr>
            <w:tcW w:w="2880" w:type="dxa"/>
            <w:shd w:val="clear" w:color="auto" w:fill="auto"/>
          </w:tcPr>
          <w:p w:rsidR="002575C0" w:rsidRDefault="002575C0" w:rsidP="00156871">
            <w:pPr>
              <w:pStyle w:val="Compact"/>
            </w:pPr>
            <w:r>
              <w:t>Thin</w:t>
            </w:r>
          </w:p>
        </w:tc>
        <w:tc>
          <w:tcPr>
            <w:tcW w:w="2880" w:type="dxa"/>
            <w:shd w:val="clear" w:color="auto" w:fill="auto"/>
          </w:tcPr>
          <w:p w:rsidR="002575C0" w:rsidRDefault="002575C0" w:rsidP="00156871">
            <w:pPr>
              <w:pStyle w:val="Compact"/>
              <w:jc w:val="right"/>
            </w:pPr>
            <w:r>
              <w:t>19</w:t>
            </w:r>
          </w:p>
        </w:tc>
      </w:tr>
      <w:tr w:rsidR="002575C0" w:rsidTr="00156871">
        <w:tc>
          <w:tcPr>
            <w:tcW w:w="2880" w:type="dxa"/>
            <w:shd w:val="clear" w:color="auto" w:fill="auto"/>
          </w:tcPr>
          <w:p w:rsidR="002575C0" w:rsidRDefault="002575C0" w:rsidP="00156871">
            <w:pPr>
              <w:pStyle w:val="Compact"/>
            </w:pPr>
            <w:r>
              <w:t>6</w:t>
            </w:r>
          </w:p>
        </w:tc>
        <w:tc>
          <w:tcPr>
            <w:tcW w:w="2880" w:type="dxa"/>
            <w:shd w:val="clear" w:color="auto" w:fill="auto"/>
          </w:tcPr>
          <w:p w:rsidR="002575C0" w:rsidRDefault="002575C0" w:rsidP="00156871">
            <w:pPr>
              <w:pStyle w:val="Compact"/>
            </w:pPr>
            <w:r>
              <w:t>Thin</w:t>
            </w:r>
          </w:p>
        </w:tc>
        <w:tc>
          <w:tcPr>
            <w:tcW w:w="2880" w:type="dxa"/>
            <w:shd w:val="clear" w:color="auto" w:fill="auto"/>
          </w:tcPr>
          <w:p w:rsidR="002575C0" w:rsidRDefault="002575C0" w:rsidP="00156871">
            <w:pPr>
              <w:pStyle w:val="Compact"/>
              <w:jc w:val="right"/>
            </w:pPr>
            <w:r>
              <w:t>18</w:t>
            </w:r>
          </w:p>
        </w:tc>
      </w:tr>
    </w:tbl>
    <w:p w:rsidR="002575C0" w:rsidRDefault="002575C0" w:rsidP="002575C0">
      <w:pPr>
        <w:pStyle w:val="SourceCode"/>
      </w:pPr>
      <w:r>
        <w:rPr>
          <w:rStyle w:val="NormalTok"/>
        </w:rPr>
        <w:t>data_frame &lt;-</w:t>
      </w:r>
      <w:r>
        <w:rPr>
          <w:rStyle w:val="StringTok"/>
        </w:rPr>
        <w:t xml:space="preserve"> </w:t>
      </w:r>
      <w:proofErr w:type="gramStart"/>
      <w:r>
        <w:rPr>
          <w:rStyle w:val="KeywordTok"/>
        </w:rPr>
        <w:t>read.table</w:t>
      </w:r>
      <w:proofErr w:type="gramEnd"/>
      <w:r>
        <w:rPr>
          <w:rStyle w:val="NormalTok"/>
        </w:rPr>
        <w:t>(</w:t>
      </w:r>
      <w:r>
        <w:rPr>
          <w:rStyle w:val="DataTypeTok"/>
        </w:rPr>
        <w:t>header =</w:t>
      </w:r>
      <w:r>
        <w:rPr>
          <w:rStyle w:val="NormalTok"/>
        </w:rPr>
        <w:t xml:space="preserve"> </w:t>
      </w:r>
      <w:r>
        <w:rPr>
          <w:rStyle w:val="OtherTok"/>
        </w:rPr>
        <w:t>TRUE</w:t>
      </w:r>
      <w:r>
        <w:rPr>
          <w:rStyle w:val="NormalTok"/>
        </w:rPr>
        <w:t xml:space="preserve">, </w:t>
      </w:r>
      <w:r>
        <w:rPr>
          <w:rStyle w:val="DataTypeTok"/>
        </w:rPr>
        <w:t>text =</w:t>
      </w:r>
      <w:r>
        <w:rPr>
          <w:rStyle w:val="NormalTok"/>
        </w:rPr>
        <w:t xml:space="preserve"> </w:t>
      </w:r>
      <w:r>
        <w:rPr>
          <w:rStyle w:val="StringTok"/>
        </w:rPr>
        <w:t>"</w:t>
      </w:r>
      <w:r>
        <w:br/>
      </w:r>
      <w:r>
        <w:rPr>
          <w:rStyle w:val="StringTok"/>
        </w:rPr>
        <w:t>ID Group BMI</w:t>
      </w:r>
      <w:r>
        <w:br/>
      </w:r>
      <w:r>
        <w:rPr>
          <w:rStyle w:val="StringTok"/>
        </w:rPr>
        <w:t>1 Fat 30</w:t>
      </w:r>
      <w:r>
        <w:br/>
      </w:r>
      <w:r>
        <w:rPr>
          <w:rStyle w:val="StringTok"/>
        </w:rPr>
        <w:t>2 Fat 31</w:t>
      </w:r>
      <w:r>
        <w:br/>
      </w:r>
      <w:r>
        <w:rPr>
          <w:rStyle w:val="StringTok"/>
        </w:rPr>
        <w:t>3 Fat 32</w:t>
      </w:r>
      <w:r>
        <w:br/>
      </w:r>
      <w:r>
        <w:rPr>
          <w:rStyle w:val="StringTok"/>
        </w:rPr>
        <w:t>4 Thin 20</w:t>
      </w:r>
      <w:r>
        <w:br/>
      </w:r>
      <w:r>
        <w:rPr>
          <w:rStyle w:val="StringTok"/>
        </w:rPr>
        <w:t>5 Thin 19</w:t>
      </w:r>
      <w:r>
        <w:br/>
      </w:r>
      <w:r>
        <w:rPr>
          <w:rStyle w:val="StringTok"/>
        </w:rPr>
        <w:t>6 Thin 18</w:t>
      </w:r>
      <w:r>
        <w:br/>
      </w:r>
      <w:r>
        <w:rPr>
          <w:rStyle w:val="StringTok"/>
        </w:rPr>
        <w:t>"</w:t>
      </w:r>
      <w:r>
        <w:rPr>
          <w:rStyle w:val="NormalTok"/>
        </w:rPr>
        <w:t>)</w:t>
      </w:r>
      <w:r>
        <w:br/>
      </w:r>
      <w:r>
        <w:rPr>
          <w:rStyle w:val="KeywordTok"/>
        </w:rPr>
        <w:t>str</w:t>
      </w:r>
      <w:r>
        <w:rPr>
          <w:rStyle w:val="NormalTok"/>
        </w:rPr>
        <w:t>(data_frame)</w:t>
      </w:r>
    </w:p>
    <w:p w:rsidR="002575C0" w:rsidRDefault="002575C0" w:rsidP="002575C0">
      <w:pPr>
        <w:pStyle w:val="SourceCode"/>
      </w:pPr>
      <w:r>
        <w:rPr>
          <w:rStyle w:val="VerbatimChar"/>
        </w:rPr>
        <w:lastRenderedPageBreak/>
        <w:t>## '</w:t>
      </w:r>
      <w:proofErr w:type="gramStart"/>
      <w:r>
        <w:rPr>
          <w:rStyle w:val="VerbatimChar"/>
        </w:rPr>
        <w:t>data.frame</w:t>
      </w:r>
      <w:proofErr w:type="gramEnd"/>
      <w:r>
        <w:rPr>
          <w:rStyle w:val="VerbatimChar"/>
        </w:rPr>
        <w:t>':    6 obs. of  3 variables:</w:t>
      </w:r>
      <w:r>
        <w:br/>
      </w:r>
      <w:r>
        <w:rPr>
          <w:rStyle w:val="VerbatimChar"/>
        </w:rPr>
        <w:t>##  $ ID   : int  1 2 3 4 5 6</w:t>
      </w:r>
      <w:r>
        <w:br/>
      </w:r>
      <w:r>
        <w:rPr>
          <w:rStyle w:val="VerbatimChar"/>
        </w:rPr>
        <w:t>##  $ Group: Factor w/ 2 levels "Fat","Thin": 1 1 1 2 2 2</w:t>
      </w:r>
      <w:r>
        <w:br/>
      </w:r>
      <w:r>
        <w:rPr>
          <w:rStyle w:val="VerbatimChar"/>
        </w:rPr>
        <w:t>##  $ BMI  : int  30 31 32 20 19 18</w:t>
      </w:r>
    </w:p>
    <w:p w:rsidR="002575C0" w:rsidRDefault="002575C0" w:rsidP="002575C0">
      <w:pPr>
        <w:pStyle w:val="SourceCode"/>
      </w:pPr>
      <w:r>
        <w:rPr>
          <w:rStyle w:val="NormalTok"/>
        </w:rPr>
        <w:t>data_frame</w:t>
      </w:r>
    </w:p>
    <w:p w:rsidR="002575C0" w:rsidRDefault="002575C0" w:rsidP="002575C0">
      <w:pPr>
        <w:pStyle w:val="SourceCode"/>
      </w:pPr>
      <w:r>
        <w:rPr>
          <w:rStyle w:val="VerbatimChar"/>
        </w:rPr>
        <w:t>##   ID Group BMI</w:t>
      </w:r>
      <w:r>
        <w:br/>
      </w:r>
      <w:r>
        <w:rPr>
          <w:rStyle w:val="VerbatimChar"/>
        </w:rPr>
        <w:t xml:space="preserve">## </w:t>
      </w:r>
      <w:proofErr w:type="gramStart"/>
      <w:r>
        <w:rPr>
          <w:rStyle w:val="VerbatimChar"/>
        </w:rPr>
        <w:t>1  1</w:t>
      </w:r>
      <w:proofErr w:type="gramEnd"/>
      <w:r>
        <w:rPr>
          <w:rStyle w:val="VerbatimChar"/>
        </w:rPr>
        <w:t xml:space="preserve">   Fat  30</w:t>
      </w:r>
      <w:r>
        <w:br/>
      </w:r>
      <w:r>
        <w:rPr>
          <w:rStyle w:val="VerbatimChar"/>
        </w:rPr>
        <w:t>## 2  2   Fat  31</w:t>
      </w:r>
      <w:r>
        <w:br/>
      </w:r>
      <w:r>
        <w:rPr>
          <w:rStyle w:val="VerbatimChar"/>
        </w:rPr>
        <w:t>## 3  3   Fat  32</w:t>
      </w:r>
      <w:r>
        <w:br/>
      </w:r>
      <w:r>
        <w:rPr>
          <w:rStyle w:val="VerbatimChar"/>
        </w:rPr>
        <w:t>## 4  4  Thin  20</w:t>
      </w:r>
      <w:r>
        <w:br/>
      </w:r>
      <w:r>
        <w:rPr>
          <w:rStyle w:val="VerbatimChar"/>
        </w:rPr>
        <w:t>## 5  5  Thin  19</w:t>
      </w:r>
      <w:r>
        <w:br/>
      </w:r>
      <w:r>
        <w:rPr>
          <w:rStyle w:val="VerbatimChar"/>
        </w:rPr>
        <w:t>## 6  6  Thin  18</w:t>
      </w:r>
    </w:p>
    <w:p w:rsidR="002575C0" w:rsidRDefault="002575C0" w:rsidP="002575C0">
      <w:pPr>
        <w:pStyle w:val="FirstParagraph"/>
      </w:pPr>
      <w:r>
        <w:t xml:space="preserve">Recall what you learned in </w:t>
      </w:r>
      <w:r>
        <w:rPr>
          <w:b/>
        </w:rPr>
        <w:t>Containers</w:t>
      </w:r>
      <w:r>
        <w:t xml:space="preserve"> section, we combined numerical </w:t>
      </w:r>
      <w:r>
        <w:rPr>
          <w:rStyle w:val="VerbatimChar"/>
        </w:rPr>
        <w:t>num_data</w:t>
      </w:r>
      <w:r>
        <w:t xml:space="preserve"> and factor </w:t>
      </w:r>
      <w:r>
        <w:rPr>
          <w:rStyle w:val="VerbatimChar"/>
        </w:rPr>
        <w:t>cat_data</w:t>
      </w:r>
      <w:r>
        <w:t xml:space="preserve"> vectors into a data frame namely </w:t>
      </w:r>
      <w:r>
        <w:rPr>
          <w:rStyle w:val="VerbatimChar"/>
        </w:rPr>
        <w:t>data_frame</w:t>
      </w:r>
      <w:r>
        <w:t xml:space="preserve"> right? As you might have guessed, you can also create the data frame by combining the vectors,</w:t>
      </w:r>
    </w:p>
    <w:p w:rsidR="002575C0" w:rsidRDefault="002575C0" w:rsidP="002575C0">
      <w:pPr>
        <w:pStyle w:val="SourceCode"/>
      </w:pPr>
      <w:r>
        <w:rPr>
          <w:rStyle w:val="NormalTok"/>
        </w:rPr>
        <w:t>ID &lt;-</w:t>
      </w:r>
      <w:r>
        <w:rPr>
          <w:rStyle w:val="StringTok"/>
        </w:rPr>
        <w:t xml:space="preserve"> </w:t>
      </w:r>
      <w:r>
        <w:rPr>
          <w:rStyle w:val="DecValTok"/>
        </w:rPr>
        <w:t>1</w:t>
      </w:r>
      <w:r>
        <w:rPr>
          <w:rStyle w:val="OperatorTok"/>
        </w:rPr>
        <w:t>:</w:t>
      </w:r>
      <w:r>
        <w:rPr>
          <w:rStyle w:val="DecValTok"/>
        </w:rPr>
        <w:t>6</w:t>
      </w:r>
      <w:r>
        <w:br/>
      </w:r>
      <w:r>
        <w:rPr>
          <w:rStyle w:val="NormalTok"/>
        </w:rPr>
        <w:t>Group &lt;-</w:t>
      </w:r>
      <w:r>
        <w:rPr>
          <w:rStyle w:val="StringTok"/>
        </w:rPr>
        <w:t xml:space="preserve"> </w:t>
      </w:r>
      <w:proofErr w:type="gramStart"/>
      <w:r>
        <w:rPr>
          <w:rStyle w:val="KeywordTok"/>
        </w:rPr>
        <w:t>c</w:t>
      </w:r>
      <w:r>
        <w:rPr>
          <w:rStyle w:val="NormalTok"/>
        </w:rPr>
        <w:t>(</w:t>
      </w:r>
      <w:proofErr w:type="gramEnd"/>
      <w:r>
        <w:rPr>
          <w:rStyle w:val="StringTok"/>
        </w:rPr>
        <w:t>"Fat"</w:t>
      </w:r>
      <w:r>
        <w:rPr>
          <w:rStyle w:val="NormalTok"/>
        </w:rPr>
        <w:t xml:space="preserve">, </w:t>
      </w:r>
      <w:r>
        <w:rPr>
          <w:rStyle w:val="StringTok"/>
        </w:rPr>
        <w:t>"Fat"</w:t>
      </w:r>
      <w:r>
        <w:rPr>
          <w:rStyle w:val="NormalTok"/>
        </w:rPr>
        <w:t xml:space="preserve">, </w:t>
      </w:r>
      <w:r>
        <w:rPr>
          <w:rStyle w:val="StringTok"/>
        </w:rPr>
        <w:t>"Fat"</w:t>
      </w:r>
      <w:r>
        <w:rPr>
          <w:rStyle w:val="NormalTok"/>
        </w:rPr>
        <w:t xml:space="preserve">, </w:t>
      </w:r>
      <w:r>
        <w:rPr>
          <w:rStyle w:val="StringTok"/>
        </w:rPr>
        <w:t>"Thin"</w:t>
      </w:r>
      <w:r>
        <w:rPr>
          <w:rStyle w:val="NormalTok"/>
        </w:rPr>
        <w:t xml:space="preserve">, </w:t>
      </w:r>
      <w:r>
        <w:rPr>
          <w:rStyle w:val="StringTok"/>
        </w:rPr>
        <w:t>"Thin"</w:t>
      </w:r>
      <w:r>
        <w:rPr>
          <w:rStyle w:val="NormalTok"/>
        </w:rPr>
        <w:t xml:space="preserve">, </w:t>
      </w:r>
      <w:r>
        <w:rPr>
          <w:rStyle w:val="StringTok"/>
        </w:rPr>
        <w:t>"Thin"</w:t>
      </w:r>
      <w:r>
        <w:rPr>
          <w:rStyle w:val="NormalTok"/>
        </w:rPr>
        <w:t>)</w:t>
      </w:r>
      <w:r>
        <w:br/>
      </w:r>
      <w:r>
        <w:rPr>
          <w:rStyle w:val="NormalTok"/>
        </w:rPr>
        <w:t>BMI &lt;-</w:t>
      </w:r>
      <w:r>
        <w:rPr>
          <w:rStyle w:val="StringTok"/>
        </w:rPr>
        <w:t xml:space="preserve"> </w:t>
      </w:r>
      <w:r>
        <w:rPr>
          <w:rStyle w:val="KeywordTok"/>
        </w:rPr>
        <w:t>c</w:t>
      </w:r>
      <w:r>
        <w:rPr>
          <w:rStyle w:val="NormalTok"/>
        </w:rPr>
        <w:t>(</w:t>
      </w:r>
      <w:r>
        <w:rPr>
          <w:rStyle w:val="DecValTok"/>
        </w:rPr>
        <w:t>30</w:t>
      </w:r>
      <w:r>
        <w:rPr>
          <w:rStyle w:val="NormalTok"/>
        </w:rPr>
        <w:t xml:space="preserve">, </w:t>
      </w:r>
      <w:r>
        <w:rPr>
          <w:rStyle w:val="DecValTok"/>
        </w:rPr>
        <w:t>31</w:t>
      </w:r>
      <w:r>
        <w:rPr>
          <w:rStyle w:val="NormalTok"/>
        </w:rPr>
        <w:t xml:space="preserve">, </w:t>
      </w:r>
      <w:r>
        <w:rPr>
          <w:rStyle w:val="DecValTok"/>
        </w:rPr>
        <w:t>32</w:t>
      </w:r>
      <w:r>
        <w:rPr>
          <w:rStyle w:val="NormalTok"/>
        </w:rPr>
        <w:t xml:space="preserve">, </w:t>
      </w:r>
      <w:r>
        <w:rPr>
          <w:rStyle w:val="DecValTok"/>
        </w:rPr>
        <w:t>20</w:t>
      </w:r>
      <w:r>
        <w:rPr>
          <w:rStyle w:val="NormalTok"/>
        </w:rPr>
        <w:t xml:space="preserve">, </w:t>
      </w:r>
      <w:r>
        <w:rPr>
          <w:rStyle w:val="DecValTok"/>
        </w:rPr>
        <w:t>19</w:t>
      </w:r>
      <w:r>
        <w:rPr>
          <w:rStyle w:val="NormalTok"/>
        </w:rPr>
        <w:t xml:space="preserve">, </w:t>
      </w:r>
      <w:r>
        <w:rPr>
          <w:rStyle w:val="DecValTok"/>
        </w:rPr>
        <w:t>18</w:t>
      </w:r>
      <w:r>
        <w:rPr>
          <w:rStyle w:val="NormalTok"/>
        </w:rPr>
        <w:t>)</w:t>
      </w:r>
      <w:r>
        <w:br/>
      </w:r>
      <w:r>
        <w:rPr>
          <w:rStyle w:val="NormalTok"/>
        </w:rPr>
        <w:t>data_frame &lt;-</w:t>
      </w:r>
      <w:r>
        <w:rPr>
          <w:rStyle w:val="StringTok"/>
        </w:rPr>
        <w:t xml:space="preserve"> </w:t>
      </w:r>
      <w:r>
        <w:rPr>
          <w:rStyle w:val="KeywordTok"/>
        </w:rPr>
        <w:t>data.frame</w:t>
      </w:r>
      <w:r>
        <w:rPr>
          <w:rStyle w:val="NormalTok"/>
        </w:rPr>
        <w:t>(ID, Group, BMI)</w:t>
      </w:r>
      <w:r>
        <w:br/>
      </w:r>
      <w:r>
        <w:rPr>
          <w:rStyle w:val="KeywordTok"/>
        </w:rPr>
        <w:t>str</w:t>
      </w:r>
      <w:r>
        <w:rPr>
          <w:rStyle w:val="NormalTok"/>
        </w:rPr>
        <w:t>(data_frame)</w:t>
      </w:r>
    </w:p>
    <w:p w:rsidR="002575C0" w:rsidRDefault="002575C0" w:rsidP="002575C0">
      <w:pPr>
        <w:pStyle w:val="SourceCode"/>
      </w:pPr>
      <w:r>
        <w:rPr>
          <w:rStyle w:val="VerbatimChar"/>
        </w:rPr>
        <w:t>## '</w:t>
      </w:r>
      <w:proofErr w:type="gramStart"/>
      <w:r>
        <w:rPr>
          <w:rStyle w:val="VerbatimChar"/>
        </w:rPr>
        <w:t>data.frame</w:t>
      </w:r>
      <w:proofErr w:type="gramEnd"/>
      <w:r>
        <w:rPr>
          <w:rStyle w:val="VerbatimChar"/>
        </w:rPr>
        <w:t>':    6 obs. of  3 variables:</w:t>
      </w:r>
      <w:r>
        <w:br/>
      </w:r>
      <w:r>
        <w:rPr>
          <w:rStyle w:val="VerbatimChar"/>
        </w:rPr>
        <w:t>##  $ ID   : int  1 2 3 4 5 6</w:t>
      </w:r>
      <w:r>
        <w:br/>
      </w:r>
      <w:r>
        <w:rPr>
          <w:rStyle w:val="VerbatimChar"/>
        </w:rPr>
        <w:t>##  $ Group: Factor w/ 2 levels "Fat","Thin": 1 1 1 2 2 2</w:t>
      </w:r>
      <w:r>
        <w:br/>
      </w:r>
      <w:r>
        <w:rPr>
          <w:rStyle w:val="VerbatimChar"/>
        </w:rPr>
        <w:t>##  $ BMI  : num  30 31 32 20 19 18</w:t>
      </w:r>
    </w:p>
    <w:p w:rsidR="002575C0" w:rsidRDefault="002575C0" w:rsidP="002575C0">
      <w:pPr>
        <w:pStyle w:val="SourceCode"/>
      </w:pPr>
      <w:r>
        <w:rPr>
          <w:rStyle w:val="NormalTok"/>
        </w:rPr>
        <w:t>data_frame</w:t>
      </w:r>
    </w:p>
    <w:p w:rsidR="002575C0" w:rsidRDefault="002575C0" w:rsidP="002575C0">
      <w:pPr>
        <w:pStyle w:val="SourceCode"/>
      </w:pPr>
      <w:r>
        <w:rPr>
          <w:rStyle w:val="VerbatimChar"/>
        </w:rPr>
        <w:t>##   ID Group BMI</w:t>
      </w:r>
      <w:r>
        <w:br/>
      </w:r>
      <w:r>
        <w:rPr>
          <w:rStyle w:val="VerbatimChar"/>
        </w:rPr>
        <w:t xml:space="preserve">## </w:t>
      </w:r>
      <w:proofErr w:type="gramStart"/>
      <w:r>
        <w:rPr>
          <w:rStyle w:val="VerbatimChar"/>
        </w:rPr>
        <w:t>1  1</w:t>
      </w:r>
      <w:proofErr w:type="gramEnd"/>
      <w:r>
        <w:rPr>
          <w:rStyle w:val="VerbatimChar"/>
        </w:rPr>
        <w:t xml:space="preserve">   Fat  30</w:t>
      </w:r>
      <w:r>
        <w:br/>
      </w:r>
      <w:r>
        <w:rPr>
          <w:rStyle w:val="VerbatimChar"/>
        </w:rPr>
        <w:t>## 2  2   Fat  31</w:t>
      </w:r>
      <w:r>
        <w:br/>
      </w:r>
      <w:r>
        <w:rPr>
          <w:rStyle w:val="VerbatimChar"/>
        </w:rPr>
        <w:t>## 3  3   Fat  32</w:t>
      </w:r>
      <w:r>
        <w:br/>
      </w:r>
      <w:r>
        <w:rPr>
          <w:rStyle w:val="VerbatimChar"/>
        </w:rPr>
        <w:t>## 4  4  Thin  20</w:t>
      </w:r>
      <w:r>
        <w:br/>
      </w:r>
      <w:r>
        <w:rPr>
          <w:rStyle w:val="VerbatimChar"/>
        </w:rPr>
        <w:t>## 5  5  Thin  19</w:t>
      </w:r>
      <w:r>
        <w:br/>
      </w:r>
      <w:r>
        <w:rPr>
          <w:rStyle w:val="VerbatimChar"/>
        </w:rPr>
        <w:t>## 6  6  Thin  18</w:t>
      </w:r>
    </w:p>
    <w:p w:rsidR="002575C0" w:rsidRDefault="002575C0" w:rsidP="002575C0">
      <w:pPr>
        <w:pStyle w:val="FirstParagraph"/>
      </w:pPr>
      <w:r>
        <w:t xml:space="preserve">However, we find this approach less intuitive because we </w:t>
      </w:r>
      <w:proofErr w:type="gramStart"/>
      <w:r>
        <w:t>have to</w:t>
      </w:r>
      <w:proofErr w:type="gramEnd"/>
      <w:r>
        <w:t xml:space="preserve"> enter by variables/vectors. Take note that we used a shortcut here to generate numbers from one to six for </w:t>
      </w:r>
      <w:r>
        <w:rPr>
          <w:rStyle w:val="VerbatimChar"/>
        </w:rPr>
        <w:t>ID</w:t>
      </w:r>
      <w:r>
        <w:t xml:space="preserve">. So instead of </w:t>
      </w:r>
      <w:r>
        <w:rPr>
          <w:rStyle w:val="VerbatimChar"/>
        </w:rPr>
        <w:t xml:space="preserve">ID &lt;- </w:t>
      </w:r>
      <w:proofErr w:type="gramStart"/>
      <w:r>
        <w:rPr>
          <w:rStyle w:val="VerbatimChar"/>
        </w:rPr>
        <w:t>c(</w:t>
      </w:r>
      <w:proofErr w:type="gramEnd"/>
      <w:r>
        <w:rPr>
          <w:rStyle w:val="VerbatimChar"/>
        </w:rPr>
        <w:t>1, 2, 3, 4, 5, 6)</w:t>
      </w:r>
      <w:r>
        <w:t xml:space="preserve">, we can just write </w:t>
      </w:r>
      <w:r>
        <w:rPr>
          <w:rStyle w:val="VerbatimChar"/>
        </w:rPr>
        <w:t>ID &lt;- 1:6</w:t>
      </w:r>
      <w:r>
        <w:t>.</w:t>
      </w:r>
    </w:p>
    <w:p w:rsidR="002575C0" w:rsidRDefault="002575C0" w:rsidP="002575C0">
      <w:pPr>
        <w:pStyle w:val="BodyText"/>
      </w:pPr>
      <w:r>
        <w:t>You can also easily enter tabulated</w:t>
      </w:r>
      <w:r>
        <w:fldChar w:fldCharType="begin"/>
      </w:r>
      <w:r>
        <w:instrText xml:space="preserve"> XE "data:tabulated, entry" </w:instrText>
      </w:r>
      <w:r>
        <w:fldChar w:fldCharType="end"/>
      </w:r>
      <w:r>
        <w:t xml:space="preserve"> data in R, as shown below,</w:t>
      </w:r>
    </w:p>
    <w:tbl>
      <w:tblPr>
        <w:tblW w:w="8640" w:type="dxa"/>
        <w:tblBorders>
          <w:bottom w:val="single" w:sz="6" w:space="0" w:color="000001"/>
          <w:insideH w:val="single" w:sz="6" w:space="0" w:color="000001"/>
        </w:tblBorders>
        <w:tblLook w:val="07E0" w:firstRow="1" w:lastRow="1" w:firstColumn="1" w:lastColumn="1" w:noHBand="1" w:noVBand="1"/>
      </w:tblPr>
      <w:tblGrid>
        <w:gridCol w:w="2880"/>
        <w:gridCol w:w="2880"/>
        <w:gridCol w:w="2880"/>
      </w:tblGrid>
      <w:tr w:rsidR="002575C0" w:rsidTr="00156871">
        <w:tc>
          <w:tcPr>
            <w:tcW w:w="2880" w:type="dxa"/>
            <w:tcBorders>
              <w:bottom w:val="single" w:sz="6" w:space="0" w:color="000001"/>
            </w:tcBorders>
            <w:shd w:val="clear" w:color="auto" w:fill="auto"/>
            <w:vAlign w:val="bottom"/>
          </w:tcPr>
          <w:p w:rsidR="002575C0" w:rsidRDefault="002575C0" w:rsidP="00156871">
            <w:pPr>
              <w:pStyle w:val="Compact"/>
            </w:pPr>
          </w:p>
        </w:tc>
        <w:tc>
          <w:tcPr>
            <w:tcW w:w="2880" w:type="dxa"/>
            <w:tcBorders>
              <w:bottom w:val="single" w:sz="6" w:space="0" w:color="000001"/>
            </w:tcBorders>
            <w:shd w:val="clear" w:color="auto" w:fill="auto"/>
            <w:vAlign w:val="bottom"/>
          </w:tcPr>
          <w:p w:rsidR="002575C0" w:rsidRDefault="002575C0" w:rsidP="00156871">
            <w:pPr>
              <w:pStyle w:val="Compact"/>
              <w:jc w:val="right"/>
            </w:pPr>
            <w:r>
              <w:t>Cancer</w:t>
            </w:r>
          </w:p>
        </w:tc>
        <w:tc>
          <w:tcPr>
            <w:tcW w:w="2880" w:type="dxa"/>
            <w:tcBorders>
              <w:bottom w:val="single" w:sz="6" w:space="0" w:color="000001"/>
            </w:tcBorders>
            <w:shd w:val="clear" w:color="auto" w:fill="auto"/>
            <w:vAlign w:val="bottom"/>
          </w:tcPr>
          <w:p w:rsidR="002575C0" w:rsidRDefault="002575C0" w:rsidP="00156871">
            <w:pPr>
              <w:pStyle w:val="Compact"/>
              <w:jc w:val="right"/>
            </w:pPr>
            <w:r>
              <w:t>No Cancer</w:t>
            </w:r>
          </w:p>
        </w:tc>
      </w:tr>
      <w:tr w:rsidR="002575C0" w:rsidTr="00156871">
        <w:tc>
          <w:tcPr>
            <w:tcW w:w="2880" w:type="dxa"/>
            <w:shd w:val="clear" w:color="auto" w:fill="auto"/>
          </w:tcPr>
          <w:p w:rsidR="002575C0" w:rsidRDefault="002575C0" w:rsidP="00156871">
            <w:pPr>
              <w:pStyle w:val="Compact"/>
            </w:pPr>
            <w:r>
              <w:t>Smoker</w:t>
            </w:r>
          </w:p>
        </w:tc>
        <w:tc>
          <w:tcPr>
            <w:tcW w:w="2880" w:type="dxa"/>
            <w:shd w:val="clear" w:color="auto" w:fill="auto"/>
          </w:tcPr>
          <w:p w:rsidR="002575C0" w:rsidRDefault="002575C0" w:rsidP="00156871">
            <w:pPr>
              <w:pStyle w:val="Compact"/>
              <w:jc w:val="right"/>
            </w:pPr>
            <w:r>
              <w:t>80</w:t>
            </w:r>
          </w:p>
        </w:tc>
        <w:tc>
          <w:tcPr>
            <w:tcW w:w="2880" w:type="dxa"/>
            <w:shd w:val="clear" w:color="auto" w:fill="auto"/>
          </w:tcPr>
          <w:p w:rsidR="002575C0" w:rsidRDefault="002575C0" w:rsidP="00156871">
            <w:pPr>
              <w:pStyle w:val="Compact"/>
              <w:jc w:val="right"/>
            </w:pPr>
            <w:r>
              <w:t>10</w:t>
            </w:r>
          </w:p>
        </w:tc>
      </w:tr>
      <w:tr w:rsidR="002575C0" w:rsidTr="00156871">
        <w:tc>
          <w:tcPr>
            <w:tcW w:w="2880" w:type="dxa"/>
            <w:shd w:val="clear" w:color="auto" w:fill="auto"/>
          </w:tcPr>
          <w:p w:rsidR="002575C0" w:rsidRDefault="002575C0" w:rsidP="00156871">
            <w:pPr>
              <w:pStyle w:val="Compact"/>
            </w:pPr>
            <w:r>
              <w:t>Non-smoker</w:t>
            </w:r>
          </w:p>
        </w:tc>
        <w:tc>
          <w:tcPr>
            <w:tcW w:w="2880" w:type="dxa"/>
            <w:shd w:val="clear" w:color="auto" w:fill="auto"/>
          </w:tcPr>
          <w:p w:rsidR="002575C0" w:rsidRDefault="002575C0" w:rsidP="00156871">
            <w:pPr>
              <w:pStyle w:val="Compact"/>
              <w:jc w:val="right"/>
            </w:pPr>
            <w:r>
              <w:t>5</w:t>
            </w:r>
          </w:p>
        </w:tc>
        <w:tc>
          <w:tcPr>
            <w:tcW w:w="2880" w:type="dxa"/>
            <w:shd w:val="clear" w:color="auto" w:fill="auto"/>
          </w:tcPr>
          <w:p w:rsidR="002575C0" w:rsidRDefault="002575C0" w:rsidP="00156871">
            <w:pPr>
              <w:pStyle w:val="Compact"/>
              <w:jc w:val="right"/>
            </w:pPr>
            <w:r>
              <w:t>100</w:t>
            </w:r>
          </w:p>
        </w:tc>
      </w:tr>
    </w:tbl>
    <w:p w:rsidR="002575C0" w:rsidRDefault="002575C0" w:rsidP="002575C0">
      <w:pPr>
        <w:pStyle w:val="SourceCode"/>
      </w:pPr>
      <w:r>
        <w:rPr>
          <w:rStyle w:val="NormalTok"/>
        </w:rPr>
        <w:lastRenderedPageBreak/>
        <w:t>data_table &lt;-</w:t>
      </w:r>
      <w:r>
        <w:rPr>
          <w:rStyle w:val="StringTok"/>
        </w:rPr>
        <w:t xml:space="preserve"> </w:t>
      </w:r>
      <w:proofErr w:type="gramStart"/>
      <w:r>
        <w:rPr>
          <w:rStyle w:val="KeywordTok"/>
        </w:rPr>
        <w:t>read.table</w:t>
      </w:r>
      <w:proofErr w:type="gramEnd"/>
      <w:r>
        <w:rPr>
          <w:rStyle w:val="NormalTok"/>
        </w:rPr>
        <w:t>(</w:t>
      </w:r>
      <w:r>
        <w:rPr>
          <w:rStyle w:val="DataTypeTok"/>
        </w:rPr>
        <w:t>header =</w:t>
      </w:r>
      <w:r>
        <w:rPr>
          <w:rStyle w:val="NormalTok"/>
        </w:rPr>
        <w:t xml:space="preserve"> </w:t>
      </w:r>
      <w:r>
        <w:rPr>
          <w:rStyle w:val="OtherTok"/>
        </w:rPr>
        <w:t>FALSE</w:t>
      </w:r>
      <w:r>
        <w:rPr>
          <w:rStyle w:val="NormalTok"/>
        </w:rPr>
        <w:t xml:space="preserve">, </w:t>
      </w:r>
      <w:r>
        <w:rPr>
          <w:rStyle w:val="DataTypeTok"/>
        </w:rPr>
        <w:t>text =</w:t>
      </w:r>
      <w:r>
        <w:rPr>
          <w:rStyle w:val="NormalTok"/>
        </w:rPr>
        <w:t xml:space="preserve"> </w:t>
      </w:r>
      <w:r>
        <w:rPr>
          <w:rStyle w:val="StringTok"/>
        </w:rPr>
        <w:t>"</w:t>
      </w:r>
      <w:r>
        <w:br/>
      </w:r>
      <w:r>
        <w:rPr>
          <w:rStyle w:val="StringTok"/>
        </w:rPr>
        <w:t>80 10</w:t>
      </w:r>
      <w:r>
        <w:br/>
      </w:r>
      <w:r>
        <w:rPr>
          <w:rStyle w:val="StringTok"/>
        </w:rPr>
        <w:t>5 100</w:t>
      </w:r>
      <w:r>
        <w:br/>
      </w:r>
      <w:r>
        <w:rPr>
          <w:rStyle w:val="StringTok"/>
        </w:rPr>
        <w:t xml:space="preserve">                        "</w:t>
      </w:r>
      <w:r>
        <w:rPr>
          <w:rStyle w:val="NormalTok"/>
        </w:rPr>
        <w:t>)</w:t>
      </w:r>
      <w:r>
        <w:br/>
      </w:r>
      <w:r>
        <w:rPr>
          <w:rStyle w:val="KeywordTok"/>
        </w:rPr>
        <w:t>colnames</w:t>
      </w:r>
      <w:r>
        <w:rPr>
          <w:rStyle w:val="NormalTok"/>
        </w:rPr>
        <w:t>(data_table) &lt;-</w:t>
      </w:r>
      <w:r>
        <w:rPr>
          <w:rStyle w:val="StringTok"/>
        </w:rPr>
        <w:t xml:space="preserve"> </w:t>
      </w:r>
      <w:r>
        <w:rPr>
          <w:rStyle w:val="KeywordTok"/>
        </w:rPr>
        <w:t>c</w:t>
      </w:r>
      <w:r>
        <w:rPr>
          <w:rStyle w:val="NormalTok"/>
        </w:rPr>
        <w:t>(</w:t>
      </w:r>
      <w:r>
        <w:rPr>
          <w:rStyle w:val="StringTok"/>
        </w:rPr>
        <w:t>"Cancer"</w:t>
      </w:r>
      <w:r>
        <w:rPr>
          <w:rStyle w:val="NormalTok"/>
        </w:rPr>
        <w:t xml:space="preserve">, </w:t>
      </w:r>
      <w:r>
        <w:rPr>
          <w:rStyle w:val="StringTok"/>
        </w:rPr>
        <w:t>"No Cancer"</w:t>
      </w:r>
      <w:r>
        <w:rPr>
          <w:rStyle w:val="NormalTok"/>
        </w:rPr>
        <w:t>)</w:t>
      </w:r>
      <w:r>
        <w:br/>
      </w:r>
      <w:r>
        <w:rPr>
          <w:rStyle w:val="KeywordTok"/>
        </w:rPr>
        <w:t>rownames</w:t>
      </w:r>
      <w:r>
        <w:rPr>
          <w:rStyle w:val="NormalTok"/>
        </w:rPr>
        <w:t>(data_table) &lt;-</w:t>
      </w:r>
      <w:r>
        <w:rPr>
          <w:rStyle w:val="StringTok"/>
        </w:rPr>
        <w:t xml:space="preserve"> </w:t>
      </w:r>
      <w:r>
        <w:rPr>
          <w:rStyle w:val="KeywordTok"/>
        </w:rPr>
        <w:t>c</w:t>
      </w:r>
      <w:r>
        <w:rPr>
          <w:rStyle w:val="NormalTok"/>
        </w:rPr>
        <w:t>(</w:t>
      </w:r>
      <w:r>
        <w:rPr>
          <w:rStyle w:val="StringTok"/>
        </w:rPr>
        <w:t>"Smoker"</w:t>
      </w:r>
      <w:r>
        <w:rPr>
          <w:rStyle w:val="NormalTok"/>
        </w:rPr>
        <w:t xml:space="preserve">, </w:t>
      </w:r>
      <w:r>
        <w:rPr>
          <w:rStyle w:val="StringTok"/>
        </w:rPr>
        <w:t>"Non-smoker"</w:t>
      </w:r>
      <w:r>
        <w:rPr>
          <w:rStyle w:val="NormalTok"/>
        </w:rPr>
        <w:t>)</w:t>
      </w:r>
      <w:r>
        <w:br/>
      </w:r>
      <w:r>
        <w:rPr>
          <w:rStyle w:val="KeywordTok"/>
        </w:rPr>
        <w:t>str</w:t>
      </w:r>
      <w:r>
        <w:rPr>
          <w:rStyle w:val="NormalTok"/>
        </w:rPr>
        <w:t xml:space="preserve">(data_table)  </w:t>
      </w:r>
      <w:r>
        <w:rPr>
          <w:rStyle w:val="CommentTok"/>
        </w:rPr>
        <w:t># data_table is a data frame</w:t>
      </w:r>
    </w:p>
    <w:p w:rsidR="002575C0" w:rsidRDefault="002575C0" w:rsidP="002575C0">
      <w:pPr>
        <w:pStyle w:val="SourceCode"/>
      </w:pPr>
      <w:r>
        <w:rPr>
          <w:rStyle w:val="VerbatimChar"/>
        </w:rPr>
        <w:t>## '</w:t>
      </w:r>
      <w:proofErr w:type="gramStart"/>
      <w:r>
        <w:rPr>
          <w:rStyle w:val="VerbatimChar"/>
        </w:rPr>
        <w:t>data.frame</w:t>
      </w:r>
      <w:proofErr w:type="gramEnd"/>
      <w:r>
        <w:rPr>
          <w:rStyle w:val="VerbatimChar"/>
        </w:rPr>
        <w:t>':    2 obs. of  2 variables:</w:t>
      </w:r>
      <w:r>
        <w:br/>
      </w:r>
      <w:r>
        <w:rPr>
          <w:rStyle w:val="VerbatimChar"/>
        </w:rPr>
        <w:t>##  $ Cancer   : int  80 5</w:t>
      </w:r>
      <w:r>
        <w:br/>
      </w:r>
      <w:r>
        <w:rPr>
          <w:rStyle w:val="VerbatimChar"/>
        </w:rPr>
        <w:t>##  $ No Cancer: int  10 100</w:t>
      </w:r>
    </w:p>
    <w:p w:rsidR="002575C0" w:rsidRDefault="002575C0" w:rsidP="002575C0">
      <w:pPr>
        <w:pStyle w:val="FirstParagraph"/>
      </w:pPr>
      <w:r>
        <w:t xml:space="preserve">The numbers are separated by space. We set the row and column names by </w:t>
      </w:r>
      <w:proofErr w:type="gramStart"/>
      <w:r>
        <w:rPr>
          <w:rStyle w:val="VerbatimChar"/>
        </w:rPr>
        <w:t>rownames(</w:t>
      </w:r>
      <w:proofErr w:type="gramEnd"/>
      <w:r>
        <w:rPr>
          <w:rStyle w:val="VerbatimChar"/>
        </w:rPr>
        <w:t>)</w:t>
      </w:r>
      <w:r>
        <w:t xml:space="preserve"> and </w:t>
      </w:r>
      <w:r>
        <w:rPr>
          <w:rStyle w:val="VerbatimChar"/>
        </w:rPr>
        <w:t>colnames()</w:t>
      </w:r>
      <w:r>
        <w:t xml:space="preserve"> respectively. This will create a data frame.</w:t>
      </w:r>
    </w:p>
    <w:p w:rsidR="002575C0" w:rsidRDefault="002575C0" w:rsidP="002575C0">
      <w:pPr>
        <w:pStyle w:val="BodyText"/>
      </w:pPr>
      <w:r>
        <w:t>However, to create a proper table in R, we need a few more steps. We need to convert the data frame to a matrix. Remember, a matrix container will force the data to be of the same type only. Then, we will turn the matrix into a proper table. The steps are shown below,</w:t>
      </w:r>
    </w:p>
    <w:p w:rsidR="002575C0" w:rsidRDefault="002575C0" w:rsidP="002575C0">
      <w:pPr>
        <w:pStyle w:val="SourceCode"/>
      </w:pPr>
      <w:r>
        <w:rPr>
          <w:rStyle w:val="NormalTok"/>
        </w:rPr>
        <w:t>data_table &lt;-</w:t>
      </w:r>
      <w:r>
        <w:rPr>
          <w:rStyle w:val="StringTok"/>
        </w:rPr>
        <w:t xml:space="preserve"> </w:t>
      </w:r>
      <w:proofErr w:type="gramStart"/>
      <w:r>
        <w:rPr>
          <w:rStyle w:val="KeywordTok"/>
        </w:rPr>
        <w:t>as.matrix</w:t>
      </w:r>
      <w:proofErr w:type="gramEnd"/>
      <w:r>
        <w:rPr>
          <w:rStyle w:val="NormalTok"/>
        </w:rPr>
        <w:t xml:space="preserve">(data_table) </w:t>
      </w:r>
      <w:r>
        <w:rPr>
          <w:rStyle w:val="CommentTok"/>
        </w:rPr>
        <w:t># convert data_table to matrix</w:t>
      </w:r>
      <w:r>
        <w:br/>
      </w:r>
      <w:r>
        <w:rPr>
          <w:rStyle w:val="NormalTok"/>
        </w:rPr>
        <w:t>data_table &lt;-</w:t>
      </w:r>
      <w:r>
        <w:rPr>
          <w:rStyle w:val="StringTok"/>
        </w:rPr>
        <w:t xml:space="preserve"> </w:t>
      </w:r>
      <w:r>
        <w:rPr>
          <w:rStyle w:val="KeywordTok"/>
        </w:rPr>
        <w:t>as.table</w:t>
      </w:r>
      <w:r>
        <w:rPr>
          <w:rStyle w:val="NormalTok"/>
        </w:rPr>
        <w:t xml:space="preserve">(data_table) </w:t>
      </w:r>
      <w:r>
        <w:rPr>
          <w:rStyle w:val="CommentTok"/>
        </w:rPr>
        <w:t># then to table</w:t>
      </w:r>
      <w:r>
        <w:br/>
      </w:r>
      <w:r>
        <w:rPr>
          <w:rStyle w:val="KeywordTok"/>
        </w:rPr>
        <w:t>str</w:t>
      </w:r>
      <w:r>
        <w:rPr>
          <w:rStyle w:val="NormalTok"/>
        </w:rPr>
        <w:t xml:space="preserve">(data_table)  </w:t>
      </w:r>
      <w:r>
        <w:rPr>
          <w:rStyle w:val="CommentTok"/>
        </w:rPr>
        <w:t># data_table is now a table</w:t>
      </w:r>
    </w:p>
    <w:p w:rsidR="002575C0" w:rsidRDefault="002575C0" w:rsidP="002575C0">
      <w:pPr>
        <w:pStyle w:val="SourceCode"/>
      </w:pPr>
      <w:r>
        <w:rPr>
          <w:rStyle w:val="VerbatimChar"/>
        </w:rPr>
        <w:t>#</w:t>
      </w:r>
      <w:proofErr w:type="gramStart"/>
      <w:r>
        <w:rPr>
          <w:rStyle w:val="VerbatimChar"/>
        </w:rPr>
        <w:t>#  '</w:t>
      </w:r>
      <w:proofErr w:type="gramEnd"/>
      <w:r>
        <w:rPr>
          <w:rStyle w:val="VerbatimChar"/>
        </w:rPr>
        <w:t>table' int [1:2, 1:2] 80 5 10 100</w:t>
      </w:r>
      <w:r>
        <w:br/>
      </w:r>
      <w:r>
        <w:rPr>
          <w:rStyle w:val="VerbatimChar"/>
        </w:rPr>
        <w:t>##  - attr(*, "dimnames")=List of 2</w:t>
      </w:r>
      <w:r>
        <w:br/>
      </w:r>
      <w:r>
        <w:rPr>
          <w:rStyle w:val="VerbatimChar"/>
        </w:rPr>
        <w:t>##   ..$ : chr [1:2] "Smoker" "Non-smoker"</w:t>
      </w:r>
      <w:r>
        <w:br/>
      </w:r>
      <w:r>
        <w:rPr>
          <w:rStyle w:val="VerbatimChar"/>
        </w:rPr>
        <w:t>##   ..$ : chr [1:2] "Cancer" "No Cancer"</w:t>
      </w:r>
    </w:p>
    <w:p w:rsidR="002575C0" w:rsidRDefault="002575C0" w:rsidP="002575C0">
      <w:pPr>
        <w:pStyle w:val="SourceCode"/>
      </w:pPr>
      <w:r>
        <w:rPr>
          <w:rStyle w:val="NormalTok"/>
        </w:rPr>
        <w:t>data_table</w:t>
      </w:r>
    </w:p>
    <w:p w:rsidR="002575C0" w:rsidRDefault="002575C0" w:rsidP="002575C0">
      <w:pPr>
        <w:pStyle w:val="SourceCode"/>
      </w:pPr>
      <w:r>
        <w:rPr>
          <w:rStyle w:val="VerbatimChar"/>
        </w:rPr>
        <w:t>##            Cancer No Cancer</w:t>
      </w:r>
      <w:r>
        <w:br/>
      </w:r>
      <w:r>
        <w:rPr>
          <w:rStyle w:val="VerbatimChar"/>
        </w:rPr>
        <w:t>## Smoker         80        10</w:t>
      </w:r>
      <w:r>
        <w:br/>
      </w:r>
      <w:r>
        <w:rPr>
          <w:rStyle w:val="VerbatimChar"/>
        </w:rPr>
        <w:t>## Non-smoker      5       100</w:t>
      </w:r>
    </w:p>
    <w:p w:rsidR="002575C0" w:rsidRDefault="002575C0" w:rsidP="002575C0">
      <w:pPr>
        <w:pStyle w:val="Heading2"/>
      </w:pPr>
      <w:bookmarkStart w:id="164" w:name="__RefHeading___Toc9283_1980654227"/>
      <w:bookmarkStart w:id="165" w:name="miscellaneous"/>
      <w:bookmarkStart w:id="166" w:name="_Toc529195222"/>
      <w:bookmarkStart w:id="167" w:name="_Toc530050408"/>
      <w:bookmarkEnd w:id="164"/>
      <w:bookmarkEnd w:id="165"/>
      <w:r>
        <w:t>Miscellaneous</w:t>
      </w:r>
      <w:bookmarkEnd w:id="166"/>
      <w:bookmarkEnd w:id="167"/>
    </w:p>
    <w:p w:rsidR="002575C0" w:rsidRDefault="002575C0" w:rsidP="002575C0">
      <w:pPr>
        <w:pStyle w:val="FirstParagraph"/>
      </w:pPr>
      <w:r>
        <w:t xml:space="preserve">Next, we will go through </w:t>
      </w:r>
      <w:proofErr w:type="gramStart"/>
      <w:r>
        <w:t>a number of</w:t>
      </w:r>
      <w:proofErr w:type="gramEnd"/>
      <w:r>
        <w:t xml:space="preserve"> additional important data management skills.</w:t>
      </w:r>
    </w:p>
    <w:p w:rsidR="002575C0" w:rsidRDefault="002575C0" w:rsidP="002575C0">
      <w:pPr>
        <w:pStyle w:val="Heading3"/>
      </w:pPr>
      <w:bookmarkStart w:id="168" w:name="__RefHeading___Toc9285_1980654227"/>
      <w:bookmarkStart w:id="169" w:name="sums-of-the-existing-variables"/>
      <w:bookmarkStart w:id="170" w:name="_Toc529195223"/>
      <w:bookmarkStart w:id="171" w:name="_Toc530050409"/>
      <w:bookmarkEnd w:id="168"/>
      <w:bookmarkEnd w:id="169"/>
      <w:r>
        <w:t>Sums</w:t>
      </w:r>
      <w:r>
        <w:fldChar w:fldCharType="begin"/>
      </w:r>
      <w:r>
        <w:instrText xml:space="preserve"> XE "sum" </w:instrText>
      </w:r>
      <w:r>
        <w:fldChar w:fldCharType="end"/>
      </w:r>
      <w:r>
        <w:t xml:space="preserve"> of the existing variables</w:t>
      </w:r>
      <w:bookmarkEnd w:id="170"/>
      <w:bookmarkEnd w:id="171"/>
    </w:p>
    <w:p w:rsidR="002575C0" w:rsidRDefault="002575C0" w:rsidP="002575C0">
      <w:pPr>
        <w:pStyle w:val="FirstParagraph"/>
      </w:pPr>
      <w:r>
        <w:t xml:space="preserve">Among the most important functions in R are related to obtaining sums. Here, we load </w:t>
      </w:r>
      <w:r>
        <w:rPr>
          <w:rStyle w:val="VerbatimChar"/>
        </w:rPr>
        <w:t>mtf.csv</w:t>
      </w:r>
      <w:r>
        <w:t xml:space="preserve"> dataset (Arifin &amp; Yusoff, </w:t>
      </w:r>
      <w:hyperlink w:anchor="ref-arifin2017_irt">
        <w:r>
          <w:rPr>
            <w:rStyle w:val="InternetLink"/>
          </w:rPr>
          <w:t>2017</w:t>
        </w:r>
      </w:hyperlink>
      <w:r>
        <w:t>). The dataset consists of two multiple true-false questions, with five independent statements each. The correct answers are awarded one (coded as 1) mark each, and incorrect answers are awarded zero (coded as 0) mark each.</w:t>
      </w:r>
    </w:p>
    <w:p w:rsidR="002575C0" w:rsidRDefault="002575C0" w:rsidP="002575C0">
      <w:pPr>
        <w:pStyle w:val="SourceCode"/>
      </w:pPr>
      <w:r>
        <w:rPr>
          <w:rStyle w:val="NormalTok"/>
        </w:rPr>
        <w:t>mtf &lt;-</w:t>
      </w:r>
      <w:r>
        <w:rPr>
          <w:rStyle w:val="StringTok"/>
        </w:rPr>
        <w:t xml:space="preserve"> </w:t>
      </w:r>
      <w:r>
        <w:rPr>
          <w:rStyle w:val="KeywordTok"/>
        </w:rPr>
        <w:t>read.csv</w:t>
      </w:r>
      <w:r>
        <w:rPr>
          <w:rStyle w:val="NormalTok"/>
        </w:rPr>
        <w:t>(</w:t>
      </w:r>
      <w:r>
        <w:rPr>
          <w:rStyle w:val="StringTok"/>
        </w:rPr>
        <w:t>"mtf.csv"</w:t>
      </w:r>
      <w:r>
        <w:rPr>
          <w:rStyle w:val="NormalTok"/>
        </w:rPr>
        <w:t>)</w:t>
      </w:r>
    </w:p>
    <w:p w:rsidR="002575C0" w:rsidRDefault="002575C0" w:rsidP="002575C0">
      <w:pPr>
        <w:pStyle w:val="FirstParagraph"/>
      </w:pPr>
      <w:r>
        <w:t xml:space="preserve">The basic </w:t>
      </w:r>
      <w:proofErr w:type="gramStart"/>
      <w:r>
        <w:rPr>
          <w:rStyle w:val="VerbatimChar"/>
        </w:rPr>
        <w:t>sum(</w:t>
      </w:r>
      <w:proofErr w:type="gramEnd"/>
      <w:r>
        <w:rPr>
          <w:rStyle w:val="VerbatimChar"/>
        </w:rPr>
        <w:t>)</w:t>
      </w:r>
      <w:r>
        <w:t xml:space="preserve"> works on a vector, e.g. </w:t>
      </w:r>
      <w:r>
        <w:rPr>
          <w:rStyle w:val="VerbatimChar"/>
        </w:rPr>
        <w:t>mtf$Q1A</w:t>
      </w:r>
      <w:r>
        <w:t>,</w:t>
      </w:r>
    </w:p>
    <w:p w:rsidR="002575C0" w:rsidRDefault="002575C0" w:rsidP="002575C0">
      <w:pPr>
        <w:pStyle w:val="SourceCode"/>
      </w:pPr>
      <w:r>
        <w:rPr>
          <w:rStyle w:val="KeywordTok"/>
        </w:rPr>
        <w:t>sum</w:t>
      </w:r>
      <w:r>
        <w:rPr>
          <w:rStyle w:val="NormalTok"/>
        </w:rPr>
        <w:t>(mtf</w:t>
      </w:r>
      <w:r>
        <w:rPr>
          <w:rStyle w:val="OperatorTok"/>
        </w:rPr>
        <w:t>$</w:t>
      </w:r>
      <w:r>
        <w:rPr>
          <w:rStyle w:val="NormalTok"/>
        </w:rPr>
        <w:t>Q1A)</w:t>
      </w:r>
    </w:p>
    <w:p w:rsidR="002575C0" w:rsidRDefault="002575C0" w:rsidP="002575C0">
      <w:pPr>
        <w:pStyle w:val="SourceCode"/>
      </w:pPr>
      <w:r>
        <w:rPr>
          <w:rStyle w:val="VerbatimChar"/>
        </w:rPr>
        <w:t>## [1] 111</w:t>
      </w:r>
    </w:p>
    <w:p w:rsidR="002575C0" w:rsidRDefault="002575C0" w:rsidP="002575C0">
      <w:pPr>
        <w:pStyle w:val="FirstParagraph"/>
      </w:pPr>
      <w:r>
        <w:lastRenderedPageBreak/>
        <w:t>It gives the total number of correct answers for question 1A.</w:t>
      </w:r>
    </w:p>
    <w:p w:rsidR="002575C0" w:rsidRDefault="002575C0" w:rsidP="002575C0">
      <w:pPr>
        <w:pStyle w:val="BodyText"/>
      </w:pPr>
      <w:r>
        <w:t xml:space="preserve">Next, we obtain the total number of correct answers for all respondents, i.e. by rows. Hence we use </w:t>
      </w:r>
      <w:proofErr w:type="gramStart"/>
      <w:r>
        <w:rPr>
          <w:rStyle w:val="VerbatimChar"/>
        </w:rPr>
        <w:t>rowSums(</w:t>
      </w:r>
      <w:proofErr w:type="gramEnd"/>
      <w:r>
        <w:rPr>
          <w:rStyle w:val="VerbatimChar"/>
        </w:rPr>
        <w:t>)</w:t>
      </w:r>
      <w:r>
        <w:t>,</w:t>
      </w:r>
    </w:p>
    <w:p w:rsidR="002575C0" w:rsidRDefault="002575C0" w:rsidP="002575C0">
      <w:pPr>
        <w:pStyle w:val="SourceCode"/>
      </w:pPr>
      <w:r>
        <w:rPr>
          <w:rStyle w:val="KeywordTok"/>
        </w:rPr>
        <w:t>rowSums</w:t>
      </w:r>
      <w:r>
        <w:rPr>
          <w:rStyle w:val="NormalTok"/>
        </w:rPr>
        <w:t>(mtf)</w:t>
      </w:r>
    </w:p>
    <w:p w:rsidR="002575C0" w:rsidRDefault="002575C0" w:rsidP="002575C0">
      <w:pPr>
        <w:pStyle w:val="SourceCode"/>
      </w:pPr>
      <w:r>
        <w:rPr>
          <w:rStyle w:val="VerbatimChar"/>
        </w:rPr>
        <w:t>##   [1]  3  5  5  7  8  8  6  7  7  8  8  8  8  8  5 10  5  4  4  7  9  1  9</w:t>
      </w:r>
      <w:r>
        <w:br/>
      </w:r>
      <w:r>
        <w:rPr>
          <w:rStyle w:val="VerbatimChar"/>
        </w:rPr>
        <w:t>##  [24]  7  5  4  7  3  7  0  6  5  6  7  7  8 10  7  8  6  6  8  9 10  3  6</w:t>
      </w:r>
      <w:r>
        <w:br/>
      </w:r>
      <w:r>
        <w:rPr>
          <w:rStyle w:val="VerbatimChar"/>
        </w:rPr>
        <w:t>##  [47]  6  9  6  6  5  7  8  6 10  4  8  9  8  9  9  5 10  5  5  9  5  6  7</w:t>
      </w:r>
      <w:r>
        <w:br/>
      </w:r>
      <w:r>
        <w:rPr>
          <w:rStyle w:val="VerbatimChar"/>
        </w:rPr>
        <w:t>##  [70]  5  6  6  9  3  7 10  5  6  7  7  7  8  6  9  7  6  6  9  6  7  7 10</w:t>
      </w:r>
      <w:r>
        <w:br/>
      </w:r>
      <w:r>
        <w:rPr>
          <w:rStyle w:val="VerbatimChar"/>
        </w:rPr>
        <w:t>##  [93]  0  5 10  9  6  6  3  7 10  3  6  9  6  6  7  8  8  6  6  6  8  7  9</w:t>
      </w:r>
      <w:r>
        <w:br/>
      </w:r>
      <w:r>
        <w:rPr>
          <w:rStyle w:val="VerbatimChar"/>
        </w:rPr>
        <w:t>## [116]  7  4  8  8  9  8  8  5  8  6 10  7  6  5  3  6  7  7  6  9  6  8  7</w:t>
      </w:r>
      <w:r>
        <w:br/>
      </w:r>
      <w:r>
        <w:rPr>
          <w:rStyle w:val="VerbatimChar"/>
        </w:rPr>
        <w:t>## [139]  7  7  6  5  5  8 10  8  8  6  5  6  8  7  6 10  6  7  6  6  4  2</w:t>
      </w:r>
    </w:p>
    <w:p w:rsidR="002575C0" w:rsidRDefault="002575C0" w:rsidP="002575C0">
      <w:pPr>
        <w:pStyle w:val="FirstParagraph"/>
      </w:pPr>
      <w:r>
        <w:t xml:space="preserve">While </w:t>
      </w:r>
      <w:proofErr w:type="gramStart"/>
      <w:r>
        <w:rPr>
          <w:rStyle w:val="VerbatimChar"/>
        </w:rPr>
        <w:t>sum(</w:t>
      </w:r>
      <w:proofErr w:type="gramEnd"/>
      <w:r>
        <w:rPr>
          <w:rStyle w:val="VerbatimChar"/>
        </w:rPr>
        <w:t>)</w:t>
      </w:r>
      <w:r>
        <w:t xml:space="preserve"> gives use the total per vector, we can easily obtain for all questions (columns) by </w:t>
      </w:r>
      <w:r>
        <w:rPr>
          <w:rStyle w:val="VerbatimChar"/>
        </w:rPr>
        <w:t>colSums()</w:t>
      </w:r>
      <w:r>
        <w:t>,</w:t>
      </w:r>
    </w:p>
    <w:p w:rsidR="002575C0" w:rsidRDefault="002575C0" w:rsidP="002575C0">
      <w:pPr>
        <w:pStyle w:val="SourceCode"/>
      </w:pPr>
      <w:r>
        <w:rPr>
          <w:rStyle w:val="KeywordTok"/>
        </w:rPr>
        <w:t>colSums</w:t>
      </w:r>
      <w:r>
        <w:rPr>
          <w:rStyle w:val="NormalTok"/>
        </w:rPr>
        <w:t>(mtf)</w:t>
      </w:r>
    </w:p>
    <w:p w:rsidR="002575C0" w:rsidRDefault="002575C0" w:rsidP="002575C0">
      <w:pPr>
        <w:pStyle w:val="SourceCode"/>
      </w:pPr>
      <w:r>
        <w:rPr>
          <w:rStyle w:val="VerbatimChar"/>
        </w:rPr>
        <w:t xml:space="preserve">## Q1A Q1B Q1C Q1D Q1E Q2A Q2B Q2C Q2D Q2E </w:t>
      </w:r>
      <w:r>
        <w:br/>
      </w:r>
      <w:r>
        <w:rPr>
          <w:rStyle w:val="VerbatimChar"/>
        </w:rPr>
        <w:t xml:space="preserve">## 111 119 </w:t>
      </w:r>
      <w:proofErr w:type="gramStart"/>
      <w:r>
        <w:rPr>
          <w:rStyle w:val="VerbatimChar"/>
        </w:rPr>
        <w:t>100  95</w:t>
      </w:r>
      <w:proofErr w:type="gramEnd"/>
      <w:r>
        <w:rPr>
          <w:rStyle w:val="VerbatimChar"/>
        </w:rPr>
        <w:t xml:space="preserve"> 134 120 117 105  84  83</w:t>
      </w:r>
    </w:p>
    <w:p w:rsidR="002575C0" w:rsidRDefault="002575C0" w:rsidP="002575C0">
      <w:pPr>
        <w:pStyle w:val="FirstParagraph"/>
      </w:pPr>
      <w:r>
        <w:t xml:space="preserve">We can also easily create new variables </w:t>
      </w:r>
      <w:r>
        <w:rPr>
          <w:rStyle w:val="VerbatimChar"/>
        </w:rPr>
        <w:t>total_mark</w:t>
      </w:r>
      <w:r>
        <w:t xml:space="preserve"> and </w:t>
      </w:r>
      <w:r>
        <w:rPr>
          <w:rStyle w:val="VerbatimChar"/>
        </w:rPr>
        <w:t>percent</w:t>
      </w:r>
      <w:r>
        <w:t xml:space="preserve"> as follows,</w:t>
      </w:r>
    </w:p>
    <w:p w:rsidR="002575C0" w:rsidRDefault="002575C0" w:rsidP="002575C0">
      <w:pPr>
        <w:pStyle w:val="SourceCode"/>
      </w:pPr>
      <w:r>
        <w:rPr>
          <w:rStyle w:val="NormalTok"/>
        </w:rPr>
        <w:t>mtf</w:t>
      </w:r>
      <w:r>
        <w:rPr>
          <w:rStyle w:val="OperatorTok"/>
        </w:rPr>
        <w:t>$</w:t>
      </w:r>
      <w:r>
        <w:rPr>
          <w:rStyle w:val="NormalTok"/>
        </w:rPr>
        <w:t>total_mark &lt;-</w:t>
      </w:r>
      <w:r>
        <w:rPr>
          <w:rStyle w:val="StringTok"/>
        </w:rPr>
        <w:t xml:space="preserve"> </w:t>
      </w:r>
      <w:proofErr w:type="gramStart"/>
      <w:r>
        <w:rPr>
          <w:rStyle w:val="KeywordTok"/>
        </w:rPr>
        <w:t>rowSums</w:t>
      </w:r>
      <w:r>
        <w:rPr>
          <w:rStyle w:val="NormalTok"/>
        </w:rPr>
        <w:t>(</w:t>
      </w:r>
      <w:proofErr w:type="gramEnd"/>
      <w:r>
        <w:rPr>
          <w:rStyle w:val="NormalTok"/>
        </w:rPr>
        <w:t xml:space="preserve">mtf[ , </w:t>
      </w:r>
      <w:r>
        <w:rPr>
          <w:rStyle w:val="DecValTok"/>
        </w:rPr>
        <w:t>1</w:t>
      </w:r>
      <w:r>
        <w:rPr>
          <w:rStyle w:val="OperatorTok"/>
        </w:rPr>
        <w:t>:</w:t>
      </w:r>
      <w:r>
        <w:rPr>
          <w:rStyle w:val="DecValTok"/>
        </w:rPr>
        <w:t>10</w:t>
      </w:r>
      <w:r>
        <w:rPr>
          <w:rStyle w:val="NormalTok"/>
        </w:rPr>
        <w:t>])</w:t>
      </w:r>
      <w:r>
        <w:br/>
      </w:r>
      <w:r>
        <w:rPr>
          <w:rStyle w:val="NormalTok"/>
        </w:rPr>
        <w:t>mtf</w:t>
      </w:r>
      <w:r>
        <w:rPr>
          <w:rStyle w:val="OperatorTok"/>
        </w:rPr>
        <w:t>$</w:t>
      </w:r>
      <w:r>
        <w:rPr>
          <w:rStyle w:val="NormalTok"/>
        </w:rPr>
        <w:t>percent &lt;-</w:t>
      </w:r>
      <w:r>
        <w:rPr>
          <w:rStyle w:val="StringTok"/>
        </w:rPr>
        <w:t xml:space="preserve"> </w:t>
      </w:r>
      <w:r>
        <w:rPr>
          <w:rStyle w:val="NormalTok"/>
        </w:rPr>
        <w:t>(mtf</w:t>
      </w:r>
      <w:r>
        <w:rPr>
          <w:rStyle w:val="OperatorTok"/>
        </w:rPr>
        <w:t>$</w:t>
      </w:r>
      <w:r>
        <w:rPr>
          <w:rStyle w:val="NormalTok"/>
        </w:rPr>
        <w:t>total_mark</w:t>
      </w:r>
      <w:r>
        <w:rPr>
          <w:rStyle w:val="OperatorTok"/>
        </w:rPr>
        <w:t>/</w:t>
      </w:r>
      <w:r>
        <w:rPr>
          <w:rStyle w:val="DecValTok"/>
        </w:rPr>
        <w:t>10</w:t>
      </w:r>
      <w:r>
        <w:rPr>
          <w:rStyle w:val="NormalTok"/>
        </w:rPr>
        <w:t>)</w:t>
      </w:r>
      <w:r>
        <w:rPr>
          <w:rStyle w:val="OperatorTok"/>
        </w:rPr>
        <w:t>*</w:t>
      </w:r>
      <w:r>
        <w:rPr>
          <w:rStyle w:val="DecValTok"/>
        </w:rPr>
        <w:t>100</w:t>
      </w:r>
      <w:r>
        <w:br/>
      </w:r>
      <w:r>
        <w:rPr>
          <w:rStyle w:val="KeywordTok"/>
        </w:rPr>
        <w:t>head</w:t>
      </w:r>
      <w:r>
        <w:rPr>
          <w:rStyle w:val="NormalTok"/>
        </w:rPr>
        <w:t>(mtf)</w:t>
      </w:r>
    </w:p>
    <w:p w:rsidR="002575C0" w:rsidRDefault="002575C0" w:rsidP="002575C0">
      <w:pPr>
        <w:pStyle w:val="SourceCode"/>
      </w:pPr>
      <w:r>
        <w:rPr>
          <w:rStyle w:val="VerbatimChar"/>
        </w:rPr>
        <w:t>##   Q1A Q1B Q1C Q1D Q1E Q2A Q2B Q2C Q2D Q2E total_mark percent</w:t>
      </w:r>
      <w:r>
        <w:br/>
      </w:r>
      <w:r>
        <w:rPr>
          <w:rStyle w:val="VerbatimChar"/>
        </w:rPr>
        <w:t>## 1   1   0   0   0   0   0   1   1   0   0          3      30</w:t>
      </w:r>
      <w:r>
        <w:br/>
      </w:r>
      <w:r>
        <w:rPr>
          <w:rStyle w:val="VerbatimChar"/>
        </w:rPr>
        <w:t>## 2   1   0   0   0   1   0   0   1   1   1          5      50</w:t>
      </w:r>
      <w:r>
        <w:br/>
      </w:r>
      <w:r>
        <w:rPr>
          <w:rStyle w:val="VerbatimChar"/>
        </w:rPr>
        <w:t>## 3   0   1   0   0   1   1   0   1   1   0          5      50</w:t>
      </w:r>
      <w:r>
        <w:br/>
      </w:r>
      <w:r>
        <w:rPr>
          <w:rStyle w:val="VerbatimChar"/>
        </w:rPr>
        <w:t>## 4   1   1   0   1   1   0   1   0   1   1          7      70</w:t>
      </w:r>
      <w:r>
        <w:br/>
      </w:r>
      <w:r>
        <w:rPr>
          <w:rStyle w:val="VerbatimChar"/>
        </w:rPr>
        <w:t>## 5   1   1   1   0   1   1   1   1   1   0          8      80</w:t>
      </w:r>
      <w:r>
        <w:br/>
      </w:r>
      <w:r>
        <w:rPr>
          <w:rStyle w:val="VerbatimChar"/>
        </w:rPr>
        <w:t>## 6   0   1   1   1   1   0   1   1   1   1          8      80</w:t>
      </w:r>
    </w:p>
    <w:p w:rsidR="002575C0" w:rsidRDefault="002575C0" w:rsidP="002575C0">
      <w:pPr>
        <w:pStyle w:val="Heading3"/>
      </w:pPr>
      <w:bookmarkStart w:id="172" w:name="__RefHeading___Toc9287_1980654227"/>
      <w:bookmarkStart w:id="173" w:name="handling-missing-observations-nanot-avai"/>
      <w:bookmarkStart w:id="174" w:name="_Toc529195224"/>
      <w:bookmarkStart w:id="175" w:name="_Toc530050410"/>
      <w:bookmarkEnd w:id="172"/>
      <w:bookmarkEnd w:id="173"/>
      <w:r>
        <w:t>Handling missing observations (</w:t>
      </w:r>
      <w:r>
        <w:rPr>
          <w:rStyle w:val="VerbatimChar"/>
        </w:rPr>
        <w:t>NA</w:t>
      </w:r>
      <w:r>
        <w:t>/not available)</w:t>
      </w:r>
      <w:bookmarkEnd w:id="174"/>
      <w:bookmarkEnd w:id="175"/>
    </w:p>
    <w:p w:rsidR="002575C0" w:rsidRDefault="002575C0" w:rsidP="002575C0">
      <w:pPr>
        <w:pStyle w:val="FirstParagraph"/>
      </w:pPr>
      <w:r>
        <w:t xml:space="preserve">We start by generating a data frame with </w:t>
      </w:r>
      <w:r>
        <w:rPr>
          <w:rStyle w:val="VerbatimChar"/>
        </w:rPr>
        <w:t>NA</w:t>
      </w:r>
      <w:r>
        <w:fldChar w:fldCharType="begin"/>
      </w:r>
      <w:r>
        <w:instrText xml:space="preserve"> XE "missing value" </w:instrText>
      </w:r>
      <w:r>
        <w:fldChar w:fldCharType="end"/>
      </w:r>
      <w:r>
        <w:fldChar w:fldCharType="begin"/>
      </w:r>
      <w:r>
        <w:instrText xml:space="preserve"> XE "data:missing" </w:instrText>
      </w:r>
      <w:r>
        <w:fldChar w:fldCharType="end"/>
      </w:r>
      <w:r>
        <w:t xml:space="preserve"> and " " (empty entry),</w:t>
      </w:r>
    </w:p>
    <w:p w:rsidR="002575C0" w:rsidRDefault="002575C0" w:rsidP="002575C0">
      <w:pPr>
        <w:pStyle w:val="SourceCode"/>
      </w:pPr>
      <w:r>
        <w:rPr>
          <w:rStyle w:val="NormalTok"/>
        </w:rPr>
        <w:t>data_na &lt;-</w:t>
      </w:r>
      <w:r>
        <w:rPr>
          <w:rStyle w:val="StringTok"/>
        </w:rPr>
        <w:t xml:space="preserve"> </w:t>
      </w:r>
      <w:r>
        <w:rPr>
          <w:rStyle w:val="KeywordTok"/>
        </w:rPr>
        <w:t>read.table</w:t>
      </w:r>
      <w:r>
        <w:rPr>
          <w:rStyle w:val="NormalTok"/>
        </w:rPr>
        <w:t>(</w:t>
      </w:r>
      <w:r>
        <w:rPr>
          <w:rStyle w:val="DataTypeTok"/>
        </w:rPr>
        <w:t>header =</w:t>
      </w:r>
      <w:r>
        <w:rPr>
          <w:rStyle w:val="NormalTok"/>
        </w:rPr>
        <w:t xml:space="preserve"> T, </w:t>
      </w:r>
      <w:r>
        <w:rPr>
          <w:rStyle w:val="DataTypeTok"/>
        </w:rPr>
        <w:t>sep =</w:t>
      </w:r>
      <w:r>
        <w:rPr>
          <w:rStyle w:val="NormalTok"/>
        </w:rPr>
        <w:t xml:space="preserve"> </w:t>
      </w:r>
      <w:r>
        <w:rPr>
          <w:rStyle w:val="StringTok"/>
        </w:rPr>
        <w:t>","</w:t>
      </w:r>
      <w:r>
        <w:rPr>
          <w:rStyle w:val="NormalTok"/>
        </w:rPr>
        <w:t xml:space="preserve">, </w:t>
      </w:r>
      <w:r>
        <w:rPr>
          <w:rStyle w:val="DataTypeTok"/>
        </w:rPr>
        <w:t>text =</w:t>
      </w:r>
      <w:r>
        <w:rPr>
          <w:rStyle w:val="NormalTok"/>
        </w:rPr>
        <w:t xml:space="preserve"> </w:t>
      </w:r>
      <w:r>
        <w:rPr>
          <w:rStyle w:val="StringTok"/>
        </w:rPr>
        <w:t>"</w:t>
      </w:r>
      <w:r>
        <w:br/>
      </w:r>
      <w:r>
        <w:rPr>
          <w:rStyle w:val="StringTok"/>
        </w:rPr>
        <w:t>ID, age, gender</w:t>
      </w:r>
      <w:r>
        <w:br/>
      </w:r>
      <w:r>
        <w:rPr>
          <w:rStyle w:val="StringTok"/>
        </w:rPr>
        <w:t>8110, 20, M</w:t>
      </w:r>
      <w:r>
        <w:br/>
      </w:r>
      <w:r>
        <w:rPr>
          <w:rStyle w:val="StringTok"/>
        </w:rPr>
        <w:t>8110, 20, M</w:t>
      </w:r>
      <w:r>
        <w:br/>
      </w:r>
      <w:r>
        <w:rPr>
          <w:rStyle w:val="StringTok"/>
        </w:rPr>
        <w:t xml:space="preserve">1627, 30, </w:t>
      </w:r>
      <w:r>
        <w:br/>
      </w:r>
      <w:r>
        <w:rPr>
          <w:rStyle w:val="StringTok"/>
        </w:rPr>
        <w:t>1234, 23, F</w:t>
      </w:r>
      <w:r>
        <w:br/>
      </w:r>
      <w:r>
        <w:rPr>
          <w:rStyle w:val="StringTok"/>
        </w:rPr>
        <w:t>4567, , F</w:t>
      </w:r>
      <w:r>
        <w:br/>
      </w:r>
      <w:r>
        <w:rPr>
          <w:rStyle w:val="StringTok"/>
        </w:rPr>
        <w:t>4567, 12, F</w:t>
      </w:r>
      <w:r>
        <w:br/>
      </w:r>
      <w:r>
        <w:rPr>
          <w:rStyle w:val="StringTok"/>
        </w:rPr>
        <w:t>"</w:t>
      </w:r>
      <w:r>
        <w:rPr>
          <w:rStyle w:val="NormalTok"/>
        </w:rPr>
        <w:t xml:space="preserve">)  </w:t>
      </w:r>
      <w:r>
        <w:rPr>
          <w:rStyle w:val="CommentTok"/>
        </w:rPr>
        <w:t># we use comma separated values in this example</w:t>
      </w:r>
      <w:r>
        <w:br/>
      </w:r>
      <w:r>
        <w:rPr>
          <w:rStyle w:val="KeywordTok"/>
        </w:rPr>
        <w:t>str</w:t>
      </w:r>
      <w:r>
        <w:rPr>
          <w:rStyle w:val="NormalTok"/>
        </w:rPr>
        <w:t>(data_na); data_na</w:t>
      </w:r>
    </w:p>
    <w:p w:rsidR="002575C0" w:rsidRDefault="002575C0" w:rsidP="002575C0">
      <w:pPr>
        <w:pStyle w:val="SourceCode"/>
      </w:pPr>
      <w:r>
        <w:rPr>
          <w:rStyle w:val="VerbatimChar"/>
        </w:rPr>
        <w:lastRenderedPageBreak/>
        <w:t>## '</w:t>
      </w:r>
      <w:proofErr w:type="gramStart"/>
      <w:r>
        <w:rPr>
          <w:rStyle w:val="VerbatimChar"/>
        </w:rPr>
        <w:t>data.frame</w:t>
      </w:r>
      <w:proofErr w:type="gramEnd"/>
      <w:r>
        <w:rPr>
          <w:rStyle w:val="VerbatimChar"/>
        </w:rPr>
        <w:t>':    6 obs. of  3 variables:</w:t>
      </w:r>
      <w:r>
        <w:br/>
      </w:r>
      <w:r>
        <w:rPr>
          <w:rStyle w:val="VerbatimChar"/>
        </w:rPr>
        <w:t>##  $ ID    : int  8110 8110 1627 1234 4567 4567</w:t>
      </w:r>
      <w:r>
        <w:br/>
      </w:r>
      <w:r>
        <w:rPr>
          <w:rStyle w:val="VerbatimChar"/>
        </w:rPr>
        <w:t>##  $ age   : int  20 20 30 23 NA 12</w:t>
      </w:r>
      <w:r>
        <w:br/>
      </w:r>
      <w:r>
        <w:rPr>
          <w:rStyle w:val="VerbatimChar"/>
        </w:rPr>
        <w:t>##  $ gender: Factor w/ 3 levels " "," F"," M": 3 3 1 2 2 2</w:t>
      </w:r>
    </w:p>
    <w:p w:rsidR="002575C0" w:rsidRDefault="002575C0" w:rsidP="002575C0">
      <w:pPr>
        <w:pStyle w:val="SourceCode"/>
      </w:pPr>
      <w:r>
        <w:rPr>
          <w:rStyle w:val="VerbatimChar"/>
        </w:rPr>
        <w:t>##     ID age gender</w:t>
      </w:r>
      <w:r>
        <w:br/>
      </w:r>
      <w:r>
        <w:rPr>
          <w:rStyle w:val="VerbatimChar"/>
        </w:rPr>
        <w:t xml:space="preserve">## 1 </w:t>
      </w:r>
      <w:proofErr w:type="gramStart"/>
      <w:r>
        <w:rPr>
          <w:rStyle w:val="VerbatimChar"/>
        </w:rPr>
        <w:t>8110  20</w:t>
      </w:r>
      <w:proofErr w:type="gramEnd"/>
      <w:r>
        <w:rPr>
          <w:rStyle w:val="VerbatimChar"/>
        </w:rPr>
        <w:t xml:space="preserve">      M</w:t>
      </w:r>
      <w:r>
        <w:br/>
      </w:r>
      <w:r>
        <w:rPr>
          <w:rStyle w:val="VerbatimChar"/>
        </w:rPr>
        <w:t>## 2 8110  20      M</w:t>
      </w:r>
      <w:r>
        <w:br/>
      </w:r>
      <w:r>
        <w:rPr>
          <w:rStyle w:val="VerbatimChar"/>
        </w:rPr>
        <w:t xml:space="preserve">## 3 1627  30       </w:t>
      </w:r>
      <w:r>
        <w:br/>
      </w:r>
      <w:r>
        <w:rPr>
          <w:rStyle w:val="VerbatimChar"/>
        </w:rPr>
        <w:t>## 4 1234  23      F</w:t>
      </w:r>
      <w:r>
        <w:br/>
      </w:r>
      <w:r>
        <w:rPr>
          <w:rStyle w:val="VerbatimChar"/>
        </w:rPr>
        <w:t>## 5 4567  NA      F</w:t>
      </w:r>
      <w:r>
        <w:br/>
      </w:r>
      <w:r>
        <w:rPr>
          <w:rStyle w:val="VerbatimChar"/>
        </w:rPr>
        <w:t>## 6 4567  12      F</w:t>
      </w:r>
    </w:p>
    <w:p w:rsidR="002575C0" w:rsidRDefault="002575C0" w:rsidP="002575C0">
      <w:pPr>
        <w:pStyle w:val="FirstParagraph"/>
      </w:pPr>
      <w:r>
        <w:t xml:space="preserve">There will be a </w:t>
      </w:r>
      <w:r>
        <w:rPr>
          <w:rStyle w:val="VerbatimChar"/>
        </w:rPr>
        <w:t>NA</w:t>
      </w:r>
      <w:r>
        <w:t xml:space="preserve"> in </w:t>
      </w:r>
      <w:r>
        <w:rPr>
          <w:rStyle w:val="VerbatimChar"/>
        </w:rPr>
        <w:t>age</w:t>
      </w:r>
      <w:r>
        <w:t xml:space="preserve"> and " " category in gender,</w:t>
      </w:r>
    </w:p>
    <w:p w:rsidR="002575C0" w:rsidRDefault="002575C0" w:rsidP="002575C0">
      <w:pPr>
        <w:pStyle w:val="SourceCode"/>
      </w:pPr>
      <w:r>
        <w:rPr>
          <w:rStyle w:val="KeywordTok"/>
        </w:rPr>
        <w:t>summary</w:t>
      </w:r>
      <w:r>
        <w:rPr>
          <w:rStyle w:val="NormalTok"/>
        </w:rPr>
        <w:t>(data_</w:t>
      </w:r>
      <w:proofErr w:type="gramStart"/>
      <w:r>
        <w:rPr>
          <w:rStyle w:val="NormalTok"/>
        </w:rPr>
        <w:t xml:space="preserve">na)  </w:t>
      </w:r>
      <w:r>
        <w:rPr>
          <w:rStyle w:val="CommentTok"/>
        </w:rPr>
        <w:t>#</w:t>
      </w:r>
      <w:proofErr w:type="gramEnd"/>
      <w:r>
        <w:rPr>
          <w:rStyle w:val="CommentTok"/>
        </w:rPr>
        <w:t xml:space="preserve"> NA in age, " " category in gender</w:t>
      </w:r>
    </w:p>
    <w:p w:rsidR="002575C0" w:rsidRDefault="002575C0" w:rsidP="002575C0">
      <w:pPr>
        <w:pStyle w:val="SourceCode"/>
      </w:pPr>
      <w:r>
        <w:rPr>
          <w:rStyle w:val="VerbatimChar"/>
        </w:rPr>
        <w:t>##        ID            age     gender</w:t>
      </w:r>
      <w:r>
        <w:br/>
      </w:r>
      <w:r>
        <w:rPr>
          <w:rStyle w:val="VerbatimChar"/>
        </w:rPr>
        <w:t>#</w:t>
      </w:r>
      <w:proofErr w:type="gramStart"/>
      <w:r>
        <w:rPr>
          <w:rStyle w:val="VerbatimChar"/>
        </w:rPr>
        <w:t>#  Min.</w:t>
      </w:r>
      <w:proofErr w:type="gramEnd"/>
      <w:r>
        <w:rPr>
          <w:rStyle w:val="VerbatimChar"/>
        </w:rPr>
        <w:t xml:space="preserve">   :1234   Min.   :12     :1  </w:t>
      </w:r>
      <w:r>
        <w:br/>
      </w:r>
      <w:r>
        <w:rPr>
          <w:rStyle w:val="VerbatimChar"/>
        </w:rPr>
        <w:t>#</w:t>
      </w:r>
      <w:proofErr w:type="gramStart"/>
      <w:r>
        <w:rPr>
          <w:rStyle w:val="VerbatimChar"/>
        </w:rPr>
        <w:t>#  1</w:t>
      </w:r>
      <w:proofErr w:type="gramEnd"/>
      <w:r>
        <w:rPr>
          <w:rStyle w:val="VerbatimChar"/>
        </w:rPr>
        <w:t xml:space="preserve">st Qu.:2362   1st Qu.:20    F:3  </w:t>
      </w:r>
      <w:r>
        <w:br/>
      </w:r>
      <w:r>
        <w:rPr>
          <w:rStyle w:val="VerbatimChar"/>
        </w:rPr>
        <w:t xml:space="preserve">##  Median :4567   Median :20    M:2  </w:t>
      </w:r>
      <w:r>
        <w:br/>
      </w:r>
      <w:r>
        <w:rPr>
          <w:rStyle w:val="VerbatimChar"/>
        </w:rPr>
        <w:t xml:space="preserve">##  Mean   :4702   Mean   :21         </w:t>
      </w:r>
      <w:r>
        <w:br/>
      </w:r>
      <w:r>
        <w:rPr>
          <w:rStyle w:val="VerbatimChar"/>
        </w:rPr>
        <w:t xml:space="preserve">##  3rd Qu.:7224   3rd Qu.:23         </w:t>
      </w:r>
      <w:r>
        <w:br/>
      </w:r>
      <w:r>
        <w:rPr>
          <w:rStyle w:val="VerbatimChar"/>
        </w:rPr>
        <w:t xml:space="preserve">##  Max.   :8110   Max.   :30         </w:t>
      </w:r>
      <w:r>
        <w:br/>
      </w:r>
      <w:r>
        <w:rPr>
          <w:rStyle w:val="VerbatimChar"/>
        </w:rPr>
        <w:t>##                 NA's   :1</w:t>
      </w:r>
    </w:p>
    <w:p w:rsidR="002575C0" w:rsidRDefault="002575C0" w:rsidP="002575C0">
      <w:pPr>
        <w:pStyle w:val="FirstParagraph"/>
      </w:pPr>
      <w:r>
        <w:t xml:space="preserve">We now verify whether there is </w:t>
      </w:r>
      <w:r>
        <w:rPr>
          <w:rStyle w:val="VerbatimChar"/>
        </w:rPr>
        <w:t>NA</w:t>
      </w:r>
      <w:r>
        <w:t xml:space="preserve"> in the data frame,</w:t>
      </w:r>
    </w:p>
    <w:p w:rsidR="002575C0" w:rsidRDefault="002575C0" w:rsidP="002575C0">
      <w:pPr>
        <w:pStyle w:val="SourceCode"/>
      </w:pPr>
      <w:r>
        <w:rPr>
          <w:rStyle w:val="KeywordTok"/>
        </w:rPr>
        <w:t>anyNA</w:t>
      </w:r>
      <w:r>
        <w:rPr>
          <w:rStyle w:val="NormalTok"/>
        </w:rPr>
        <w:t>(data_na)</w:t>
      </w:r>
    </w:p>
    <w:p w:rsidR="002575C0" w:rsidRDefault="002575C0" w:rsidP="002575C0">
      <w:pPr>
        <w:pStyle w:val="SourceCode"/>
      </w:pPr>
      <w:r>
        <w:rPr>
          <w:rStyle w:val="VerbatimChar"/>
        </w:rPr>
        <w:t>## [1] TRUE</w:t>
      </w:r>
    </w:p>
    <w:p w:rsidR="002575C0" w:rsidRDefault="002575C0" w:rsidP="002575C0">
      <w:pPr>
        <w:pStyle w:val="FirstParagraph"/>
      </w:pPr>
      <w:r>
        <w:rPr>
          <w:rStyle w:val="VerbatimChar"/>
        </w:rPr>
        <w:t>TRUE</w:t>
      </w:r>
      <w:r>
        <w:t xml:space="preserve">, yes there is a NA, it </w:t>
      </w:r>
      <w:proofErr w:type="gramStart"/>
      <w:r>
        <w:t>is located in</w:t>
      </w:r>
      <w:proofErr w:type="gramEnd"/>
      <w:r>
        <w:t>,</w:t>
      </w:r>
    </w:p>
    <w:p w:rsidR="002575C0" w:rsidRDefault="002575C0" w:rsidP="002575C0">
      <w:pPr>
        <w:pStyle w:val="SourceCode"/>
      </w:pPr>
      <w:r>
        <w:rPr>
          <w:rStyle w:val="KeywordTok"/>
        </w:rPr>
        <w:t>is.na</w:t>
      </w:r>
      <w:r>
        <w:rPr>
          <w:rStyle w:val="NormalTok"/>
        </w:rPr>
        <w:t>(data_na)</w:t>
      </w:r>
    </w:p>
    <w:p w:rsidR="002575C0" w:rsidRDefault="002575C0" w:rsidP="002575C0">
      <w:pPr>
        <w:pStyle w:val="SourceCode"/>
      </w:pPr>
      <w:r>
        <w:rPr>
          <w:rStyle w:val="VerbatimChar"/>
        </w:rPr>
        <w:t>##         ID   age gender</w:t>
      </w:r>
      <w:r>
        <w:br/>
      </w:r>
      <w:r>
        <w:rPr>
          <w:rStyle w:val="VerbatimChar"/>
        </w:rPr>
        <w:t xml:space="preserve">## [1,] FALSE </w:t>
      </w:r>
      <w:proofErr w:type="gramStart"/>
      <w:r>
        <w:rPr>
          <w:rStyle w:val="VerbatimChar"/>
        </w:rPr>
        <w:t>FALSE  FALSE</w:t>
      </w:r>
      <w:proofErr w:type="gramEnd"/>
      <w:r>
        <w:br/>
      </w:r>
      <w:r>
        <w:rPr>
          <w:rStyle w:val="VerbatimChar"/>
        </w:rPr>
        <w:t>## [2,] FALSE FALSE  FALSE</w:t>
      </w:r>
      <w:r>
        <w:br/>
      </w:r>
      <w:r>
        <w:rPr>
          <w:rStyle w:val="VerbatimChar"/>
        </w:rPr>
        <w:t>## [3,] FALSE FALSE  FALSE</w:t>
      </w:r>
      <w:r>
        <w:br/>
      </w:r>
      <w:r>
        <w:rPr>
          <w:rStyle w:val="VerbatimChar"/>
        </w:rPr>
        <w:t>## [4,] FALSE FALSE  FALSE</w:t>
      </w:r>
      <w:r>
        <w:br/>
      </w:r>
      <w:r>
        <w:rPr>
          <w:rStyle w:val="VerbatimChar"/>
        </w:rPr>
        <w:t>## [5,] FALSE  TRUE  FALSE</w:t>
      </w:r>
      <w:r>
        <w:br/>
      </w:r>
      <w:r>
        <w:rPr>
          <w:rStyle w:val="VerbatimChar"/>
        </w:rPr>
        <w:t>## [6,] FALSE FALSE  FALSE</w:t>
      </w:r>
    </w:p>
    <w:p w:rsidR="002575C0" w:rsidRDefault="002575C0" w:rsidP="002575C0">
      <w:pPr>
        <w:pStyle w:val="FirstParagraph"/>
      </w:pPr>
      <w:r>
        <w:t xml:space="preserve">and you notice here " " is treated as a category, not </w:t>
      </w:r>
      <w:r>
        <w:rPr>
          <w:rStyle w:val="VerbatimChar"/>
        </w:rPr>
        <w:t>NA</w:t>
      </w:r>
      <w:r>
        <w:t xml:space="preserve"> for categorical variable </w:t>
      </w:r>
      <w:r>
        <w:rPr>
          <w:rStyle w:val="VerbatimChar"/>
        </w:rPr>
        <w:t>gender</w:t>
      </w:r>
      <w:r>
        <w:t>.</w:t>
      </w:r>
    </w:p>
    <w:p w:rsidR="002575C0" w:rsidRDefault="002575C0" w:rsidP="002575C0">
      <w:pPr>
        <w:pStyle w:val="BodyText"/>
      </w:pPr>
      <w:proofErr w:type="gramStart"/>
      <w:r>
        <w:t>First</w:t>
      </w:r>
      <w:proofErr w:type="gramEnd"/>
      <w:r>
        <w:t xml:space="preserve"> we omit the observation containing </w:t>
      </w:r>
      <w:r>
        <w:rPr>
          <w:rStyle w:val="VerbatimChar"/>
        </w:rPr>
        <w:t>NA</w:t>
      </w:r>
      <w:r>
        <w:t>,</w:t>
      </w:r>
    </w:p>
    <w:p w:rsidR="002575C0" w:rsidRDefault="002575C0" w:rsidP="002575C0">
      <w:pPr>
        <w:pStyle w:val="SourceCode"/>
      </w:pPr>
      <w:r>
        <w:rPr>
          <w:rStyle w:val="KeywordTok"/>
        </w:rPr>
        <w:t>dim</w:t>
      </w:r>
      <w:r>
        <w:rPr>
          <w:rStyle w:val="NormalTok"/>
        </w:rPr>
        <w:t>(data_</w:t>
      </w:r>
      <w:proofErr w:type="gramStart"/>
      <w:r>
        <w:rPr>
          <w:rStyle w:val="NormalTok"/>
        </w:rPr>
        <w:t xml:space="preserve">na)  </w:t>
      </w:r>
      <w:r>
        <w:rPr>
          <w:rStyle w:val="CommentTok"/>
        </w:rPr>
        <w:t>#</w:t>
      </w:r>
      <w:proofErr w:type="gramEnd"/>
      <w:r>
        <w:rPr>
          <w:rStyle w:val="CommentTok"/>
        </w:rPr>
        <w:t xml:space="preserve"> 6 observations</w:t>
      </w:r>
    </w:p>
    <w:p w:rsidR="002575C0" w:rsidRDefault="002575C0" w:rsidP="002575C0">
      <w:pPr>
        <w:pStyle w:val="SourceCode"/>
      </w:pPr>
      <w:r>
        <w:rPr>
          <w:rStyle w:val="VerbatimChar"/>
        </w:rPr>
        <w:t>## [1] 6 3</w:t>
      </w:r>
    </w:p>
    <w:p w:rsidR="002575C0" w:rsidRDefault="002575C0" w:rsidP="002575C0">
      <w:pPr>
        <w:pStyle w:val="SourceCode"/>
      </w:pPr>
      <w:r>
        <w:rPr>
          <w:rStyle w:val="NormalTok"/>
        </w:rPr>
        <w:lastRenderedPageBreak/>
        <w:t>data_na_clean &lt;-</w:t>
      </w:r>
      <w:r>
        <w:rPr>
          <w:rStyle w:val="StringTok"/>
        </w:rPr>
        <w:t xml:space="preserve"> </w:t>
      </w:r>
      <w:proofErr w:type="gramStart"/>
      <w:r>
        <w:rPr>
          <w:rStyle w:val="KeywordTok"/>
        </w:rPr>
        <w:t>na.omit</w:t>
      </w:r>
      <w:proofErr w:type="gramEnd"/>
      <w:r>
        <w:rPr>
          <w:rStyle w:val="NormalTok"/>
        </w:rPr>
        <w:t>(data_na)</w:t>
      </w:r>
      <w:r>
        <w:br/>
      </w:r>
      <w:r>
        <w:rPr>
          <w:rStyle w:val="KeywordTok"/>
        </w:rPr>
        <w:t>dim</w:t>
      </w:r>
      <w:r>
        <w:rPr>
          <w:rStyle w:val="NormalTok"/>
        </w:rPr>
        <w:t xml:space="preserve">(data_na)  </w:t>
      </w:r>
      <w:r>
        <w:rPr>
          <w:rStyle w:val="CommentTok"/>
        </w:rPr>
        <w:t># 5 observations</w:t>
      </w:r>
    </w:p>
    <w:p w:rsidR="002575C0" w:rsidRDefault="002575C0" w:rsidP="002575C0">
      <w:pPr>
        <w:pStyle w:val="SourceCode"/>
      </w:pPr>
      <w:r>
        <w:rPr>
          <w:rStyle w:val="VerbatimChar"/>
        </w:rPr>
        <w:t>## [1] 6 3</w:t>
      </w:r>
    </w:p>
    <w:p w:rsidR="002575C0" w:rsidRDefault="002575C0" w:rsidP="002575C0">
      <w:pPr>
        <w:pStyle w:val="SourceCode"/>
      </w:pPr>
      <w:r>
        <w:rPr>
          <w:rStyle w:val="KeywordTok"/>
        </w:rPr>
        <w:t>summary</w:t>
      </w:r>
      <w:r>
        <w:rPr>
          <w:rStyle w:val="NormalTok"/>
        </w:rPr>
        <w:t>(data_na_clean)</w:t>
      </w:r>
    </w:p>
    <w:p w:rsidR="002575C0" w:rsidRDefault="002575C0" w:rsidP="002575C0">
      <w:pPr>
        <w:pStyle w:val="SourceCode"/>
      </w:pPr>
      <w:r>
        <w:rPr>
          <w:rStyle w:val="VerbatimChar"/>
        </w:rPr>
        <w:t>##        ID            age     gender</w:t>
      </w:r>
      <w:r>
        <w:br/>
      </w:r>
      <w:r>
        <w:rPr>
          <w:rStyle w:val="VerbatimChar"/>
        </w:rPr>
        <w:t>#</w:t>
      </w:r>
      <w:proofErr w:type="gramStart"/>
      <w:r>
        <w:rPr>
          <w:rStyle w:val="VerbatimChar"/>
        </w:rPr>
        <w:t>#  Min.</w:t>
      </w:r>
      <w:proofErr w:type="gramEnd"/>
      <w:r>
        <w:rPr>
          <w:rStyle w:val="VerbatimChar"/>
        </w:rPr>
        <w:t xml:space="preserve">   :1234   Min.   :12     :1  </w:t>
      </w:r>
      <w:r>
        <w:br/>
      </w:r>
      <w:r>
        <w:rPr>
          <w:rStyle w:val="VerbatimChar"/>
        </w:rPr>
        <w:t>#</w:t>
      </w:r>
      <w:proofErr w:type="gramStart"/>
      <w:r>
        <w:rPr>
          <w:rStyle w:val="VerbatimChar"/>
        </w:rPr>
        <w:t>#  1</w:t>
      </w:r>
      <w:proofErr w:type="gramEnd"/>
      <w:r>
        <w:rPr>
          <w:rStyle w:val="VerbatimChar"/>
        </w:rPr>
        <w:t xml:space="preserve">st Qu.:1627   1st Qu.:20    F:2  </w:t>
      </w:r>
      <w:r>
        <w:br/>
      </w:r>
      <w:r>
        <w:rPr>
          <w:rStyle w:val="VerbatimChar"/>
        </w:rPr>
        <w:t xml:space="preserve">##  Median :4567   Median :20    M:2  </w:t>
      </w:r>
      <w:r>
        <w:br/>
      </w:r>
      <w:r>
        <w:rPr>
          <w:rStyle w:val="VerbatimChar"/>
        </w:rPr>
        <w:t xml:space="preserve">##  Mean   :4730   Mean   :21         </w:t>
      </w:r>
      <w:r>
        <w:br/>
      </w:r>
      <w:r>
        <w:rPr>
          <w:rStyle w:val="VerbatimChar"/>
        </w:rPr>
        <w:t xml:space="preserve">##  3rd Qu.:8110   3rd Qu.:23         </w:t>
      </w:r>
      <w:r>
        <w:br/>
      </w:r>
      <w:r>
        <w:rPr>
          <w:rStyle w:val="VerbatimChar"/>
        </w:rPr>
        <w:t>##  Max.   :8110   Max.   :30</w:t>
      </w:r>
    </w:p>
    <w:p w:rsidR="002575C0" w:rsidRDefault="002575C0" w:rsidP="002575C0">
      <w:pPr>
        <w:pStyle w:val="FirstParagraph"/>
      </w:pPr>
      <w:r>
        <w:t>Now we handle " " by excluding the observation containing empty gender information,</w:t>
      </w:r>
    </w:p>
    <w:p w:rsidR="002575C0" w:rsidRDefault="002575C0" w:rsidP="002575C0">
      <w:pPr>
        <w:pStyle w:val="SourceCode"/>
      </w:pPr>
      <w:r>
        <w:rPr>
          <w:rStyle w:val="NormalTok"/>
        </w:rPr>
        <w:t>data_na_cleaner &lt;-</w:t>
      </w:r>
      <w:r>
        <w:rPr>
          <w:rStyle w:val="StringTok"/>
        </w:rPr>
        <w:t xml:space="preserve"> </w:t>
      </w:r>
      <w:r>
        <w:rPr>
          <w:rStyle w:val="NormalTok"/>
        </w:rPr>
        <w:t>data_na_</w:t>
      </w:r>
      <w:proofErr w:type="gramStart"/>
      <w:r>
        <w:rPr>
          <w:rStyle w:val="NormalTok"/>
        </w:rPr>
        <w:t>clean[</w:t>
      </w:r>
      <w:proofErr w:type="gramEnd"/>
      <w:r>
        <w:rPr>
          <w:rStyle w:val="NormalTok"/>
        </w:rPr>
        <w:t>data_na_clean</w:t>
      </w:r>
      <w:r>
        <w:rPr>
          <w:rStyle w:val="OperatorTok"/>
        </w:rPr>
        <w:t>$</w:t>
      </w:r>
      <w:r>
        <w:rPr>
          <w:rStyle w:val="NormalTok"/>
        </w:rPr>
        <w:t xml:space="preserve">gender </w:t>
      </w:r>
      <w:r>
        <w:rPr>
          <w:rStyle w:val="OperatorTok"/>
        </w:rPr>
        <w:t>!=</w:t>
      </w:r>
      <w:r>
        <w:rPr>
          <w:rStyle w:val="StringTok"/>
        </w:rPr>
        <w:t xml:space="preserve"> " "</w:t>
      </w:r>
      <w:r>
        <w:rPr>
          <w:rStyle w:val="NormalTok"/>
        </w:rPr>
        <w:t>, ]</w:t>
      </w:r>
      <w:r>
        <w:br/>
      </w:r>
      <w:r>
        <w:rPr>
          <w:rStyle w:val="NormalTok"/>
        </w:rPr>
        <w:t>data_na_cleaner</w:t>
      </w:r>
    </w:p>
    <w:p w:rsidR="002575C0" w:rsidRDefault="002575C0" w:rsidP="002575C0">
      <w:pPr>
        <w:pStyle w:val="SourceCode"/>
      </w:pPr>
      <w:r>
        <w:rPr>
          <w:rStyle w:val="VerbatimChar"/>
        </w:rPr>
        <w:t>##     ID age gender</w:t>
      </w:r>
      <w:r>
        <w:br/>
      </w:r>
      <w:r>
        <w:rPr>
          <w:rStyle w:val="VerbatimChar"/>
        </w:rPr>
        <w:t xml:space="preserve">## 1 </w:t>
      </w:r>
      <w:proofErr w:type="gramStart"/>
      <w:r>
        <w:rPr>
          <w:rStyle w:val="VerbatimChar"/>
        </w:rPr>
        <w:t>8110  20</w:t>
      </w:r>
      <w:proofErr w:type="gramEnd"/>
      <w:r>
        <w:rPr>
          <w:rStyle w:val="VerbatimChar"/>
        </w:rPr>
        <w:t xml:space="preserve">      M</w:t>
      </w:r>
      <w:r>
        <w:br/>
      </w:r>
      <w:r>
        <w:rPr>
          <w:rStyle w:val="VerbatimChar"/>
        </w:rPr>
        <w:t>## 2 8110  20      M</w:t>
      </w:r>
      <w:r>
        <w:br/>
      </w:r>
      <w:r>
        <w:rPr>
          <w:rStyle w:val="VerbatimChar"/>
        </w:rPr>
        <w:t>## 4 1234  23      F</w:t>
      </w:r>
      <w:r>
        <w:br/>
      </w:r>
      <w:r>
        <w:rPr>
          <w:rStyle w:val="VerbatimChar"/>
        </w:rPr>
        <w:t>## 6 4567  12      F</w:t>
      </w:r>
    </w:p>
    <w:p w:rsidR="002575C0" w:rsidRDefault="002575C0" w:rsidP="002575C0">
      <w:pPr>
        <w:pStyle w:val="Heading3"/>
      </w:pPr>
      <w:bookmarkStart w:id="176" w:name="__RefHeading___Toc9289_1980654227"/>
      <w:bookmarkStart w:id="177" w:name="handling-duplicates"/>
      <w:bookmarkStart w:id="178" w:name="_Toc529195225"/>
      <w:bookmarkStart w:id="179" w:name="_Toc530050411"/>
      <w:bookmarkEnd w:id="176"/>
      <w:bookmarkEnd w:id="177"/>
      <w:r>
        <w:t>Handling duplicates</w:t>
      </w:r>
      <w:bookmarkEnd w:id="178"/>
      <w:bookmarkEnd w:id="179"/>
    </w:p>
    <w:p w:rsidR="002575C0" w:rsidRDefault="002575C0" w:rsidP="002575C0">
      <w:pPr>
        <w:pStyle w:val="FirstParagraph"/>
      </w:pPr>
      <w:r>
        <w:t xml:space="preserve">Let say we have this </w:t>
      </w:r>
      <w:hyperlink r:id="rId62">
        <w:r w:rsidRPr="00560610">
          <w:rPr>
            <w:rStyle w:val="InternetLink"/>
            <w:color w:val="000000" w:themeColor="text1"/>
          </w:rPr>
          <w:t>data</w:t>
        </w:r>
        <w:r>
          <w:fldChar w:fldCharType="begin"/>
        </w:r>
        <w:r>
          <w:instrText xml:space="preserve"> XE "data:duplicated" </w:instrText>
        </w:r>
        <w:r>
          <w:fldChar w:fldCharType="end"/>
        </w:r>
        <w:r w:rsidRPr="00560610">
          <w:rPr>
            <w:rStyle w:val="InternetLink"/>
            <w:color w:val="000000" w:themeColor="text1"/>
          </w:rPr>
          <w:t>:</w:t>
        </w:r>
      </w:hyperlink>
      <w:r>
        <w:t xml:space="preserve"> </w:t>
      </w:r>
    </w:p>
    <w:p w:rsidR="002575C0" w:rsidRDefault="002575C0" w:rsidP="002575C0">
      <w:pPr>
        <w:pStyle w:val="SourceCode"/>
      </w:pPr>
      <w:r>
        <w:rPr>
          <w:rStyle w:val="NormalTok"/>
        </w:rPr>
        <w:t>duplicate &lt;-</w:t>
      </w:r>
      <w:r>
        <w:rPr>
          <w:rStyle w:val="StringTok"/>
        </w:rPr>
        <w:t xml:space="preserve"> </w:t>
      </w:r>
      <w:proofErr w:type="gramStart"/>
      <w:r>
        <w:rPr>
          <w:rStyle w:val="KeywordTok"/>
        </w:rPr>
        <w:t>read.table</w:t>
      </w:r>
      <w:proofErr w:type="gramEnd"/>
      <w:r>
        <w:rPr>
          <w:rStyle w:val="NormalTok"/>
        </w:rPr>
        <w:t>(</w:t>
      </w:r>
      <w:r>
        <w:rPr>
          <w:rStyle w:val="DataTypeTok"/>
        </w:rPr>
        <w:t>header =</w:t>
      </w:r>
      <w:r>
        <w:rPr>
          <w:rStyle w:val="NormalTok"/>
        </w:rPr>
        <w:t xml:space="preserve"> T, </w:t>
      </w:r>
      <w:r>
        <w:rPr>
          <w:rStyle w:val="DataTypeTok"/>
        </w:rPr>
        <w:t>text =</w:t>
      </w:r>
      <w:r>
        <w:rPr>
          <w:rStyle w:val="NormalTok"/>
        </w:rPr>
        <w:t xml:space="preserve"> </w:t>
      </w:r>
      <w:r>
        <w:rPr>
          <w:rStyle w:val="StringTok"/>
        </w:rPr>
        <w:t>"</w:t>
      </w:r>
      <w:r>
        <w:br/>
      </w:r>
      <w:r>
        <w:rPr>
          <w:rStyle w:val="StringTok"/>
        </w:rPr>
        <w:t>ID age gender</w:t>
      </w:r>
      <w:r>
        <w:br/>
      </w:r>
      <w:r>
        <w:rPr>
          <w:rStyle w:val="StringTok"/>
        </w:rPr>
        <w:t>8110 20 M</w:t>
      </w:r>
      <w:r>
        <w:br/>
      </w:r>
      <w:r>
        <w:rPr>
          <w:rStyle w:val="StringTok"/>
        </w:rPr>
        <w:t>8110 20 M</w:t>
      </w:r>
      <w:r>
        <w:br/>
      </w:r>
      <w:r>
        <w:rPr>
          <w:rStyle w:val="StringTok"/>
        </w:rPr>
        <w:t>1627 30 M</w:t>
      </w:r>
      <w:r>
        <w:br/>
      </w:r>
      <w:r>
        <w:rPr>
          <w:rStyle w:val="StringTok"/>
        </w:rPr>
        <w:t>1234 23 F</w:t>
      </w:r>
      <w:r>
        <w:br/>
      </w:r>
      <w:r>
        <w:rPr>
          <w:rStyle w:val="StringTok"/>
        </w:rPr>
        <w:t>4567 12 F</w:t>
      </w:r>
      <w:r>
        <w:br/>
      </w:r>
      <w:r>
        <w:rPr>
          <w:rStyle w:val="StringTok"/>
        </w:rPr>
        <w:t>4567 12 F</w:t>
      </w:r>
      <w:r>
        <w:br/>
      </w:r>
      <w:r>
        <w:rPr>
          <w:rStyle w:val="StringTok"/>
        </w:rPr>
        <w:t>"</w:t>
      </w:r>
      <w:r>
        <w:rPr>
          <w:rStyle w:val="NormalTok"/>
        </w:rPr>
        <w:t>)</w:t>
      </w:r>
      <w:r>
        <w:br/>
      </w:r>
      <w:r>
        <w:rPr>
          <w:rStyle w:val="KeywordTok"/>
        </w:rPr>
        <w:t>str</w:t>
      </w:r>
      <w:r>
        <w:rPr>
          <w:rStyle w:val="NormalTok"/>
        </w:rPr>
        <w:t>(duplicate); duplicate</w:t>
      </w:r>
    </w:p>
    <w:p w:rsidR="002575C0" w:rsidRDefault="002575C0" w:rsidP="002575C0">
      <w:pPr>
        <w:pStyle w:val="SourceCode"/>
      </w:pPr>
      <w:r>
        <w:rPr>
          <w:rStyle w:val="VerbatimChar"/>
        </w:rPr>
        <w:t>## '</w:t>
      </w:r>
      <w:proofErr w:type="gramStart"/>
      <w:r>
        <w:rPr>
          <w:rStyle w:val="VerbatimChar"/>
        </w:rPr>
        <w:t>data.frame</w:t>
      </w:r>
      <w:proofErr w:type="gramEnd"/>
      <w:r>
        <w:rPr>
          <w:rStyle w:val="VerbatimChar"/>
        </w:rPr>
        <w:t>':    6 obs. of  3 variables:</w:t>
      </w:r>
      <w:r>
        <w:br/>
      </w:r>
      <w:r>
        <w:rPr>
          <w:rStyle w:val="VerbatimChar"/>
        </w:rPr>
        <w:t>##  $ ID    : int  8110 8110 1627 1234 4567 4567</w:t>
      </w:r>
      <w:r>
        <w:br/>
      </w:r>
      <w:r>
        <w:rPr>
          <w:rStyle w:val="VerbatimChar"/>
        </w:rPr>
        <w:t>##  $ age   : int  20 20 30 23 12 12</w:t>
      </w:r>
      <w:r>
        <w:br/>
      </w:r>
      <w:r>
        <w:rPr>
          <w:rStyle w:val="VerbatimChar"/>
        </w:rPr>
        <w:t>##  $ gender: Factor w/ 2 levels "F","M": 2 2 2 1 1 1</w:t>
      </w:r>
    </w:p>
    <w:p w:rsidR="002575C0" w:rsidRDefault="002575C0" w:rsidP="002575C0">
      <w:pPr>
        <w:pStyle w:val="SourceCode"/>
      </w:pPr>
      <w:r>
        <w:rPr>
          <w:rStyle w:val="VerbatimChar"/>
        </w:rPr>
        <w:t>##     ID age gender</w:t>
      </w:r>
      <w:r>
        <w:br/>
      </w:r>
      <w:r>
        <w:rPr>
          <w:rStyle w:val="VerbatimChar"/>
        </w:rPr>
        <w:t xml:space="preserve">## 1 </w:t>
      </w:r>
      <w:proofErr w:type="gramStart"/>
      <w:r>
        <w:rPr>
          <w:rStyle w:val="VerbatimChar"/>
        </w:rPr>
        <w:t>8110  20</w:t>
      </w:r>
      <w:proofErr w:type="gramEnd"/>
      <w:r>
        <w:rPr>
          <w:rStyle w:val="VerbatimChar"/>
        </w:rPr>
        <w:t xml:space="preserve">      M</w:t>
      </w:r>
      <w:r>
        <w:br/>
      </w:r>
      <w:r>
        <w:rPr>
          <w:rStyle w:val="VerbatimChar"/>
        </w:rPr>
        <w:t>## 2 8110  20      M</w:t>
      </w:r>
      <w:r>
        <w:br/>
      </w:r>
      <w:r>
        <w:rPr>
          <w:rStyle w:val="VerbatimChar"/>
        </w:rPr>
        <w:t>## 3 1627  30      M</w:t>
      </w:r>
      <w:r>
        <w:br/>
      </w:r>
      <w:r>
        <w:rPr>
          <w:rStyle w:val="VerbatimChar"/>
        </w:rPr>
        <w:t>## 4 1234  23      F</w:t>
      </w:r>
      <w:r>
        <w:br/>
      </w:r>
      <w:r>
        <w:rPr>
          <w:rStyle w:val="VerbatimChar"/>
        </w:rPr>
        <w:lastRenderedPageBreak/>
        <w:t>## 5 4567  12      F</w:t>
      </w:r>
      <w:r>
        <w:br/>
      </w:r>
      <w:r>
        <w:rPr>
          <w:rStyle w:val="VerbatimChar"/>
        </w:rPr>
        <w:t>## 6 4567  12      F</w:t>
      </w:r>
    </w:p>
    <w:p w:rsidR="002575C0" w:rsidRDefault="002575C0" w:rsidP="002575C0">
      <w:pPr>
        <w:pStyle w:val="FirstParagraph"/>
      </w:pPr>
      <w:r>
        <w:t xml:space="preserve">We use and </w:t>
      </w:r>
      <w:proofErr w:type="gramStart"/>
      <w:r>
        <w:rPr>
          <w:rStyle w:val="VerbatimChar"/>
        </w:rPr>
        <w:t>anyDuplicated(</w:t>
      </w:r>
      <w:proofErr w:type="gramEnd"/>
      <w:r>
        <w:rPr>
          <w:rStyle w:val="VerbatimChar"/>
        </w:rPr>
        <w:t>)</w:t>
      </w:r>
      <w:r>
        <w:t xml:space="preserve"> and </w:t>
      </w:r>
      <w:r>
        <w:rPr>
          <w:rStyle w:val="VerbatimChar"/>
        </w:rPr>
        <w:t>duplicated()</w:t>
      </w:r>
      <w:r>
        <w:t xml:space="preserve">, functions in </w:t>
      </w:r>
      <w:r>
        <w:rPr>
          <w:rStyle w:val="VerbatimChar"/>
        </w:rPr>
        <w:t>base</w:t>
      </w:r>
      <w:r>
        <w:t xml:space="preserve"> R,</w:t>
      </w:r>
    </w:p>
    <w:p w:rsidR="002575C0" w:rsidRDefault="002575C0" w:rsidP="002575C0">
      <w:pPr>
        <w:pStyle w:val="SourceCode"/>
      </w:pPr>
      <w:r>
        <w:rPr>
          <w:rStyle w:val="KeywordTok"/>
        </w:rPr>
        <w:t>anyDuplicated</w:t>
      </w:r>
      <w:r>
        <w:rPr>
          <w:rStyle w:val="NormalTok"/>
        </w:rPr>
        <w:t>(</w:t>
      </w:r>
      <w:proofErr w:type="gramStart"/>
      <w:r>
        <w:rPr>
          <w:rStyle w:val="NormalTok"/>
        </w:rPr>
        <w:t xml:space="preserve">duplicate)  </w:t>
      </w:r>
      <w:r>
        <w:rPr>
          <w:rStyle w:val="CommentTok"/>
        </w:rPr>
        <w:t>#</w:t>
      </w:r>
      <w:proofErr w:type="gramEnd"/>
      <w:r>
        <w:rPr>
          <w:rStyle w:val="CommentTok"/>
        </w:rPr>
        <w:t xml:space="preserve"> 2 duplicates</w:t>
      </w:r>
    </w:p>
    <w:p w:rsidR="002575C0" w:rsidRDefault="002575C0" w:rsidP="002575C0">
      <w:pPr>
        <w:pStyle w:val="SourceCode"/>
      </w:pPr>
      <w:r>
        <w:rPr>
          <w:rStyle w:val="VerbatimChar"/>
        </w:rPr>
        <w:t>## [1] 2</w:t>
      </w:r>
    </w:p>
    <w:p w:rsidR="002575C0" w:rsidRDefault="002575C0" w:rsidP="002575C0">
      <w:pPr>
        <w:pStyle w:val="FirstParagraph"/>
      </w:pPr>
      <w:r>
        <w:t>and we found two duplicates.</w:t>
      </w:r>
    </w:p>
    <w:p w:rsidR="002575C0" w:rsidRDefault="002575C0" w:rsidP="002575C0">
      <w:pPr>
        <w:pStyle w:val="BodyText"/>
      </w:pPr>
      <w:r>
        <w:t xml:space="preserve">We check for duplicated </w:t>
      </w:r>
      <w:r>
        <w:rPr>
          <w:rStyle w:val="VerbatimChar"/>
        </w:rPr>
        <w:t>ID</w:t>
      </w:r>
      <w:r>
        <w:t>,</w:t>
      </w:r>
    </w:p>
    <w:p w:rsidR="002575C0" w:rsidRDefault="002575C0" w:rsidP="002575C0">
      <w:pPr>
        <w:pStyle w:val="SourceCode"/>
      </w:pPr>
      <w:r>
        <w:rPr>
          <w:rStyle w:val="NormalTok"/>
        </w:rPr>
        <w:t>dupli &lt;-</w:t>
      </w:r>
      <w:r>
        <w:rPr>
          <w:rStyle w:val="StringTok"/>
        </w:rPr>
        <w:t xml:space="preserve"> </w:t>
      </w:r>
      <w:r>
        <w:rPr>
          <w:rStyle w:val="NormalTok"/>
        </w:rPr>
        <w:t>duplicate[</w:t>
      </w:r>
      <w:r>
        <w:rPr>
          <w:rStyle w:val="KeywordTok"/>
        </w:rPr>
        <w:t>duplicated</w:t>
      </w:r>
      <w:r>
        <w:rPr>
          <w:rStyle w:val="NormalTok"/>
        </w:rPr>
        <w:t xml:space="preserve">(duplicate), </w:t>
      </w:r>
      <w:r>
        <w:rPr>
          <w:rStyle w:val="StringTok"/>
        </w:rPr>
        <w:t>"ID"</w:t>
      </w:r>
      <w:r>
        <w:rPr>
          <w:rStyle w:val="NormalTok"/>
        </w:rPr>
        <w:t>]</w:t>
      </w:r>
      <w:r>
        <w:br/>
      </w:r>
      <w:r>
        <w:rPr>
          <w:rStyle w:val="NormalTok"/>
        </w:rPr>
        <w:t>dupli</w:t>
      </w:r>
    </w:p>
    <w:p w:rsidR="002575C0" w:rsidRDefault="002575C0" w:rsidP="002575C0">
      <w:pPr>
        <w:pStyle w:val="SourceCode"/>
      </w:pPr>
      <w:r>
        <w:rPr>
          <w:rStyle w:val="VerbatimChar"/>
        </w:rPr>
        <w:t>## [1] 8110 4567</w:t>
      </w:r>
    </w:p>
    <w:p w:rsidR="002575C0" w:rsidRDefault="002575C0" w:rsidP="002575C0">
      <w:pPr>
        <w:pStyle w:val="FirstParagraph"/>
      </w:pPr>
      <w:r>
        <w:t>view the duplicated entries,</w:t>
      </w:r>
    </w:p>
    <w:p w:rsidR="002575C0" w:rsidRDefault="002575C0" w:rsidP="002575C0">
      <w:pPr>
        <w:pStyle w:val="SourceCode"/>
      </w:pPr>
      <w:proofErr w:type="gramStart"/>
      <w:r>
        <w:rPr>
          <w:rStyle w:val="NormalTok"/>
        </w:rPr>
        <w:t>duplicate[</w:t>
      </w:r>
      <w:proofErr w:type="gramEnd"/>
      <w:r>
        <w:rPr>
          <w:rStyle w:val="NormalTok"/>
        </w:rPr>
        <w:t>duplicate</w:t>
      </w:r>
      <w:r>
        <w:rPr>
          <w:rStyle w:val="OperatorTok"/>
        </w:rPr>
        <w:t>$</w:t>
      </w:r>
      <w:r>
        <w:rPr>
          <w:rStyle w:val="NormalTok"/>
        </w:rPr>
        <w:t xml:space="preserve">ID </w:t>
      </w:r>
      <w:r>
        <w:rPr>
          <w:rStyle w:val="OperatorTok"/>
        </w:rPr>
        <w:t>==</w:t>
      </w:r>
      <w:r>
        <w:rPr>
          <w:rStyle w:val="StringTok"/>
        </w:rPr>
        <w:t xml:space="preserve"> </w:t>
      </w:r>
      <w:r>
        <w:rPr>
          <w:rStyle w:val="NormalTok"/>
        </w:rPr>
        <w:t>dupli, ]</w:t>
      </w:r>
    </w:p>
    <w:p w:rsidR="002575C0" w:rsidRDefault="002575C0" w:rsidP="002575C0">
      <w:pPr>
        <w:pStyle w:val="SourceCode"/>
      </w:pPr>
      <w:r>
        <w:rPr>
          <w:rStyle w:val="VerbatimChar"/>
        </w:rPr>
        <w:t>##     ID age gender</w:t>
      </w:r>
      <w:r>
        <w:br/>
      </w:r>
      <w:r>
        <w:rPr>
          <w:rStyle w:val="VerbatimChar"/>
        </w:rPr>
        <w:t xml:space="preserve">## 1 </w:t>
      </w:r>
      <w:proofErr w:type="gramStart"/>
      <w:r>
        <w:rPr>
          <w:rStyle w:val="VerbatimChar"/>
        </w:rPr>
        <w:t>8110  20</w:t>
      </w:r>
      <w:proofErr w:type="gramEnd"/>
      <w:r>
        <w:rPr>
          <w:rStyle w:val="VerbatimChar"/>
        </w:rPr>
        <w:t xml:space="preserve">      M</w:t>
      </w:r>
      <w:r>
        <w:br/>
      </w:r>
      <w:r>
        <w:rPr>
          <w:rStyle w:val="VerbatimChar"/>
        </w:rPr>
        <w:t>## 6 4567  12      F</w:t>
      </w:r>
    </w:p>
    <w:p w:rsidR="002575C0" w:rsidRDefault="002575C0" w:rsidP="002575C0">
      <w:pPr>
        <w:pStyle w:val="FirstParagraph"/>
      </w:pPr>
      <w:r>
        <w:t>and view entries minus the duplicated ones by,</w:t>
      </w:r>
    </w:p>
    <w:p w:rsidR="002575C0" w:rsidRDefault="002575C0" w:rsidP="002575C0">
      <w:pPr>
        <w:pStyle w:val="SourceCode"/>
      </w:pPr>
      <w:proofErr w:type="gramStart"/>
      <w:r>
        <w:rPr>
          <w:rStyle w:val="NormalTok"/>
        </w:rPr>
        <w:t>duplicate[</w:t>
      </w:r>
      <w:proofErr w:type="gramEnd"/>
      <w:r>
        <w:rPr>
          <w:rStyle w:val="NormalTok"/>
        </w:rPr>
        <w:t>duplicate</w:t>
      </w:r>
      <w:r>
        <w:rPr>
          <w:rStyle w:val="OperatorTok"/>
        </w:rPr>
        <w:t>$</w:t>
      </w:r>
      <w:r>
        <w:rPr>
          <w:rStyle w:val="NormalTok"/>
        </w:rPr>
        <w:t xml:space="preserve">ID </w:t>
      </w:r>
      <w:r>
        <w:rPr>
          <w:rStyle w:val="OperatorTok"/>
        </w:rPr>
        <w:t>!=</w:t>
      </w:r>
      <w:r>
        <w:rPr>
          <w:rStyle w:val="StringTok"/>
        </w:rPr>
        <w:t xml:space="preserve"> </w:t>
      </w:r>
      <w:r>
        <w:rPr>
          <w:rStyle w:val="NormalTok"/>
        </w:rPr>
        <w:t>dupli, ]</w:t>
      </w:r>
    </w:p>
    <w:p w:rsidR="002575C0" w:rsidRDefault="002575C0" w:rsidP="002575C0">
      <w:pPr>
        <w:pStyle w:val="SourceCode"/>
      </w:pPr>
      <w:r>
        <w:rPr>
          <w:rStyle w:val="VerbatimChar"/>
        </w:rPr>
        <w:t>##     ID age gender</w:t>
      </w:r>
      <w:r>
        <w:br/>
      </w:r>
      <w:r>
        <w:rPr>
          <w:rStyle w:val="VerbatimChar"/>
        </w:rPr>
        <w:t xml:space="preserve">## 2 </w:t>
      </w:r>
      <w:proofErr w:type="gramStart"/>
      <w:r>
        <w:rPr>
          <w:rStyle w:val="VerbatimChar"/>
        </w:rPr>
        <w:t>8110  20</w:t>
      </w:r>
      <w:proofErr w:type="gramEnd"/>
      <w:r>
        <w:rPr>
          <w:rStyle w:val="VerbatimChar"/>
        </w:rPr>
        <w:t xml:space="preserve">      M</w:t>
      </w:r>
      <w:r>
        <w:br/>
      </w:r>
      <w:r>
        <w:rPr>
          <w:rStyle w:val="VerbatimChar"/>
        </w:rPr>
        <w:t>## 3 1627  30      M</w:t>
      </w:r>
      <w:r>
        <w:br/>
      </w:r>
      <w:r>
        <w:rPr>
          <w:rStyle w:val="VerbatimChar"/>
        </w:rPr>
        <w:t>## 4 1234  23      F</w:t>
      </w:r>
      <w:r>
        <w:br/>
      </w:r>
      <w:r>
        <w:rPr>
          <w:rStyle w:val="VerbatimChar"/>
        </w:rPr>
        <w:t>## 5 4567  12      F</w:t>
      </w:r>
    </w:p>
    <w:p w:rsidR="002575C0" w:rsidRDefault="002575C0" w:rsidP="002575C0">
      <w:pPr>
        <w:pStyle w:val="FirstParagraph"/>
      </w:pPr>
      <w:r>
        <w:t>or this way,</w:t>
      </w:r>
    </w:p>
    <w:p w:rsidR="002575C0" w:rsidRDefault="002575C0" w:rsidP="002575C0">
      <w:pPr>
        <w:pStyle w:val="SourceCode"/>
      </w:pPr>
      <w:r>
        <w:rPr>
          <w:rStyle w:val="NormalTok"/>
        </w:rPr>
        <w:t>duplicate</w:t>
      </w:r>
      <w:proofErr w:type="gramStart"/>
      <w:r>
        <w:rPr>
          <w:rStyle w:val="NormalTok"/>
        </w:rPr>
        <w:t>[</w:t>
      </w:r>
      <w:r>
        <w:rPr>
          <w:rStyle w:val="OperatorTok"/>
        </w:rPr>
        <w:t>!</w:t>
      </w:r>
      <w:r>
        <w:rPr>
          <w:rStyle w:val="KeywordTok"/>
        </w:rPr>
        <w:t>duplicated</w:t>
      </w:r>
      <w:proofErr w:type="gramEnd"/>
      <w:r>
        <w:rPr>
          <w:rStyle w:val="NormalTok"/>
        </w:rPr>
        <w:t>(duplicate), ]</w:t>
      </w:r>
    </w:p>
    <w:p w:rsidR="002575C0" w:rsidRDefault="002575C0" w:rsidP="002575C0">
      <w:pPr>
        <w:pStyle w:val="SourceCode"/>
      </w:pPr>
      <w:r>
        <w:rPr>
          <w:rStyle w:val="VerbatimChar"/>
        </w:rPr>
        <w:t>##     ID age gender</w:t>
      </w:r>
      <w:r>
        <w:br/>
      </w:r>
      <w:r>
        <w:rPr>
          <w:rStyle w:val="VerbatimChar"/>
        </w:rPr>
        <w:t xml:space="preserve">## 1 </w:t>
      </w:r>
      <w:proofErr w:type="gramStart"/>
      <w:r>
        <w:rPr>
          <w:rStyle w:val="VerbatimChar"/>
        </w:rPr>
        <w:t>8110  20</w:t>
      </w:r>
      <w:proofErr w:type="gramEnd"/>
      <w:r>
        <w:rPr>
          <w:rStyle w:val="VerbatimChar"/>
        </w:rPr>
        <w:t xml:space="preserve">      M</w:t>
      </w:r>
      <w:r>
        <w:br/>
      </w:r>
      <w:r>
        <w:rPr>
          <w:rStyle w:val="VerbatimChar"/>
        </w:rPr>
        <w:t>## 3 1627  30      M</w:t>
      </w:r>
      <w:r>
        <w:br/>
      </w:r>
      <w:r>
        <w:rPr>
          <w:rStyle w:val="VerbatimChar"/>
        </w:rPr>
        <w:t>## 4 1234  23      F</w:t>
      </w:r>
      <w:r>
        <w:br/>
      </w:r>
      <w:r>
        <w:rPr>
          <w:rStyle w:val="VerbatimChar"/>
        </w:rPr>
        <w:t>## 5 4567  12      F</w:t>
      </w:r>
    </w:p>
    <w:p w:rsidR="002575C0" w:rsidRDefault="002575C0" w:rsidP="002575C0">
      <w:pPr>
        <w:pStyle w:val="FirstParagraph"/>
      </w:pPr>
      <w:r>
        <w:t>Then you can easily keep data frame with the unduplicated entries,</w:t>
      </w:r>
    </w:p>
    <w:p w:rsidR="002575C0" w:rsidRDefault="002575C0" w:rsidP="002575C0">
      <w:pPr>
        <w:pStyle w:val="SourceCode"/>
      </w:pPr>
      <w:r>
        <w:rPr>
          <w:rStyle w:val="NormalTok"/>
        </w:rPr>
        <w:t>noduplicate &lt;-</w:t>
      </w:r>
      <w:r>
        <w:rPr>
          <w:rStyle w:val="StringTok"/>
        </w:rPr>
        <w:t xml:space="preserve"> </w:t>
      </w:r>
      <w:proofErr w:type="gramStart"/>
      <w:r>
        <w:rPr>
          <w:rStyle w:val="NormalTok"/>
        </w:rPr>
        <w:t>duplicate[</w:t>
      </w:r>
      <w:proofErr w:type="gramEnd"/>
      <w:r>
        <w:rPr>
          <w:rStyle w:val="NormalTok"/>
        </w:rPr>
        <w:t>data</w:t>
      </w:r>
      <w:r>
        <w:rPr>
          <w:rStyle w:val="OperatorTok"/>
        </w:rPr>
        <w:t>$</w:t>
      </w:r>
      <w:r>
        <w:rPr>
          <w:rStyle w:val="NormalTok"/>
        </w:rPr>
        <w:t xml:space="preserve">ID </w:t>
      </w:r>
      <w:r>
        <w:rPr>
          <w:rStyle w:val="OperatorTok"/>
        </w:rPr>
        <w:t>!=</w:t>
      </w:r>
      <w:r>
        <w:rPr>
          <w:rStyle w:val="StringTok"/>
        </w:rPr>
        <w:t xml:space="preserve"> </w:t>
      </w:r>
      <w:r>
        <w:rPr>
          <w:rStyle w:val="NormalTok"/>
        </w:rPr>
        <w:t>dupli, ]</w:t>
      </w:r>
    </w:p>
    <w:p w:rsidR="002575C0" w:rsidRDefault="002575C0" w:rsidP="002575C0">
      <w:pPr>
        <w:pStyle w:val="Heading2"/>
      </w:pPr>
      <w:bookmarkStart w:id="180" w:name="__RefHeading___Toc9291_1980654227"/>
      <w:bookmarkStart w:id="181" w:name="summary-1"/>
      <w:bookmarkStart w:id="182" w:name="_Toc529195226"/>
      <w:bookmarkStart w:id="183" w:name="_Toc530050412"/>
      <w:bookmarkEnd w:id="180"/>
      <w:bookmarkEnd w:id="181"/>
      <w:r>
        <w:t>Summary</w:t>
      </w:r>
      <w:bookmarkEnd w:id="182"/>
      <w:bookmarkEnd w:id="183"/>
    </w:p>
    <w:p w:rsidR="002575C0" w:rsidRDefault="002575C0" w:rsidP="002575C0">
      <w:pPr>
        <w:pStyle w:val="FirstParagraph"/>
      </w:pPr>
      <w:r>
        <w:t xml:space="preserve">In this chapter, we learned how to handle data in R, which is very flexible. We learned how load, view and export data. We also learned how select subsamples from the data, and how </w:t>
      </w:r>
      <w:r>
        <w:lastRenderedPageBreak/>
        <w:t>to edit the data (creating new variables, recoding). Then we learned some basics on direct data entry for tables.</w:t>
      </w:r>
    </w:p>
    <w:p w:rsidR="002575C0" w:rsidRDefault="002575C0" w:rsidP="002575C0">
      <w:pPr>
        <w:pStyle w:val="BodyText"/>
      </w:pPr>
      <w:r>
        <w:t>In the next chapter, we are going to learn about how to explore the variables by means of basic descriptive statistics.</w:t>
      </w:r>
    </w:p>
    <w:p w:rsidR="002575C0" w:rsidRDefault="002575C0" w:rsidP="002575C0">
      <w:pPr>
        <w:pStyle w:val="Heading1"/>
      </w:pPr>
      <w:r>
        <w:br w:type="page"/>
      </w:r>
    </w:p>
    <w:p w:rsidR="002575C0" w:rsidRDefault="002575C0" w:rsidP="002575C0">
      <w:pPr>
        <w:pStyle w:val="Heading1"/>
      </w:pPr>
      <w:bookmarkStart w:id="184" w:name="__RefHeading___Toc9293_1980654227"/>
      <w:bookmarkStart w:id="185" w:name="descriptive-statistics"/>
      <w:bookmarkStart w:id="186" w:name="_Toc529195227"/>
      <w:bookmarkStart w:id="187" w:name="_Toc530050413"/>
      <w:bookmarkEnd w:id="184"/>
      <w:bookmarkEnd w:id="185"/>
      <w:r>
        <w:lastRenderedPageBreak/>
        <w:t>Descriptive statistics</w:t>
      </w:r>
      <w:bookmarkEnd w:id="186"/>
      <w:bookmarkEnd w:id="187"/>
    </w:p>
    <w:p w:rsidR="002575C0" w:rsidRDefault="002575C0" w:rsidP="002575C0">
      <w:pPr>
        <w:pStyle w:val="FirstParagraph"/>
      </w:pPr>
      <w:r>
        <w:t xml:space="preserve">In this chapter, we will learn how to obtain </w:t>
      </w:r>
      <w:proofErr w:type="gramStart"/>
      <w:r>
        <w:t>a number of</w:t>
      </w:r>
      <w:proofErr w:type="gramEnd"/>
      <w:r>
        <w:t xml:space="preserve"> important descriptive statistics</w:t>
      </w:r>
      <w:r>
        <w:fldChar w:fldCharType="begin"/>
      </w:r>
      <w:r>
        <w:instrText xml:space="preserve"> XE "descriptive statistics" </w:instrText>
      </w:r>
      <w:r>
        <w:fldChar w:fldCharType="end"/>
      </w:r>
      <w:r>
        <w:t>. The statistics will be obtained based on the variable types and groups. We will also learn how to perform cross-tabulation. In addition, we will learn how to combine outputs into custom made tables and texts.</w:t>
      </w:r>
    </w:p>
    <w:p w:rsidR="002575C0" w:rsidRDefault="002575C0" w:rsidP="002575C0">
      <w:pPr>
        <w:pStyle w:val="Heading2"/>
      </w:pPr>
      <w:bookmarkStart w:id="188" w:name="__RefHeading___Toc9295_1980654227"/>
      <w:bookmarkStart w:id="189" w:name="one-variable"/>
      <w:bookmarkStart w:id="190" w:name="_Toc529195228"/>
      <w:bookmarkStart w:id="191" w:name="_Toc530050414"/>
      <w:bookmarkEnd w:id="188"/>
      <w:bookmarkEnd w:id="189"/>
      <w:r>
        <w:t>One variable</w:t>
      </w:r>
      <w:bookmarkEnd w:id="190"/>
      <w:bookmarkEnd w:id="191"/>
    </w:p>
    <w:p w:rsidR="002575C0" w:rsidRDefault="002575C0" w:rsidP="002575C0">
      <w:pPr>
        <w:pStyle w:val="FirstParagraph"/>
      </w:pPr>
      <w:r>
        <w:t xml:space="preserve">We will start by using </w:t>
      </w:r>
      <w:r>
        <w:rPr>
          <w:rStyle w:val="VerbatimChar"/>
        </w:rPr>
        <w:t>chickwts</w:t>
      </w:r>
      <w:r>
        <w:t xml:space="preserve"> dataset that contains both numerical (</w:t>
      </w:r>
      <w:r>
        <w:rPr>
          <w:rStyle w:val="VerbatimChar"/>
        </w:rPr>
        <w:t>weight</w:t>
      </w:r>
      <w:r>
        <w:t>) and categorical (</w:t>
      </w:r>
      <w:r>
        <w:rPr>
          <w:rStyle w:val="VerbatimChar"/>
        </w:rPr>
        <w:t>feed</w:t>
      </w:r>
      <w:r>
        <w:t>) variables. We view the first six observations,</w:t>
      </w:r>
    </w:p>
    <w:p w:rsidR="002575C0" w:rsidRDefault="002575C0" w:rsidP="002575C0">
      <w:pPr>
        <w:pStyle w:val="SourceCode"/>
      </w:pPr>
      <w:r>
        <w:rPr>
          <w:rStyle w:val="KeywordTok"/>
        </w:rPr>
        <w:t>head</w:t>
      </w:r>
      <w:r>
        <w:rPr>
          <w:rStyle w:val="NormalTok"/>
        </w:rPr>
        <w:t>(chickwts)</w:t>
      </w:r>
    </w:p>
    <w:p w:rsidR="002575C0" w:rsidRDefault="002575C0" w:rsidP="002575C0">
      <w:pPr>
        <w:pStyle w:val="SourceCode"/>
      </w:pPr>
      <w:r>
        <w:rPr>
          <w:rStyle w:val="VerbatimChar"/>
        </w:rPr>
        <w:t>##   weight      feed</w:t>
      </w:r>
      <w:r>
        <w:br/>
      </w:r>
      <w:r>
        <w:rPr>
          <w:rStyle w:val="VerbatimChar"/>
        </w:rPr>
        <w:t>## 1    179 horsebean</w:t>
      </w:r>
      <w:r>
        <w:br/>
      </w:r>
      <w:r>
        <w:rPr>
          <w:rStyle w:val="VerbatimChar"/>
        </w:rPr>
        <w:t>## 2    160 horsebean</w:t>
      </w:r>
      <w:r>
        <w:br/>
      </w:r>
      <w:r>
        <w:rPr>
          <w:rStyle w:val="VerbatimChar"/>
        </w:rPr>
        <w:t>## 3    136 horsebean</w:t>
      </w:r>
      <w:r>
        <w:br/>
      </w:r>
      <w:r>
        <w:rPr>
          <w:rStyle w:val="VerbatimChar"/>
        </w:rPr>
        <w:t>## 4    227 horsebean</w:t>
      </w:r>
      <w:r>
        <w:br/>
      </w:r>
      <w:r>
        <w:rPr>
          <w:rStyle w:val="VerbatimChar"/>
        </w:rPr>
        <w:t>## 5    217 horsebean</w:t>
      </w:r>
      <w:r>
        <w:br/>
      </w:r>
      <w:r>
        <w:rPr>
          <w:rStyle w:val="VerbatimChar"/>
        </w:rPr>
        <w:t>## 6    168 horsebean</w:t>
      </w:r>
    </w:p>
    <w:p w:rsidR="002575C0" w:rsidRDefault="002575C0" w:rsidP="002575C0">
      <w:pPr>
        <w:pStyle w:val="FirstParagraph"/>
      </w:pPr>
      <w:r>
        <w:t>the last six observations.</w:t>
      </w:r>
    </w:p>
    <w:p w:rsidR="002575C0" w:rsidRDefault="002575C0" w:rsidP="002575C0">
      <w:pPr>
        <w:pStyle w:val="SourceCode"/>
      </w:pPr>
      <w:r>
        <w:rPr>
          <w:rStyle w:val="KeywordTok"/>
        </w:rPr>
        <w:t>tail</w:t>
      </w:r>
      <w:r>
        <w:rPr>
          <w:rStyle w:val="NormalTok"/>
        </w:rPr>
        <w:t>(chickwts)</w:t>
      </w:r>
    </w:p>
    <w:p w:rsidR="002575C0" w:rsidRDefault="002575C0" w:rsidP="002575C0">
      <w:pPr>
        <w:pStyle w:val="SourceCode"/>
      </w:pPr>
      <w:r>
        <w:rPr>
          <w:rStyle w:val="VerbatimChar"/>
        </w:rPr>
        <w:t>##    weight   feed</w:t>
      </w:r>
      <w:r>
        <w:br/>
      </w:r>
      <w:r>
        <w:rPr>
          <w:rStyle w:val="VerbatimChar"/>
        </w:rPr>
        <w:t>## 66    352 casein</w:t>
      </w:r>
      <w:r>
        <w:br/>
      </w:r>
      <w:r>
        <w:rPr>
          <w:rStyle w:val="VerbatimChar"/>
        </w:rPr>
        <w:t>## 67    359 casein</w:t>
      </w:r>
      <w:r>
        <w:br/>
      </w:r>
      <w:r>
        <w:rPr>
          <w:rStyle w:val="VerbatimChar"/>
        </w:rPr>
        <w:t>## 68    216 casein</w:t>
      </w:r>
      <w:r>
        <w:br/>
      </w:r>
      <w:r>
        <w:rPr>
          <w:rStyle w:val="VerbatimChar"/>
        </w:rPr>
        <w:t>## 69    222 casein</w:t>
      </w:r>
      <w:r>
        <w:br/>
      </w:r>
      <w:r>
        <w:rPr>
          <w:rStyle w:val="VerbatimChar"/>
        </w:rPr>
        <w:t>## 70    283 casein</w:t>
      </w:r>
      <w:r>
        <w:br/>
      </w:r>
      <w:r>
        <w:rPr>
          <w:rStyle w:val="VerbatimChar"/>
        </w:rPr>
        <w:t>## 71    332 casein</w:t>
      </w:r>
    </w:p>
    <w:p w:rsidR="002575C0" w:rsidRDefault="002575C0" w:rsidP="002575C0">
      <w:pPr>
        <w:pStyle w:val="FirstParagraph"/>
      </w:pPr>
      <w:r>
        <w:t>Next, view the details of the data,</w:t>
      </w:r>
    </w:p>
    <w:p w:rsidR="002575C0" w:rsidRDefault="002575C0" w:rsidP="002575C0">
      <w:pPr>
        <w:pStyle w:val="SourceCode"/>
      </w:pPr>
      <w:r>
        <w:rPr>
          <w:rStyle w:val="KeywordTok"/>
        </w:rPr>
        <w:t>str</w:t>
      </w:r>
      <w:r>
        <w:rPr>
          <w:rStyle w:val="NormalTok"/>
        </w:rPr>
        <w:t>(chickwts)</w:t>
      </w:r>
    </w:p>
    <w:p w:rsidR="002575C0" w:rsidRDefault="002575C0" w:rsidP="002575C0">
      <w:pPr>
        <w:pStyle w:val="SourceCode"/>
      </w:pPr>
      <w:r>
        <w:rPr>
          <w:rStyle w:val="VerbatimChar"/>
        </w:rPr>
        <w:t>## '</w:t>
      </w:r>
      <w:proofErr w:type="gramStart"/>
      <w:r>
        <w:rPr>
          <w:rStyle w:val="VerbatimChar"/>
        </w:rPr>
        <w:t>data.frame</w:t>
      </w:r>
      <w:proofErr w:type="gramEnd"/>
      <w:r>
        <w:rPr>
          <w:rStyle w:val="VerbatimChar"/>
        </w:rPr>
        <w:t>':    71 obs. of  2 variables:</w:t>
      </w:r>
      <w:r>
        <w:br/>
      </w:r>
      <w:r>
        <w:rPr>
          <w:rStyle w:val="VerbatimChar"/>
        </w:rPr>
        <w:t>##  $ weight: num  179 160 136 227 217 168 108 124 143 140 ...</w:t>
      </w:r>
      <w:r>
        <w:br/>
      </w:r>
      <w:r>
        <w:rPr>
          <w:rStyle w:val="VerbatimChar"/>
        </w:rPr>
        <w:t>##  $ feed  : Factor w/ 6 levels "casein","horsebean",..: 2 2 2 2 2 2 2 2 2 2 ...</w:t>
      </w:r>
    </w:p>
    <w:p w:rsidR="002575C0" w:rsidRDefault="002575C0" w:rsidP="002575C0">
      <w:pPr>
        <w:pStyle w:val="FirstParagraph"/>
      </w:pPr>
      <w:r>
        <w:t xml:space="preserve">Here we have 71 rows (71 subjects) and two columns (two variables). </w:t>
      </w:r>
      <w:r>
        <w:rPr>
          <w:rStyle w:val="VerbatimChar"/>
        </w:rPr>
        <w:t>weight</w:t>
      </w:r>
      <w:r>
        <w:t xml:space="preserve"> is a numerical variable and </w:t>
      </w:r>
      <w:r>
        <w:rPr>
          <w:rStyle w:val="VerbatimChar"/>
        </w:rPr>
        <w:t>feed</w:t>
      </w:r>
      <w:r>
        <w:t xml:space="preserve"> is a factor, i.e. a categorical variable. </w:t>
      </w:r>
      <w:r>
        <w:rPr>
          <w:rStyle w:val="VerbatimChar"/>
        </w:rPr>
        <w:t>feed</w:t>
      </w:r>
      <w:r>
        <w:t xml:space="preserve"> consists of six categories or levels.</w:t>
      </w:r>
    </w:p>
    <w:p w:rsidR="002575C0" w:rsidRDefault="002575C0" w:rsidP="002575C0">
      <w:pPr>
        <w:pStyle w:val="BodyText"/>
      </w:pPr>
      <w:r>
        <w:t xml:space="preserve">We can view the levels in </w:t>
      </w:r>
      <w:r>
        <w:rPr>
          <w:rStyle w:val="VerbatimChar"/>
        </w:rPr>
        <w:t>feed</w:t>
      </w:r>
      <w:r>
        <w:t>,</w:t>
      </w:r>
    </w:p>
    <w:p w:rsidR="002575C0" w:rsidRDefault="002575C0" w:rsidP="002575C0">
      <w:pPr>
        <w:pStyle w:val="SourceCode"/>
      </w:pPr>
      <w:r>
        <w:rPr>
          <w:rStyle w:val="KeywordTok"/>
        </w:rPr>
        <w:t>levels</w:t>
      </w:r>
      <w:r>
        <w:rPr>
          <w:rStyle w:val="NormalTok"/>
        </w:rPr>
        <w:t>(chickwts</w:t>
      </w:r>
      <w:r>
        <w:rPr>
          <w:rStyle w:val="OperatorTok"/>
        </w:rPr>
        <w:t>$</w:t>
      </w:r>
      <w:r>
        <w:rPr>
          <w:rStyle w:val="NormalTok"/>
        </w:rPr>
        <w:t>feed)</w:t>
      </w:r>
    </w:p>
    <w:p w:rsidR="002575C0" w:rsidRDefault="002575C0" w:rsidP="002575C0">
      <w:pPr>
        <w:pStyle w:val="SourceCode"/>
      </w:pPr>
      <w:r>
        <w:rPr>
          <w:rStyle w:val="VerbatimChar"/>
        </w:rPr>
        <w:lastRenderedPageBreak/>
        <w:t>## [1] "casein"    "horsebean" "linseed"   "meatmeal</w:t>
      </w:r>
      <w:proofErr w:type="gramStart"/>
      <w:r>
        <w:rPr>
          <w:rStyle w:val="VerbatimChar"/>
        </w:rPr>
        <w:t>"  "</w:t>
      </w:r>
      <w:proofErr w:type="gramEnd"/>
      <w:r>
        <w:rPr>
          <w:rStyle w:val="VerbatimChar"/>
        </w:rPr>
        <w:t>soybean"   "sunflower"</w:t>
      </w:r>
    </w:p>
    <w:p w:rsidR="002575C0" w:rsidRDefault="002575C0" w:rsidP="002575C0">
      <w:pPr>
        <w:pStyle w:val="Heading3"/>
      </w:pPr>
      <w:bookmarkStart w:id="192" w:name="__RefHeading___Toc9297_1980654227"/>
      <w:bookmarkStart w:id="193" w:name="a-numerical-variable"/>
      <w:bookmarkStart w:id="194" w:name="_Toc529195229"/>
      <w:bookmarkStart w:id="195" w:name="_Toc530050415"/>
      <w:bookmarkEnd w:id="192"/>
      <w:bookmarkEnd w:id="193"/>
      <w:r>
        <w:t>A numerical variable</w:t>
      </w:r>
      <w:bookmarkEnd w:id="194"/>
      <w:bookmarkEnd w:id="195"/>
    </w:p>
    <w:p w:rsidR="002575C0" w:rsidRDefault="002575C0" w:rsidP="002575C0">
      <w:pPr>
        <w:pStyle w:val="FirstParagraph"/>
      </w:pPr>
      <w:r>
        <w:t>A numberical variable</w:t>
      </w:r>
      <w:r>
        <w:fldChar w:fldCharType="begin"/>
      </w:r>
      <w:r>
        <w:instrText xml:space="preserve"> XE "descriptive statistics:numerical" </w:instrText>
      </w:r>
      <w:r>
        <w:fldChar w:fldCharType="end"/>
      </w:r>
      <w:r>
        <w:t xml:space="preserve"> is commonly described by several descriptive statistics below.</w:t>
      </w:r>
    </w:p>
    <w:p w:rsidR="002575C0" w:rsidRDefault="002575C0" w:rsidP="002575C0">
      <w:pPr>
        <w:pStyle w:val="BodyText"/>
      </w:pPr>
      <w:r>
        <w:t xml:space="preserve">To judge the central tendency of the </w:t>
      </w:r>
      <w:r>
        <w:rPr>
          <w:rStyle w:val="VerbatimChar"/>
        </w:rPr>
        <w:t>weight</w:t>
      </w:r>
      <w:r>
        <w:t xml:space="preserve"> variable, we obtain its mean</w:t>
      </w:r>
      <w:r>
        <w:fldChar w:fldCharType="begin"/>
      </w:r>
      <w:r>
        <w:instrText xml:space="preserve"> XE "mean" </w:instrText>
      </w:r>
      <w:r>
        <w:fldChar w:fldCharType="end"/>
      </w:r>
      <w:r>
        <w:t>,</w:t>
      </w:r>
    </w:p>
    <w:p w:rsidR="002575C0" w:rsidRDefault="002575C0" w:rsidP="002575C0">
      <w:pPr>
        <w:pStyle w:val="SourceCode"/>
      </w:pPr>
      <w:r>
        <w:rPr>
          <w:rStyle w:val="KeywordTok"/>
        </w:rPr>
        <w:t>mean</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261.3099</w:t>
      </w:r>
    </w:p>
    <w:p w:rsidR="002575C0" w:rsidRDefault="002575C0" w:rsidP="002575C0">
      <w:pPr>
        <w:pStyle w:val="FirstParagraph"/>
      </w:pPr>
      <w:r>
        <w:t>and median</w:t>
      </w:r>
      <w:r>
        <w:fldChar w:fldCharType="begin"/>
      </w:r>
      <w:r>
        <w:instrText xml:space="preserve"> XE "median" </w:instrText>
      </w:r>
      <w:r>
        <w:fldChar w:fldCharType="end"/>
      </w:r>
      <w:r>
        <w:t>,</w:t>
      </w:r>
    </w:p>
    <w:p w:rsidR="002575C0" w:rsidRDefault="002575C0" w:rsidP="002575C0">
      <w:pPr>
        <w:pStyle w:val="SourceCode"/>
      </w:pPr>
      <w:r>
        <w:rPr>
          <w:rStyle w:val="KeywordTok"/>
        </w:rPr>
        <w:t>median</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258</w:t>
      </w:r>
    </w:p>
    <w:p w:rsidR="002575C0" w:rsidRDefault="002575C0" w:rsidP="002575C0">
      <w:pPr>
        <w:pStyle w:val="FirstParagraph"/>
      </w:pPr>
      <w:r>
        <w:t>To judge its spread and variability, we can view its minimum</w:t>
      </w:r>
      <w:r>
        <w:fldChar w:fldCharType="begin"/>
      </w:r>
      <w:r>
        <w:instrText xml:space="preserve"> XE "minimum" </w:instrText>
      </w:r>
      <w:r>
        <w:fldChar w:fldCharType="end"/>
      </w:r>
      <w:r>
        <w:t>, maximum</w:t>
      </w:r>
      <w:r>
        <w:fldChar w:fldCharType="begin"/>
      </w:r>
      <w:r>
        <w:instrText xml:space="preserve"> XE "maximum" </w:instrText>
      </w:r>
      <w:r>
        <w:fldChar w:fldCharType="end"/>
      </w:r>
      <w:r>
        <w:t xml:space="preserve"> and range</w:t>
      </w:r>
      <w:r>
        <w:fldChar w:fldCharType="begin"/>
      </w:r>
      <w:r>
        <w:instrText xml:space="preserve"> XE "range" </w:instrText>
      </w:r>
      <w:r>
        <w:fldChar w:fldCharType="end"/>
      </w:r>
    </w:p>
    <w:p w:rsidR="002575C0" w:rsidRDefault="002575C0" w:rsidP="002575C0">
      <w:pPr>
        <w:pStyle w:val="SourceCode"/>
      </w:pPr>
      <w:r>
        <w:rPr>
          <w:rStyle w:val="KeywordTok"/>
        </w:rPr>
        <w:t>min</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108</w:t>
      </w:r>
    </w:p>
    <w:p w:rsidR="002575C0" w:rsidRDefault="002575C0" w:rsidP="002575C0">
      <w:pPr>
        <w:pStyle w:val="SourceCode"/>
      </w:pPr>
      <w:r>
        <w:rPr>
          <w:rStyle w:val="KeywordTok"/>
        </w:rPr>
        <w:t>max</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423</w:t>
      </w:r>
    </w:p>
    <w:p w:rsidR="002575C0" w:rsidRDefault="002575C0" w:rsidP="002575C0">
      <w:pPr>
        <w:pStyle w:val="SourceCode"/>
      </w:pPr>
      <w:r>
        <w:rPr>
          <w:rStyle w:val="KeywordTok"/>
        </w:rPr>
        <w:t>range</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108 423</w:t>
      </w:r>
    </w:p>
    <w:p w:rsidR="002575C0" w:rsidRDefault="002575C0" w:rsidP="002575C0">
      <w:pPr>
        <w:pStyle w:val="FirstParagraph"/>
      </w:pPr>
      <w:r>
        <w:t>and obtain its standard deviation (SD)</w:t>
      </w:r>
      <w:r w:rsidRPr="00BA39C2">
        <w:t xml:space="preserve"> </w:t>
      </w:r>
      <w:r>
        <w:fldChar w:fldCharType="begin"/>
      </w:r>
      <w:r>
        <w:instrText xml:space="preserve"> XE "standard deviation"</w:instrText>
      </w:r>
      <w:r>
        <w:fldChar w:fldCharType="end"/>
      </w:r>
      <w:r>
        <w:fldChar w:fldCharType="begin"/>
      </w:r>
      <w:r>
        <w:instrText xml:space="preserve"> XE "SD" </w:instrText>
      </w:r>
      <w:r>
        <w:fldChar w:fldCharType="end"/>
      </w:r>
    </w:p>
    <w:p w:rsidR="002575C0" w:rsidRDefault="002575C0" w:rsidP="002575C0">
      <w:pPr>
        <w:pStyle w:val="SourceCode"/>
      </w:pPr>
      <w:r>
        <w:rPr>
          <w:rStyle w:val="KeywordTok"/>
        </w:rPr>
        <w:t>sd</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78.0737</w:t>
      </w:r>
    </w:p>
    <w:p w:rsidR="002575C0" w:rsidRDefault="002575C0" w:rsidP="002575C0">
      <w:pPr>
        <w:pStyle w:val="FirstParagraph"/>
      </w:pPr>
      <w:r>
        <w:t>variance</w:t>
      </w:r>
      <w:r>
        <w:fldChar w:fldCharType="begin"/>
      </w:r>
      <w:r>
        <w:instrText xml:space="preserve"> XE "variance" </w:instrText>
      </w:r>
      <w:r>
        <w:fldChar w:fldCharType="end"/>
      </w:r>
      <w:r>
        <w:t>,</w:t>
      </w:r>
    </w:p>
    <w:p w:rsidR="002575C0" w:rsidRDefault="002575C0" w:rsidP="002575C0">
      <w:pPr>
        <w:pStyle w:val="SourceCode"/>
      </w:pPr>
      <w:r>
        <w:rPr>
          <w:rStyle w:val="KeywordTok"/>
        </w:rPr>
        <w:t>var</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6095.503</w:t>
      </w:r>
    </w:p>
    <w:p w:rsidR="002575C0" w:rsidRDefault="002575C0" w:rsidP="002575C0">
      <w:pPr>
        <w:pStyle w:val="FirstParagraph"/>
      </w:pPr>
      <w:r>
        <w:t>quantile</w:t>
      </w:r>
      <w:r>
        <w:fldChar w:fldCharType="begin"/>
      </w:r>
      <w:r>
        <w:instrText xml:space="preserve"> XE "quantile" </w:instrText>
      </w:r>
      <w:r>
        <w:fldChar w:fldCharType="end"/>
      </w:r>
      <w:r>
        <w:t>,</w:t>
      </w:r>
    </w:p>
    <w:p w:rsidR="002575C0" w:rsidRDefault="002575C0" w:rsidP="002575C0">
      <w:pPr>
        <w:pStyle w:val="SourceCode"/>
      </w:pPr>
      <w:r>
        <w:rPr>
          <w:rStyle w:val="KeywordTok"/>
        </w:rPr>
        <w:t>quantile</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0%   25%   50%   75</w:t>
      </w:r>
      <w:proofErr w:type="gramStart"/>
      <w:r>
        <w:rPr>
          <w:rStyle w:val="VerbatimChar"/>
        </w:rPr>
        <w:t>%  100</w:t>
      </w:r>
      <w:proofErr w:type="gramEnd"/>
      <w:r>
        <w:rPr>
          <w:rStyle w:val="VerbatimChar"/>
        </w:rPr>
        <w:t xml:space="preserve">% </w:t>
      </w:r>
      <w:r>
        <w:br/>
      </w:r>
      <w:r>
        <w:rPr>
          <w:rStyle w:val="VerbatimChar"/>
        </w:rPr>
        <w:t>## 108.0 204.5 258.0 323.5 423.0</w:t>
      </w:r>
    </w:p>
    <w:p w:rsidR="002575C0" w:rsidRDefault="002575C0" w:rsidP="002575C0">
      <w:pPr>
        <w:pStyle w:val="FirstParagraph"/>
      </w:pPr>
      <w:r>
        <w:t>and interquartile range (IQR)</w:t>
      </w:r>
      <w:r w:rsidRPr="00BA39C2">
        <w:t xml:space="preserve"> </w:t>
      </w:r>
      <w:r>
        <w:fldChar w:fldCharType="begin"/>
      </w:r>
      <w:r>
        <w:instrText xml:space="preserve"> XE "interquartile range" </w:instrText>
      </w:r>
      <w:r>
        <w:fldChar w:fldCharType="end"/>
      </w:r>
      <w:r>
        <w:fldChar w:fldCharType="begin"/>
      </w:r>
      <w:r>
        <w:instrText xml:space="preserve"> XE "IQR" </w:instrText>
      </w:r>
      <w:r>
        <w:fldChar w:fldCharType="end"/>
      </w:r>
    </w:p>
    <w:p w:rsidR="002575C0" w:rsidRDefault="002575C0" w:rsidP="002575C0">
      <w:pPr>
        <w:pStyle w:val="SourceCode"/>
      </w:pPr>
      <w:proofErr w:type="gramStart"/>
      <w:r>
        <w:rPr>
          <w:rStyle w:val="KeywordTok"/>
        </w:rPr>
        <w:t>IQR</w:t>
      </w:r>
      <w:r>
        <w:rPr>
          <w:rStyle w:val="NormalTok"/>
        </w:rPr>
        <w:t>(</w:t>
      </w:r>
      <w:proofErr w:type="gramEnd"/>
      <w:r>
        <w:rPr>
          <w:rStyle w:val="NormalTok"/>
        </w:rPr>
        <w:t>chickwts</w:t>
      </w:r>
      <w:r>
        <w:rPr>
          <w:rStyle w:val="OperatorTok"/>
        </w:rPr>
        <w:t>$</w:t>
      </w:r>
      <w:r>
        <w:rPr>
          <w:rStyle w:val="NormalTok"/>
        </w:rPr>
        <w:t>weight)</w:t>
      </w:r>
    </w:p>
    <w:p w:rsidR="002575C0" w:rsidRDefault="002575C0" w:rsidP="002575C0">
      <w:pPr>
        <w:pStyle w:val="SourceCode"/>
      </w:pPr>
      <w:r>
        <w:rPr>
          <w:rStyle w:val="VerbatimChar"/>
        </w:rPr>
        <w:lastRenderedPageBreak/>
        <w:t>## [1] 119</w:t>
      </w:r>
    </w:p>
    <w:p w:rsidR="002575C0" w:rsidRDefault="002575C0" w:rsidP="002575C0">
      <w:pPr>
        <w:pStyle w:val="FirstParagraph"/>
      </w:pPr>
      <w:r>
        <w:t>There are nine types of quantile</w:t>
      </w:r>
      <w:r>
        <w:fldChar w:fldCharType="begin"/>
      </w:r>
      <w:r>
        <w:instrText xml:space="preserve"> XE "quantile" </w:instrText>
      </w:r>
      <w:r>
        <w:fldChar w:fldCharType="end"/>
      </w:r>
      <w:r>
        <w:t xml:space="preserve"> algorithms in R (for </w:t>
      </w:r>
      <w:proofErr w:type="gramStart"/>
      <w:r>
        <w:rPr>
          <w:rStyle w:val="VerbatimChar"/>
        </w:rPr>
        <w:t>quantile(</w:t>
      </w:r>
      <w:proofErr w:type="gramEnd"/>
      <w:r>
        <w:rPr>
          <w:rStyle w:val="VerbatimChar"/>
        </w:rPr>
        <w:t>)</w:t>
      </w:r>
      <w:r>
        <w:t xml:space="preserve"> and </w:t>
      </w:r>
      <w:r>
        <w:rPr>
          <w:rStyle w:val="VerbatimChar"/>
        </w:rPr>
        <w:t>IQR</w:t>
      </w:r>
      <w:r>
        <w:t>), the default being type 7. You may change this to type 6 (Minitab and SPSS),</w:t>
      </w:r>
    </w:p>
    <w:p w:rsidR="002575C0" w:rsidRDefault="002575C0" w:rsidP="002575C0">
      <w:pPr>
        <w:pStyle w:val="SourceCode"/>
      </w:pPr>
      <w:proofErr w:type="gramStart"/>
      <w:r>
        <w:rPr>
          <w:rStyle w:val="KeywordTok"/>
        </w:rPr>
        <w:t>quantile</w:t>
      </w:r>
      <w:r>
        <w:rPr>
          <w:rStyle w:val="NormalTok"/>
        </w:rPr>
        <w:t>(</w:t>
      </w:r>
      <w:proofErr w:type="gramEnd"/>
      <w:r>
        <w:rPr>
          <w:rStyle w:val="NormalTok"/>
        </w:rPr>
        <w:t>chickwts</w:t>
      </w:r>
      <w:r>
        <w:rPr>
          <w:rStyle w:val="OperatorTok"/>
        </w:rPr>
        <w:t>$</w:t>
      </w:r>
      <w:r>
        <w:rPr>
          <w:rStyle w:val="NormalTok"/>
        </w:rPr>
        <w:t xml:space="preserve">weight, </w:t>
      </w:r>
      <w:r>
        <w:rPr>
          <w:rStyle w:val="DataTypeTok"/>
        </w:rPr>
        <w:t>type =</w:t>
      </w:r>
      <w:r>
        <w:rPr>
          <w:rStyle w:val="NormalTok"/>
        </w:rPr>
        <w:t xml:space="preserve"> </w:t>
      </w:r>
      <w:r>
        <w:rPr>
          <w:rStyle w:val="DecValTok"/>
        </w:rPr>
        <w:t>6</w:t>
      </w:r>
      <w:r>
        <w:rPr>
          <w:rStyle w:val="NormalTok"/>
        </w:rPr>
        <w:t>)</w:t>
      </w:r>
    </w:p>
    <w:p w:rsidR="002575C0" w:rsidRDefault="002575C0" w:rsidP="002575C0">
      <w:pPr>
        <w:pStyle w:val="SourceCode"/>
      </w:pPr>
      <w:r>
        <w:rPr>
          <w:rStyle w:val="VerbatimChar"/>
        </w:rPr>
        <w:t>##   0</w:t>
      </w:r>
      <w:proofErr w:type="gramStart"/>
      <w:r>
        <w:rPr>
          <w:rStyle w:val="VerbatimChar"/>
        </w:rPr>
        <w:t>%  25</w:t>
      </w:r>
      <w:proofErr w:type="gramEnd"/>
      <w:r>
        <w:rPr>
          <w:rStyle w:val="VerbatimChar"/>
        </w:rPr>
        <w:t xml:space="preserve">%  50%  75% 100% </w:t>
      </w:r>
      <w:r>
        <w:br/>
      </w:r>
      <w:r>
        <w:rPr>
          <w:rStyle w:val="VerbatimChar"/>
        </w:rPr>
        <w:t>##  108  203  258  325  423</w:t>
      </w:r>
    </w:p>
    <w:p w:rsidR="002575C0" w:rsidRDefault="002575C0" w:rsidP="002575C0">
      <w:pPr>
        <w:pStyle w:val="SourceCode"/>
      </w:pPr>
      <w:proofErr w:type="gramStart"/>
      <w:r>
        <w:rPr>
          <w:rStyle w:val="KeywordTok"/>
        </w:rPr>
        <w:t>IQR</w:t>
      </w:r>
      <w:r>
        <w:rPr>
          <w:rStyle w:val="NormalTok"/>
        </w:rPr>
        <w:t>(</w:t>
      </w:r>
      <w:proofErr w:type="gramEnd"/>
      <w:r>
        <w:rPr>
          <w:rStyle w:val="NormalTok"/>
        </w:rPr>
        <w:t>chickwts</w:t>
      </w:r>
      <w:r>
        <w:rPr>
          <w:rStyle w:val="OperatorTok"/>
        </w:rPr>
        <w:t>$</w:t>
      </w:r>
      <w:r>
        <w:rPr>
          <w:rStyle w:val="NormalTok"/>
        </w:rPr>
        <w:t xml:space="preserve">weight, </w:t>
      </w:r>
      <w:r>
        <w:rPr>
          <w:rStyle w:val="DataTypeTok"/>
        </w:rPr>
        <w:t>type =</w:t>
      </w:r>
      <w:r>
        <w:rPr>
          <w:rStyle w:val="NormalTok"/>
        </w:rPr>
        <w:t xml:space="preserve"> </w:t>
      </w:r>
      <w:r>
        <w:rPr>
          <w:rStyle w:val="DecValTok"/>
        </w:rPr>
        <w:t>6</w:t>
      </w:r>
      <w:r>
        <w:rPr>
          <w:rStyle w:val="NormalTok"/>
        </w:rPr>
        <w:t>)</w:t>
      </w:r>
    </w:p>
    <w:p w:rsidR="002575C0" w:rsidRDefault="002575C0" w:rsidP="002575C0">
      <w:pPr>
        <w:pStyle w:val="SourceCode"/>
      </w:pPr>
      <w:r>
        <w:rPr>
          <w:rStyle w:val="VerbatimChar"/>
        </w:rPr>
        <w:t>## [1] 122</w:t>
      </w:r>
    </w:p>
    <w:p w:rsidR="002575C0" w:rsidRDefault="002575C0" w:rsidP="002575C0">
      <w:pPr>
        <w:pStyle w:val="FirstParagraph"/>
      </w:pPr>
      <w:r>
        <w:t>In addition to SD and IQR, we can obtain its median absolute deviation (MAD)</w:t>
      </w:r>
      <w:r w:rsidRPr="00FB3B86">
        <w:t xml:space="preserve"> </w:t>
      </w:r>
      <w:r>
        <w:fldChar w:fldCharType="begin"/>
      </w:r>
      <w:r>
        <w:instrText xml:space="preserve"> XE "median absolute deviation" </w:instrText>
      </w:r>
      <w:r>
        <w:fldChar w:fldCharType="end"/>
      </w:r>
      <w:r>
        <w:fldChar w:fldCharType="begin"/>
      </w:r>
      <w:r>
        <w:instrText xml:space="preserve"> XE "MAD" </w:instrText>
      </w:r>
      <w:r>
        <w:fldChar w:fldCharType="end"/>
      </w:r>
      <w:r>
        <w:t>,</w:t>
      </w:r>
    </w:p>
    <w:p w:rsidR="002575C0" w:rsidRDefault="002575C0" w:rsidP="002575C0">
      <w:pPr>
        <w:pStyle w:val="SourceCode"/>
      </w:pPr>
      <w:r>
        <w:rPr>
          <w:rStyle w:val="KeywordTok"/>
        </w:rPr>
        <w:t>mad</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91.9212</w:t>
      </w:r>
    </w:p>
    <w:p w:rsidR="002575C0" w:rsidRDefault="002575C0" w:rsidP="002575C0">
      <w:pPr>
        <w:pStyle w:val="FirstParagraph"/>
      </w:pPr>
      <w:r>
        <w:t xml:space="preserve">It is </w:t>
      </w:r>
      <w:proofErr w:type="gramStart"/>
      <w:r>
        <w:t>actually simpler</w:t>
      </w:r>
      <w:proofErr w:type="gramEnd"/>
      <w:r>
        <w:t xml:space="preserve"> to obtain most these in a single command,</w:t>
      </w:r>
    </w:p>
    <w:p w:rsidR="002575C0" w:rsidRDefault="002575C0" w:rsidP="002575C0">
      <w:pPr>
        <w:pStyle w:val="SourceCode"/>
      </w:pPr>
      <w:r>
        <w:rPr>
          <w:rStyle w:val="KeywordTok"/>
        </w:rPr>
        <w:t>summary</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xml:space="preserve">##    Min. 1st Qu.  Median    Mean 3rd Qu.    Max. </w:t>
      </w:r>
      <w:r>
        <w:br/>
      </w:r>
      <w:r>
        <w:rPr>
          <w:rStyle w:val="VerbatimChar"/>
        </w:rPr>
        <w:t>##   108.0   204.5   258.0   261.3   323.5   423.0</w:t>
      </w:r>
    </w:p>
    <w:p w:rsidR="002575C0" w:rsidRDefault="002575C0" w:rsidP="002575C0">
      <w:pPr>
        <w:pStyle w:val="FirstParagraph"/>
      </w:pPr>
      <w:r>
        <w:t xml:space="preserve">even simpler, obtain all of the statistics using </w:t>
      </w:r>
      <w:proofErr w:type="gramStart"/>
      <w:r>
        <w:rPr>
          <w:rStyle w:val="VerbatimChar"/>
        </w:rPr>
        <w:t>describe(</w:t>
      </w:r>
      <w:proofErr w:type="gramEnd"/>
      <w:r>
        <w:rPr>
          <w:rStyle w:val="VerbatimChar"/>
        </w:rPr>
        <w:t>)</w:t>
      </w:r>
      <w:r>
        <w:t xml:space="preserve"> in the </w:t>
      </w:r>
      <w:r>
        <w:rPr>
          <w:rStyle w:val="VerbatimChar"/>
        </w:rPr>
        <w:t>psych</w:t>
      </w:r>
      <w:r>
        <w:t xml:space="preserve"> package</w:t>
      </w:r>
    </w:p>
    <w:p w:rsidR="002575C0" w:rsidRDefault="002575C0" w:rsidP="002575C0">
      <w:pPr>
        <w:pStyle w:val="SourceCode"/>
      </w:pPr>
      <w:proofErr w:type="gramStart"/>
      <w:r>
        <w:rPr>
          <w:rStyle w:val="KeywordTok"/>
        </w:rPr>
        <w:t>install.packages</w:t>
      </w:r>
      <w:proofErr w:type="gramEnd"/>
      <w:r>
        <w:rPr>
          <w:rStyle w:val="NormalTok"/>
        </w:rPr>
        <w:t>(</w:t>
      </w:r>
      <w:r>
        <w:rPr>
          <w:rStyle w:val="StringTok"/>
        </w:rPr>
        <w:t>"psych"</w:t>
      </w:r>
      <w:r>
        <w:rPr>
          <w:rStyle w:val="NormalTok"/>
        </w:rPr>
        <w:t>)</w:t>
      </w:r>
    </w:p>
    <w:p w:rsidR="002575C0" w:rsidRDefault="002575C0" w:rsidP="002575C0">
      <w:pPr>
        <w:pStyle w:val="SourceCode"/>
      </w:pPr>
      <w:r>
        <w:rPr>
          <w:rStyle w:val="KeywordTok"/>
        </w:rPr>
        <w:t>library</w:t>
      </w:r>
      <w:r>
        <w:rPr>
          <w:rStyle w:val="NormalTok"/>
        </w:rPr>
        <w:t>(psych)</w:t>
      </w:r>
      <w:r>
        <w:br/>
      </w:r>
      <w:r>
        <w:rPr>
          <w:rStyle w:val="KeywordTok"/>
        </w:rPr>
        <w:t>describe</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xml:space="preserve">##    </w:t>
      </w:r>
      <w:proofErr w:type="gramStart"/>
      <w:r>
        <w:rPr>
          <w:rStyle w:val="VerbatimChar"/>
        </w:rPr>
        <w:t>vars  n</w:t>
      </w:r>
      <w:proofErr w:type="gramEnd"/>
      <w:r>
        <w:rPr>
          <w:rStyle w:val="VerbatimChar"/>
        </w:rPr>
        <w:t xml:space="preserve">   mean    sd median trimmed   mad min max range  skew kurtosis</w:t>
      </w:r>
      <w:r>
        <w:br/>
      </w:r>
      <w:r>
        <w:rPr>
          <w:rStyle w:val="VerbatimChar"/>
        </w:rPr>
        <w:t>## X1    1 71 261.31 78.07    258     261 91.92 108 423   315 -0.01    -0.97</w:t>
      </w:r>
      <w:r>
        <w:br/>
      </w:r>
      <w:r>
        <w:rPr>
          <w:rStyle w:val="VerbatimChar"/>
        </w:rPr>
        <w:t>##      se</w:t>
      </w:r>
      <w:r>
        <w:br/>
      </w:r>
      <w:r>
        <w:rPr>
          <w:rStyle w:val="VerbatimChar"/>
        </w:rPr>
        <w:t>## X1 9.27</w:t>
      </w:r>
    </w:p>
    <w:p w:rsidR="002575C0" w:rsidRDefault="002575C0" w:rsidP="002575C0">
      <w:pPr>
        <w:pStyle w:val="Heading3"/>
      </w:pPr>
      <w:bookmarkStart w:id="196" w:name="__RefHeading___Toc9299_1980654227"/>
      <w:bookmarkStart w:id="197" w:name="a-categorical-variable"/>
      <w:bookmarkStart w:id="198" w:name="_Toc529195230"/>
      <w:bookmarkStart w:id="199" w:name="_Toc530050416"/>
      <w:bookmarkEnd w:id="196"/>
      <w:bookmarkEnd w:id="197"/>
      <w:r>
        <w:t>A categorical variable</w:t>
      </w:r>
      <w:bookmarkEnd w:id="198"/>
      <w:bookmarkEnd w:id="199"/>
    </w:p>
    <w:p w:rsidR="002575C0" w:rsidRDefault="002575C0" w:rsidP="002575C0">
      <w:pPr>
        <w:pStyle w:val="FirstParagraph"/>
      </w:pPr>
      <w:r>
        <w:t>A categorical variable</w:t>
      </w:r>
      <w:r>
        <w:fldChar w:fldCharType="begin"/>
      </w:r>
      <w:r>
        <w:instrText xml:space="preserve"> XE "descriptive statistics:categorical" </w:instrText>
      </w:r>
      <w:r>
        <w:fldChar w:fldCharType="end"/>
      </w:r>
      <w:r>
        <w:t xml:space="preserve"> is described by its count</w:t>
      </w:r>
      <w:r>
        <w:fldChar w:fldCharType="begin"/>
      </w:r>
      <w:r>
        <w:instrText xml:space="preserve"> XE "count" </w:instrText>
      </w:r>
      <w:r>
        <w:fldChar w:fldCharType="end"/>
      </w:r>
      <w:r>
        <w:t>, proportion</w:t>
      </w:r>
      <w:r>
        <w:fldChar w:fldCharType="begin"/>
      </w:r>
      <w:r>
        <w:instrText xml:space="preserve"> XE "proportion" </w:instrText>
      </w:r>
      <w:r>
        <w:fldChar w:fldCharType="end"/>
      </w:r>
      <w:r>
        <w:t xml:space="preserve"> and percentage</w:t>
      </w:r>
      <w:r>
        <w:fldChar w:fldCharType="begin"/>
      </w:r>
      <w:r>
        <w:instrText xml:space="preserve"> XE "percentage" </w:instrText>
      </w:r>
      <w:r>
        <w:fldChar w:fldCharType="end"/>
      </w:r>
      <w:r>
        <w:t xml:space="preserve"> by categories.</w:t>
      </w:r>
    </w:p>
    <w:p w:rsidR="002575C0" w:rsidRDefault="002575C0" w:rsidP="002575C0">
      <w:pPr>
        <w:pStyle w:val="BodyText"/>
      </w:pPr>
      <w:r>
        <w:t xml:space="preserve">We obtain the count of the </w:t>
      </w:r>
      <w:r>
        <w:rPr>
          <w:rStyle w:val="VerbatimChar"/>
        </w:rPr>
        <w:t>feed</w:t>
      </w:r>
      <w:r>
        <w:t xml:space="preserve"> variable,</w:t>
      </w:r>
    </w:p>
    <w:p w:rsidR="002575C0" w:rsidRDefault="002575C0" w:rsidP="002575C0">
      <w:pPr>
        <w:pStyle w:val="SourceCode"/>
      </w:pPr>
      <w:r>
        <w:rPr>
          <w:rStyle w:val="KeywordTok"/>
        </w:rPr>
        <w:t>summary</w:t>
      </w:r>
      <w:r>
        <w:rPr>
          <w:rStyle w:val="NormalTok"/>
        </w:rPr>
        <w:t>(chickwts</w:t>
      </w:r>
      <w:r>
        <w:rPr>
          <w:rStyle w:val="OperatorTok"/>
        </w:rPr>
        <w:t>$</w:t>
      </w:r>
      <w:r>
        <w:rPr>
          <w:rStyle w:val="NormalTok"/>
        </w:rPr>
        <w:t>feed)</w:t>
      </w:r>
    </w:p>
    <w:p w:rsidR="002575C0" w:rsidRDefault="002575C0" w:rsidP="002575C0">
      <w:pPr>
        <w:pStyle w:val="SourceCode"/>
      </w:pPr>
      <w:r>
        <w:rPr>
          <w:rStyle w:val="VerbatimChar"/>
        </w:rPr>
        <w:t xml:space="preserve">##    casein horsebean   </w:t>
      </w:r>
      <w:proofErr w:type="gramStart"/>
      <w:r>
        <w:rPr>
          <w:rStyle w:val="VerbatimChar"/>
        </w:rPr>
        <w:t>linseed  meatmeal</w:t>
      </w:r>
      <w:proofErr w:type="gramEnd"/>
      <w:r>
        <w:rPr>
          <w:rStyle w:val="VerbatimChar"/>
        </w:rPr>
        <w:t xml:space="preserve">   soybean sunflower </w:t>
      </w:r>
      <w:r>
        <w:br/>
      </w:r>
      <w:r>
        <w:rPr>
          <w:rStyle w:val="VerbatimChar"/>
        </w:rPr>
        <w:t>##        12        10        12        11        14        12</w:t>
      </w:r>
    </w:p>
    <w:p w:rsidR="002575C0" w:rsidRDefault="002575C0" w:rsidP="002575C0">
      <w:pPr>
        <w:pStyle w:val="SourceCode"/>
      </w:pPr>
      <w:r>
        <w:rPr>
          <w:rStyle w:val="KeywordTok"/>
        </w:rPr>
        <w:t>table</w:t>
      </w:r>
      <w:r>
        <w:rPr>
          <w:rStyle w:val="NormalTok"/>
        </w:rPr>
        <w:t>(chickwts</w:t>
      </w:r>
      <w:r>
        <w:rPr>
          <w:rStyle w:val="OperatorTok"/>
        </w:rPr>
        <w:t>$</w:t>
      </w:r>
      <w:r>
        <w:rPr>
          <w:rStyle w:val="NormalTok"/>
        </w:rPr>
        <w:t>feed)</w:t>
      </w:r>
    </w:p>
    <w:p w:rsidR="002575C0" w:rsidRDefault="002575C0" w:rsidP="002575C0">
      <w:pPr>
        <w:pStyle w:val="SourceCode"/>
      </w:pPr>
      <w:r>
        <w:rPr>
          <w:rStyle w:val="VerbatimChar"/>
        </w:rPr>
        <w:lastRenderedPageBreak/>
        <w:t xml:space="preserve">## </w:t>
      </w:r>
      <w:r>
        <w:br/>
      </w:r>
      <w:r>
        <w:rPr>
          <w:rStyle w:val="VerbatimChar"/>
        </w:rPr>
        <w:t xml:space="preserve">##    casein horsebean   </w:t>
      </w:r>
      <w:proofErr w:type="gramStart"/>
      <w:r>
        <w:rPr>
          <w:rStyle w:val="VerbatimChar"/>
        </w:rPr>
        <w:t>linseed  meatmeal</w:t>
      </w:r>
      <w:proofErr w:type="gramEnd"/>
      <w:r>
        <w:rPr>
          <w:rStyle w:val="VerbatimChar"/>
        </w:rPr>
        <w:t xml:space="preserve">   soybean sunflower </w:t>
      </w:r>
      <w:r>
        <w:br/>
      </w:r>
      <w:r>
        <w:rPr>
          <w:rStyle w:val="VerbatimChar"/>
        </w:rPr>
        <w:t>##        12        10        12        11        14        12</w:t>
      </w:r>
    </w:p>
    <w:p w:rsidR="002575C0" w:rsidRDefault="002575C0" w:rsidP="002575C0">
      <w:pPr>
        <w:pStyle w:val="FirstParagraph"/>
      </w:pPr>
      <w:r>
        <w:t xml:space="preserve">both </w:t>
      </w:r>
      <w:proofErr w:type="gramStart"/>
      <w:r>
        <w:rPr>
          <w:rStyle w:val="VerbatimChar"/>
        </w:rPr>
        <w:t>summary(</w:t>
      </w:r>
      <w:proofErr w:type="gramEnd"/>
      <w:r>
        <w:rPr>
          <w:rStyle w:val="VerbatimChar"/>
        </w:rPr>
        <w:t>)</w:t>
      </w:r>
      <w:r>
        <w:t xml:space="preserve"> and </w:t>
      </w:r>
      <w:r>
        <w:rPr>
          <w:rStyle w:val="VerbatimChar"/>
        </w:rPr>
        <w:t>table()</w:t>
      </w:r>
      <w:r>
        <w:t xml:space="preserve"> give the same result.</w:t>
      </w:r>
    </w:p>
    <w:p w:rsidR="002575C0" w:rsidRDefault="002575C0" w:rsidP="002575C0">
      <w:pPr>
        <w:pStyle w:val="BodyText"/>
      </w:pPr>
      <w:proofErr w:type="gramStart"/>
      <w:r>
        <w:rPr>
          <w:rStyle w:val="VerbatimChar"/>
        </w:rPr>
        <w:t>prop.table</w:t>
      </w:r>
      <w:proofErr w:type="gramEnd"/>
      <w:r>
        <w:t xml:space="preserve"> gives the proportion of the result from the count.</w:t>
      </w:r>
    </w:p>
    <w:p w:rsidR="002575C0" w:rsidRDefault="002575C0" w:rsidP="002575C0">
      <w:pPr>
        <w:pStyle w:val="SourceCode"/>
      </w:pPr>
      <w:proofErr w:type="gramStart"/>
      <w:r>
        <w:rPr>
          <w:rStyle w:val="KeywordTok"/>
        </w:rPr>
        <w:t>prop.table</w:t>
      </w:r>
      <w:proofErr w:type="gramEnd"/>
      <w:r>
        <w:rPr>
          <w:rStyle w:val="NormalTok"/>
        </w:rPr>
        <w:t>(</w:t>
      </w:r>
      <w:r>
        <w:rPr>
          <w:rStyle w:val="KeywordTok"/>
        </w:rPr>
        <w:t>table</w:t>
      </w:r>
      <w:r>
        <w:rPr>
          <w:rStyle w:val="NormalTok"/>
        </w:rPr>
        <w:t>(chickwts</w:t>
      </w:r>
      <w:r>
        <w:rPr>
          <w:rStyle w:val="OperatorTok"/>
        </w:rPr>
        <w:t>$</w:t>
      </w:r>
      <w:r>
        <w:rPr>
          <w:rStyle w:val="NormalTok"/>
        </w:rPr>
        <w:t>feed))</w:t>
      </w:r>
    </w:p>
    <w:p w:rsidR="002575C0" w:rsidRDefault="002575C0" w:rsidP="002575C0">
      <w:pPr>
        <w:pStyle w:val="SourceCode"/>
      </w:pPr>
      <w:r>
        <w:rPr>
          <w:rStyle w:val="VerbatimChar"/>
        </w:rPr>
        <w:t xml:space="preserve">## </w:t>
      </w:r>
      <w:r>
        <w:br/>
      </w:r>
      <w:r>
        <w:rPr>
          <w:rStyle w:val="VerbatimChar"/>
        </w:rPr>
        <w:t xml:space="preserve">##    casein horsebean   </w:t>
      </w:r>
      <w:proofErr w:type="gramStart"/>
      <w:r>
        <w:rPr>
          <w:rStyle w:val="VerbatimChar"/>
        </w:rPr>
        <w:t>linseed  meatmeal</w:t>
      </w:r>
      <w:proofErr w:type="gramEnd"/>
      <w:r>
        <w:rPr>
          <w:rStyle w:val="VerbatimChar"/>
        </w:rPr>
        <w:t xml:space="preserve">   soybean sunflower </w:t>
      </w:r>
      <w:r>
        <w:br/>
      </w:r>
      <w:r>
        <w:rPr>
          <w:rStyle w:val="VerbatimChar"/>
        </w:rPr>
        <w:t>## 0.1690141 0.1408451 0.1690141 0.1549296 0.1971831 0.1690141</w:t>
      </w:r>
    </w:p>
    <w:p w:rsidR="002575C0" w:rsidRDefault="002575C0" w:rsidP="002575C0">
      <w:pPr>
        <w:pStyle w:val="FirstParagraph"/>
      </w:pPr>
      <w:r>
        <w:t>the result can be easily turned into percentage,</w:t>
      </w:r>
    </w:p>
    <w:p w:rsidR="002575C0" w:rsidRDefault="002575C0" w:rsidP="002575C0">
      <w:pPr>
        <w:pStyle w:val="SourceCode"/>
      </w:pPr>
      <w:proofErr w:type="gramStart"/>
      <w:r>
        <w:rPr>
          <w:rStyle w:val="KeywordTok"/>
        </w:rPr>
        <w:t>prop.table</w:t>
      </w:r>
      <w:proofErr w:type="gramEnd"/>
      <w:r>
        <w:rPr>
          <w:rStyle w:val="NormalTok"/>
        </w:rPr>
        <w:t>(</w:t>
      </w:r>
      <w:r>
        <w:rPr>
          <w:rStyle w:val="KeywordTok"/>
        </w:rPr>
        <w:t>table</w:t>
      </w:r>
      <w:r>
        <w:rPr>
          <w:rStyle w:val="NormalTok"/>
        </w:rPr>
        <w:t>(chickwts</w:t>
      </w:r>
      <w:r>
        <w:rPr>
          <w:rStyle w:val="OperatorTok"/>
        </w:rPr>
        <w:t>$</w:t>
      </w:r>
      <w:r>
        <w:rPr>
          <w:rStyle w:val="NormalTok"/>
        </w:rPr>
        <w:t>feed))</w:t>
      </w:r>
      <w:r>
        <w:rPr>
          <w:rStyle w:val="OperatorTok"/>
        </w:rPr>
        <w:t>*</w:t>
      </w:r>
      <w:r>
        <w:rPr>
          <w:rStyle w:val="DecValTok"/>
        </w:rPr>
        <w:t>100</w:t>
      </w:r>
    </w:p>
    <w:p w:rsidR="002575C0" w:rsidRDefault="002575C0" w:rsidP="002575C0">
      <w:pPr>
        <w:pStyle w:val="SourceCode"/>
      </w:pPr>
      <w:r>
        <w:rPr>
          <w:rStyle w:val="VerbatimChar"/>
        </w:rPr>
        <w:t xml:space="preserve">## </w:t>
      </w:r>
      <w:r>
        <w:br/>
      </w:r>
      <w:r>
        <w:rPr>
          <w:rStyle w:val="VerbatimChar"/>
        </w:rPr>
        <w:t xml:space="preserve">##    casein horsebean   </w:t>
      </w:r>
      <w:proofErr w:type="gramStart"/>
      <w:r>
        <w:rPr>
          <w:rStyle w:val="VerbatimChar"/>
        </w:rPr>
        <w:t>linseed  meatmeal</w:t>
      </w:r>
      <w:proofErr w:type="gramEnd"/>
      <w:r>
        <w:rPr>
          <w:rStyle w:val="VerbatimChar"/>
        </w:rPr>
        <w:t xml:space="preserve">   soybean sunflower </w:t>
      </w:r>
      <w:r>
        <w:br/>
      </w:r>
      <w:r>
        <w:rPr>
          <w:rStyle w:val="VerbatimChar"/>
        </w:rPr>
        <w:t>##  16.90141  14.08451  16.90141  15.49296  19.71831  16.90141</w:t>
      </w:r>
    </w:p>
    <w:p w:rsidR="002575C0" w:rsidRDefault="002575C0" w:rsidP="002575C0">
      <w:pPr>
        <w:pStyle w:val="FirstParagraph"/>
      </w:pPr>
      <w:r>
        <w:t xml:space="preserve">To view the count and the percentage together, we can use </w:t>
      </w:r>
      <w:proofErr w:type="gramStart"/>
      <w:r>
        <w:rPr>
          <w:rStyle w:val="VerbatimChar"/>
        </w:rPr>
        <w:t>cbind(</w:t>
      </w:r>
      <w:proofErr w:type="gramEnd"/>
      <w:r>
        <w:rPr>
          <w:rStyle w:val="VerbatimChar"/>
        </w:rPr>
        <w:t>)</w:t>
      </w:r>
      <w:r>
        <w:t>,</w:t>
      </w:r>
    </w:p>
    <w:p w:rsidR="002575C0" w:rsidRDefault="002575C0" w:rsidP="002575C0">
      <w:pPr>
        <w:pStyle w:val="SourceCode"/>
      </w:pPr>
      <w:proofErr w:type="gramStart"/>
      <w:r>
        <w:rPr>
          <w:rStyle w:val="KeywordTok"/>
        </w:rPr>
        <w:t>cbind</w:t>
      </w:r>
      <w:r>
        <w:rPr>
          <w:rStyle w:val="NormalTok"/>
        </w:rPr>
        <w:t>(</w:t>
      </w:r>
      <w:proofErr w:type="gramEnd"/>
      <w:r>
        <w:rPr>
          <w:rStyle w:val="DataTypeTok"/>
        </w:rPr>
        <w:t>n =</w:t>
      </w:r>
      <w:r>
        <w:rPr>
          <w:rStyle w:val="NormalTok"/>
        </w:rPr>
        <w:t xml:space="preserve"> </w:t>
      </w:r>
      <w:r>
        <w:rPr>
          <w:rStyle w:val="KeywordTok"/>
        </w:rPr>
        <w:t>table</w:t>
      </w:r>
      <w:r>
        <w:rPr>
          <w:rStyle w:val="NormalTok"/>
        </w:rPr>
        <w:t>(chickwts</w:t>
      </w:r>
      <w:r>
        <w:rPr>
          <w:rStyle w:val="OperatorTok"/>
        </w:rPr>
        <w:t>$</w:t>
      </w:r>
      <w:r>
        <w:rPr>
          <w:rStyle w:val="NormalTok"/>
        </w:rPr>
        <w:t xml:space="preserve">feed), </w:t>
      </w:r>
      <w:r>
        <w:br/>
      </w:r>
      <w:r>
        <w:rPr>
          <w:rStyle w:val="NormalTok"/>
        </w:rPr>
        <w:t xml:space="preserve">      </w:t>
      </w:r>
      <w:r>
        <w:rPr>
          <w:rStyle w:val="StringTok"/>
        </w:rPr>
        <w:t>"%"</w:t>
      </w:r>
      <w:r>
        <w:rPr>
          <w:rStyle w:val="NormalTok"/>
        </w:rPr>
        <w:t xml:space="preserve"> =</w:t>
      </w:r>
      <w:r>
        <w:rPr>
          <w:rStyle w:val="StringTok"/>
        </w:rPr>
        <w:t xml:space="preserve"> </w:t>
      </w:r>
      <w:r>
        <w:rPr>
          <w:rStyle w:val="KeywordTok"/>
        </w:rPr>
        <w:t>prop.table</w:t>
      </w:r>
      <w:r>
        <w:rPr>
          <w:rStyle w:val="NormalTok"/>
        </w:rPr>
        <w:t>(</w:t>
      </w:r>
      <w:r>
        <w:rPr>
          <w:rStyle w:val="KeywordTok"/>
        </w:rPr>
        <w:t>table</w:t>
      </w:r>
      <w:r>
        <w:rPr>
          <w:rStyle w:val="NormalTok"/>
        </w:rPr>
        <w:t>(chickwts</w:t>
      </w:r>
      <w:r>
        <w:rPr>
          <w:rStyle w:val="OperatorTok"/>
        </w:rPr>
        <w:t>$</w:t>
      </w:r>
      <w:r>
        <w:rPr>
          <w:rStyle w:val="NormalTok"/>
        </w:rPr>
        <w:t>feed))</w:t>
      </w:r>
      <w:r>
        <w:rPr>
          <w:rStyle w:val="OperatorTok"/>
        </w:rPr>
        <w:t>*</w:t>
      </w:r>
      <w:r>
        <w:rPr>
          <w:rStyle w:val="DecValTok"/>
        </w:rPr>
        <w:t>100</w:t>
      </w:r>
      <w:r>
        <w:rPr>
          <w:rStyle w:val="NormalTok"/>
        </w:rPr>
        <w:t>)</w:t>
      </w:r>
    </w:p>
    <w:p w:rsidR="002575C0" w:rsidRDefault="002575C0" w:rsidP="002575C0">
      <w:pPr>
        <w:pStyle w:val="SourceCode"/>
      </w:pPr>
      <w:r>
        <w:rPr>
          <w:rStyle w:val="VerbatimChar"/>
        </w:rPr>
        <w:t>##            n        %</w:t>
      </w:r>
      <w:r>
        <w:br/>
      </w:r>
      <w:r>
        <w:rPr>
          <w:rStyle w:val="VerbatimChar"/>
        </w:rPr>
        <w:t>## casein    12 16.90141</w:t>
      </w:r>
      <w:r>
        <w:br/>
      </w:r>
      <w:r>
        <w:rPr>
          <w:rStyle w:val="VerbatimChar"/>
        </w:rPr>
        <w:t>## horsebean 10 14.08451</w:t>
      </w:r>
      <w:r>
        <w:br/>
      </w:r>
      <w:r>
        <w:rPr>
          <w:rStyle w:val="VerbatimChar"/>
        </w:rPr>
        <w:t>## linseed   12 16.90141</w:t>
      </w:r>
      <w:r>
        <w:br/>
      </w:r>
      <w:r>
        <w:rPr>
          <w:rStyle w:val="VerbatimChar"/>
        </w:rPr>
        <w:t xml:space="preserve">## </w:t>
      </w:r>
      <w:proofErr w:type="gramStart"/>
      <w:r>
        <w:rPr>
          <w:rStyle w:val="VerbatimChar"/>
        </w:rPr>
        <w:t>meatmeal  11</w:t>
      </w:r>
      <w:proofErr w:type="gramEnd"/>
      <w:r>
        <w:rPr>
          <w:rStyle w:val="VerbatimChar"/>
        </w:rPr>
        <w:t xml:space="preserve"> 15.49296</w:t>
      </w:r>
      <w:r>
        <w:br/>
      </w:r>
      <w:r>
        <w:rPr>
          <w:rStyle w:val="VerbatimChar"/>
        </w:rPr>
        <w:t>## soybean   14 19.71831</w:t>
      </w:r>
      <w:r>
        <w:br/>
      </w:r>
      <w:r>
        <w:rPr>
          <w:rStyle w:val="VerbatimChar"/>
        </w:rPr>
        <w:t>## sunflower 12 16.90141</w:t>
      </w:r>
    </w:p>
    <w:p w:rsidR="002575C0" w:rsidRDefault="002575C0" w:rsidP="002575C0">
      <w:pPr>
        <w:pStyle w:val="FirstParagraph"/>
      </w:pPr>
      <w:r>
        <w:t>We need the quotation marks " " around the percentage sign %, because % also serves as a mathematical operator in R.</w:t>
      </w:r>
    </w:p>
    <w:p w:rsidR="002575C0" w:rsidRDefault="002575C0" w:rsidP="002575C0">
      <w:pPr>
        <w:pStyle w:val="Heading2"/>
      </w:pPr>
      <w:bookmarkStart w:id="200" w:name="__RefHeading___Toc9301_1980654227"/>
      <w:bookmarkStart w:id="201" w:name="two-variables-and-more"/>
      <w:bookmarkStart w:id="202" w:name="_Toc529195231"/>
      <w:bookmarkStart w:id="203" w:name="_Toc530050417"/>
      <w:bookmarkEnd w:id="200"/>
      <w:bookmarkEnd w:id="201"/>
      <w:r>
        <w:t>Two variables and more</w:t>
      </w:r>
      <w:bookmarkEnd w:id="202"/>
      <w:bookmarkEnd w:id="203"/>
    </w:p>
    <w:p w:rsidR="002575C0" w:rsidRDefault="002575C0" w:rsidP="002575C0">
      <w:pPr>
        <w:pStyle w:val="FirstParagraph"/>
      </w:pPr>
      <w:r>
        <w:t xml:space="preserve">Just now, we viewed all the statistics as applied to a variable. In this part, we are going to view the statistics on </w:t>
      </w:r>
      <w:proofErr w:type="gramStart"/>
      <w:r>
        <w:t>a number of</w:t>
      </w:r>
      <w:proofErr w:type="gramEnd"/>
      <w:r>
        <w:t xml:space="preserve"> variables. This includes viewing a group of numerical variables or categorical variables, or a mixture of numerical and categorical variables. This is relevant in a sense that, most of the time, we want to view everything in one go (e.g. the statistics of all items in a questionnaire), compare the means of several groups and obtain cross-tabulation of categorical variables.</w:t>
      </w:r>
    </w:p>
    <w:p w:rsidR="002575C0" w:rsidRDefault="002575C0" w:rsidP="002575C0">
      <w:pPr>
        <w:pStyle w:val="Heading3"/>
      </w:pPr>
      <w:bookmarkStart w:id="204" w:name="__RefHeading___Toc9303_1980654227"/>
      <w:bookmarkStart w:id="205" w:name="numerical-variables"/>
      <w:bookmarkStart w:id="206" w:name="_Toc529195232"/>
      <w:bookmarkStart w:id="207" w:name="_Toc530050418"/>
      <w:bookmarkEnd w:id="204"/>
      <w:bookmarkEnd w:id="205"/>
      <w:r>
        <w:t>Numerical</w:t>
      </w:r>
      <w:r>
        <w:fldChar w:fldCharType="begin"/>
      </w:r>
      <w:r>
        <w:instrText xml:space="preserve"> XE "descriptive statistics:numerical" </w:instrText>
      </w:r>
      <w:r>
        <w:fldChar w:fldCharType="end"/>
      </w:r>
      <w:r>
        <w:t xml:space="preserve"> variables</w:t>
      </w:r>
      <w:bookmarkEnd w:id="206"/>
      <w:bookmarkEnd w:id="207"/>
    </w:p>
    <w:p w:rsidR="002575C0" w:rsidRDefault="002575C0" w:rsidP="002575C0">
      <w:pPr>
        <w:pStyle w:val="FirstParagraph"/>
      </w:pPr>
      <w:r>
        <w:t xml:space="preserve">Let us use </w:t>
      </w:r>
      <w:r>
        <w:rPr>
          <w:rStyle w:val="VerbatimChar"/>
        </w:rPr>
        <w:t>women</w:t>
      </w:r>
      <w:r>
        <w:t xml:space="preserve"> dataset and explore the dataset,</w:t>
      </w:r>
    </w:p>
    <w:p w:rsidR="002575C0" w:rsidRDefault="002575C0" w:rsidP="002575C0">
      <w:pPr>
        <w:pStyle w:val="SourceCode"/>
      </w:pPr>
      <w:r>
        <w:rPr>
          <w:rStyle w:val="KeywordTok"/>
        </w:rPr>
        <w:t>head</w:t>
      </w:r>
      <w:r>
        <w:rPr>
          <w:rStyle w:val="NormalTok"/>
        </w:rPr>
        <w:t>(women)</w:t>
      </w:r>
    </w:p>
    <w:p w:rsidR="002575C0" w:rsidRDefault="002575C0" w:rsidP="002575C0">
      <w:pPr>
        <w:pStyle w:val="SourceCode"/>
      </w:pPr>
      <w:r>
        <w:rPr>
          <w:rStyle w:val="VerbatimChar"/>
        </w:rPr>
        <w:lastRenderedPageBreak/>
        <w:t>##   height weight</w:t>
      </w:r>
      <w:r>
        <w:br/>
      </w:r>
      <w:r>
        <w:rPr>
          <w:rStyle w:val="VerbatimChar"/>
        </w:rPr>
        <w:t>## 1     58    115</w:t>
      </w:r>
      <w:r>
        <w:br/>
      </w:r>
      <w:r>
        <w:rPr>
          <w:rStyle w:val="VerbatimChar"/>
        </w:rPr>
        <w:t>## 2     59    117</w:t>
      </w:r>
      <w:r>
        <w:br/>
      </w:r>
      <w:r>
        <w:rPr>
          <w:rStyle w:val="VerbatimChar"/>
        </w:rPr>
        <w:t>## 3     60    120</w:t>
      </w:r>
      <w:r>
        <w:br/>
      </w:r>
      <w:r>
        <w:rPr>
          <w:rStyle w:val="VerbatimChar"/>
        </w:rPr>
        <w:t>## 4     61    123</w:t>
      </w:r>
      <w:r>
        <w:br/>
      </w:r>
      <w:r>
        <w:rPr>
          <w:rStyle w:val="VerbatimChar"/>
        </w:rPr>
        <w:t>## 5     62    126</w:t>
      </w:r>
      <w:r>
        <w:br/>
      </w:r>
      <w:r>
        <w:rPr>
          <w:rStyle w:val="VerbatimChar"/>
        </w:rPr>
        <w:t>## 6     63    129</w:t>
      </w:r>
    </w:p>
    <w:p w:rsidR="002575C0" w:rsidRDefault="002575C0" w:rsidP="002575C0">
      <w:pPr>
        <w:pStyle w:val="SourceCode"/>
      </w:pPr>
      <w:r>
        <w:rPr>
          <w:rStyle w:val="KeywordTok"/>
        </w:rPr>
        <w:t>tail</w:t>
      </w:r>
      <w:r>
        <w:rPr>
          <w:rStyle w:val="NormalTok"/>
        </w:rPr>
        <w:t>(women)</w:t>
      </w:r>
    </w:p>
    <w:p w:rsidR="002575C0" w:rsidRDefault="002575C0" w:rsidP="002575C0">
      <w:pPr>
        <w:pStyle w:val="SourceCode"/>
      </w:pPr>
      <w:r>
        <w:rPr>
          <w:rStyle w:val="VerbatimChar"/>
        </w:rPr>
        <w:t>##    height weight</w:t>
      </w:r>
      <w:r>
        <w:br/>
      </w:r>
      <w:r>
        <w:rPr>
          <w:rStyle w:val="VerbatimChar"/>
        </w:rPr>
        <w:t>## 10     67    142</w:t>
      </w:r>
      <w:r>
        <w:br/>
      </w:r>
      <w:r>
        <w:rPr>
          <w:rStyle w:val="VerbatimChar"/>
        </w:rPr>
        <w:t>## 11     68    146</w:t>
      </w:r>
      <w:r>
        <w:br/>
      </w:r>
      <w:r>
        <w:rPr>
          <w:rStyle w:val="VerbatimChar"/>
        </w:rPr>
        <w:t>## 12     69    150</w:t>
      </w:r>
      <w:r>
        <w:br/>
      </w:r>
      <w:r>
        <w:rPr>
          <w:rStyle w:val="VerbatimChar"/>
        </w:rPr>
        <w:t>## 13     70    154</w:t>
      </w:r>
      <w:r>
        <w:br/>
      </w:r>
      <w:r>
        <w:rPr>
          <w:rStyle w:val="VerbatimChar"/>
        </w:rPr>
        <w:t>## 14     71    159</w:t>
      </w:r>
      <w:r>
        <w:br/>
      </w:r>
      <w:r>
        <w:rPr>
          <w:rStyle w:val="VerbatimChar"/>
        </w:rPr>
        <w:t>## 15     72    164</w:t>
      </w:r>
    </w:p>
    <w:p w:rsidR="002575C0" w:rsidRDefault="002575C0" w:rsidP="002575C0">
      <w:pPr>
        <w:pStyle w:val="SourceCode"/>
      </w:pPr>
      <w:r>
        <w:rPr>
          <w:rStyle w:val="KeywordTok"/>
        </w:rPr>
        <w:t>str</w:t>
      </w:r>
      <w:r>
        <w:rPr>
          <w:rStyle w:val="NormalTok"/>
        </w:rPr>
        <w:t>(women)</w:t>
      </w:r>
    </w:p>
    <w:p w:rsidR="002575C0" w:rsidRDefault="002575C0" w:rsidP="002575C0">
      <w:pPr>
        <w:pStyle w:val="SourceCode"/>
      </w:pPr>
      <w:r>
        <w:rPr>
          <w:rStyle w:val="VerbatimChar"/>
        </w:rPr>
        <w:t>## '</w:t>
      </w:r>
      <w:proofErr w:type="gramStart"/>
      <w:r>
        <w:rPr>
          <w:rStyle w:val="VerbatimChar"/>
        </w:rPr>
        <w:t>data.frame</w:t>
      </w:r>
      <w:proofErr w:type="gramEnd"/>
      <w:r>
        <w:rPr>
          <w:rStyle w:val="VerbatimChar"/>
        </w:rPr>
        <w:t>':    15 obs. of  2 variables:</w:t>
      </w:r>
      <w:r>
        <w:br/>
      </w:r>
      <w:r>
        <w:rPr>
          <w:rStyle w:val="VerbatimChar"/>
        </w:rPr>
        <w:t>##  $ height: num  58 59 60 61 62 63 64 65 66 67 ...</w:t>
      </w:r>
      <w:r>
        <w:br/>
      </w:r>
      <w:r>
        <w:rPr>
          <w:rStyle w:val="VerbatimChar"/>
        </w:rPr>
        <w:t>##  $ weight: num  115 117 120 123 126 129 132 135 139 142 ...</w:t>
      </w:r>
    </w:p>
    <w:p w:rsidR="002575C0" w:rsidRDefault="002575C0" w:rsidP="002575C0">
      <w:pPr>
        <w:pStyle w:val="FirstParagraph"/>
      </w:pPr>
      <w:r>
        <w:t xml:space="preserve">which consists of </w:t>
      </w:r>
      <w:r>
        <w:rPr>
          <w:rStyle w:val="VerbatimChar"/>
        </w:rPr>
        <w:t>weight</w:t>
      </w:r>
      <w:r>
        <w:t xml:space="preserve"> and </w:t>
      </w:r>
      <w:r>
        <w:rPr>
          <w:rStyle w:val="VerbatimChar"/>
        </w:rPr>
        <w:t>height</w:t>
      </w:r>
      <w:r>
        <w:t xml:space="preserve"> numerical variables.</w:t>
      </w:r>
    </w:p>
    <w:p w:rsidR="002575C0" w:rsidRDefault="002575C0" w:rsidP="002575C0">
      <w:pPr>
        <w:pStyle w:val="BodyText"/>
      </w:pPr>
      <w:r>
        <w:t xml:space="preserve">The variables can be easily viewed together by </w:t>
      </w:r>
      <w:proofErr w:type="gramStart"/>
      <w:r>
        <w:rPr>
          <w:rStyle w:val="VerbatimChar"/>
        </w:rPr>
        <w:t>summary(</w:t>
      </w:r>
      <w:proofErr w:type="gramEnd"/>
      <w:r>
        <w:rPr>
          <w:rStyle w:val="VerbatimChar"/>
        </w:rPr>
        <w:t>)</w:t>
      </w:r>
      <w:r>
        <w:t>,</w:t>
      </w:r>
    </w:p>
    <w:p w:rsidR="002575C0" w:rsidRDefault="002575C0" w:rsidP="002575C0">
      <w:pPr>
        <w:pStyle w:val="SourceCode"/>
      </w:pPr>
      <w:r>
        <w:rPr>
          <w:rStyle w:val="KeywordTok"/>
        </w:rPr>
        <w:t>summary</w:t>
      </w:r>
      <w:r>
        <w:rPr>
          <w:rStyle w:val="NormalTok"/>
        </w:rPr>
        <w:t>(women)</w:t>
      </w:r>
    </w:p>
    <w:p w:rsidR="002575C0" w:rsidRDefault="002575C0" w:rsidP="002575C0">
      <w:pPr>
        <w:pStyle w:val="SourceCode"/>
      </w:pPr>
      <w:r>
        <w:rPr>
          <w:rStyle w:val="VerbatimChar"/>
        </w:rPr>
        <w:t xml:space="preserve">##      height         weight     </w:t>
      </w:r>
      <w:r>
        <w:br/>
      </w:r>
      <w:r>
        <w:rPr>
          <w:rStyle w:val="VerbatimChar"/>
        </w:rPr>
        <w:t>#</w:t>
      </w:r>
      <w:proofErr w:type="gramStart"/>
      <w:r>
        <w:rPr>
          <w:rStyle w:val="VerbatimChar"/>
        </w:rPr>
        <w:t>#  Min.</w:t>
      </w:r>
      <w:proofErr w:type="gramEnd"/>
      <w:r>
        <w:rPr>
          <w:rStyle w:val="VerbatimChar"/>
        </w:rPr>
        <w:t xml:space="preserve">   :58.0   Min.   :115.0  </w:t>
      </w:r>
      <w:r>
        <w:br/>
      </w:r>
      <w:r>
        <w:rPr>
          <w:rStyle w:val="VerbatimChar"/>
        </w:rPr>
        <w:t>#</w:t>
      </w:r>
      <w:proofErr w:type="gramStart"/>
      <w:r>
        <w:rPr>
          <w:rStyle w:val="VerbatimChar"/>
        </w:rPr>
        <w:t>#  1</w:t>
      </w:r>
      <w:proofErr w:type="gramEnd"/>
      <w:r>
        <w:rPr>
          <w:rStyle w:val="VerbatimChar"/>
        </w:rPr>
        <w:t xml:space="preserve">st Qu.:61.5   1st Qu.:124.5  </w:t>
      </w:r>
      <w:r>
        <w:br/>
      </w:r>
      <w:r>
        <w:rPr>
          <w:rStyle w:val="VerbatimChar"/>
        </w:rPr>
        <w:t xml:space="preserve">##  Median :65.0   Median :135.0  </w:t>
      </w:r>
      <w:r>
        <w:br/>
      </w:r>
      <w:r>
        <w:rPr>
          <w:rStyle w:val="VerbatimChar"/>
        </w:rPr>
        <w:t xml:space="preserve">##  Mean   :65.0   Mean   :136.7  </w:t>
      </w:r>
      <w:r>
        <w:br/>
      </w:r>
      <w:r>
        <w:rPr>
          <w:rStyle w:val="VerbatimChar"/>
        </w:rPr>
        <w:t xml:space="preserve">##  3rd Qu.:68.5   3rd Qu.:148.0  </w:t>
      </w:r>
      <w:r>
        <w:br/>
      </w:r>
      <w:r>
        <w:rPr>
          <w:rStyle w:val="VerbatimChar"/>
        </w:rPr>
        <w:t>##  Max.   :72.0   Max.   :164.0</w:t>
      </w:r>
    </w:p>
    <w:p w:rsidR="002575C0" w:rsidRDefault="002575C0" w:rsidP="002575C0">
      <w:pPr>
        <w:pStyle w:val="FirstParagraph"/>
      </w:pPr>
      <w:r>
        <w:t xml:space="preserve">even better using </w:t>
      </w:r>
      <w:proofErr w:type="gramStart"/>
      <w:r>
        <w:rPr>
          <w:rStyle w:val="VerbatimChar"/>
        </w:rPr>
        <w:t>describe(</w:t>
      </w:r>
      <w:proofErr w:type="gramEnd"/>
      <w:r>
        <w:rPr>
          <w:rStyle w:val="VerbatimChar"/>
        </w:rPr>
        <w:t>)</w:t>
      </w:r>
      <w:r>
        <w:t xml:space="preserve"> from </w:t>
      </w:r>
      <w:r>
        <w:rPr>
          <w:rStyle w:val="VerbatimChar"/>
        </w:rPr>
        <w:t>psych</w:t>
      </w:r>
      <w:r>
        <w:t xml:space="preserve"> package,</w:t>
      </w:r>
    </w:p>
    <w:p w:rsidR="002575C0" w:rsidRDefault="002575C0" w:rsidP="002575C0">
      <w:pPr>
        <w:pStyle w:val="SourceCode"/>
      </w:pPr>
      <w:r>
        <w:rPr>
          <w:rStyle w:val="KeywordTok"/>
        </w:rPr>
        <w:t>library</w:t>
      </w:r>
      <w:r>
        <w:rPr>
          <w:rStyle w:val="NormalTok"/>
        </w:rPr>
        <w:t>(psych)</w:t>
      </w:r>
      <w:r>
        <w:br/>
      </w:r>
      <w:r>
        <w:rPr>
          <w:rStyle w:val="KeywordTok"/>
        </w:rPr>
        <w:t>describe</w:t>
      </w:r>
      <w:r>
        <w:rPr>
          <w:rStyle w:val="NormalTok"/>
        </w:rPr>
        <w:t>(women)</w:t>
      </w:r>
    </w:p>
    <w:p w:rsidR="002575C0" w:rsidRDefault="002575C0" w:rsidP="002575C0">
      <w:pPr>
        <w:pStyle w:val="SourceCode"/>
      </w:pPr>
      <w:r>
        <w:rPr>
          <w:rStyle w:val="VerbatimChar"/>
        </w:rPr>
        <w:t xml:space="preserve">##        </w:t>
      </w:r>
      <w:proofErr w:type="gramStart"/>
      <w:r>
        <w:rPr>
          <w:rStyle w:val="VerbatimChar"/>
        </w:rPr>
        <w:t>vars  n</w:t>
      </w:r>
      <w:proofErr w:type="gramEnd"/>
      <w:r>
        <w:rPr>
          <w:rStyle w:val="VerbatimChar"/>
        </w:rPr>
        <w:t xml:space="preserve">   mean    sd median trimmed   mad min max range skew</w:t>
      </w:r>
      <w:r>
        <w:br/>
      </w:r>
      <w:r>
        <w:rPr>
          <w:rStyle w:val="VerbatimChar"/>
        </w:rPr>
        <w:t>## height    1 15  65.00  4.47     65   65.00  5.93  58  72    14 0.00</w:t>
      </w:r>
      <w:r>
        <w:br/>
      </w:r>
      <w:r>
        <w:rPr>
          <w:rStyle w:val="VerbatimChar"/>
        </w:rPr>
        <w:t>## weight    2 15 136.73 15.50    135  136.31 17.79 115 164    49 0.23</w:t>
      </w:r>
      <w:r>
        <w:br/>
      </w:r>
      <w:r>
        <w:rPr>
          <w:rStyle w:val="VerbatimChar"/>
        </w:rPr>
        <w:t>##        kurtosis   se</w:t>
      </w:r>
      <w:r>
        <w:br/>
      </w:r>
      <w:r>
        <w:rPr>
          <w:rStyle w:val="VerbatimChar"/>
        </w:rPr>
        <w:t>## height    -1.44 1.15</w:t>
      </w:r>
      <w:r>
        <w:br/>
      </w:r>
      <w:r>
        <w:rPr>
          <w:rStyle w:val="VerbatimChar"/>
        </w:rPr>
        <w:t>## weight    -1.34 4.00</w:t>
      </w:r>
    </w:p>
    <w:p w:rsidR="002575C0" w:rsidRDefault="002575C0" w:rsidP="002575C0">
      <w:pPr>
        <w:pStyle w:val="Heading3"/>
      </w:pPr>
      <w:bookmarkStart w:id="208" w:name="__RefHeading___Toc9305_1980654227"/>
      <w:bookmarkStart w:id="209" w:name="categorical-variables"/>
      <w:bookmarkStart w:id="210" w:name="_Toc529195233"/>
      <w:bookmarkStart w:id="211" w:name="_Toc530050419"/>
      <w:bookmarkEnd w:id="208"/>
      <w:bookmarkEnd w:id="209"/>
      <w:r>
        <w:lastRenderedPageBreak/>
        <w:t>Categorical</w:t>
      </w:r>
      <w:r>
        <w:fldChar w:fldCharType="begin"/>
      </w:r>
      <w:r>
        <w:instrText xml:space="preserve"> XE "descriptive statistics:categorical" </w:instrText>
      </w:r>
      <w:r>
        <w:fldChar w:fldCharType="end"/>
      </w:r>
      <w:r>
        <w:t xml:space="preserve"> variables</w:t>
      </w:r>
      <w:bookmarkEnd w:id="210"/>
      <w:bookmarkEnd w:id="211"/>
    </w:p>
    <w:p w:rsidR="002575C0" w:rsidRDefault="002575C0" w:rsidP="002575C0">
      <w:pPr>
        <w:pStyle w:val="FirstParagraph"/>
      </w:pPr>
      <w:r>
        <w:t xml:space="preserve">Let us use </w:t>
      </w:r>
      <w:r>
        <w:rPr>
          <w:rStyle w:val="VerbatimChar"/>
        </w:rPr>
        <w:t>infert</w:t>
      </w:r>
      <w:r>
        <w:t xml:space="preserve"> dataset,</w:t>
      </w:r>
    </w:p>
    <w:p w:rsidR="002575C0" w:rsidRDefault="002575C0" w:rsidP="002575C0">
      <w:pPr>
        <w:pStyle w:val="SourceCode"/>
      </w:pPr>
      <w:r>
        <w:rPr>
          <w:rStyle w:val="KeywordTok"/>
        </w:rPr>
        <w:t>head</w:t>
      </w:r>
      <w:r>
        <w:rPr>
          <w:rStyle w:val="NormalTok"/>
        </w:rPr>
        <w:t>(infert)</w:t>
      </w:r>
    </w:p>
    <w:p w:rsidR="002575C0" w:rsidRDefault="002575C0" w:rsidP="002575C0">
      <w:pPr>
        <w:pStyle w:val="SourceCode"/>
      </w:pPr>
      <w:r>
        <w:rPr>
          <w:rStyle w:val="VerbatimChar"/>
        </w:rPr>
        <w:t>##   education age parity induced case spontaneous stratum pooled.stratum</w:t>
      </w:r>
      <w:r>
        <w:br/>
      </w:r>
      <w:r>
        <w:rPr>
          <w:rStyle w:val="VerbatimChar"/>
        </w:rPr>
        <w:t>## 1    0-5yrs  26      6       1    1           2       1              3</w:t>
      </w:r>
      <w:r>
        <w:br/>
      </w:r>
      <w:r>
        <w:rPr>
          <w:rStyle w:val="VerbatimChar"/>
        </w:rPr>
        <w:t>## 2    0-5yrs  42      1       1    1           0       2              1</w:t>
      </w:r>
      <w:r>
        <w:br/>
      </w:r>
      <w:r>
        <w:rPr>
          <w:rStyle w:val="VerbatimChar"/>
        </w:rPr>
        <w:t>## 3    0-5yrs  39      6       2    1           0       3              4</w:t>
      </w:r>
      <w:r>
        <w:br/>
      </w:r>
      <w:r>
        <w:rPr>
          <w:rStyle w:val="VerbatimChar"/>
        </w:rPr>
        <w:t>## 4    0-5yrs  34      4       2    1           0       4              2</w:t>
      </w:r>
      <w:r>
        <w:br/>
      </w:r>
      <w:r>
        <w:rPr>
          <w:rStyle w:val="VerbatimChar"/>
        </w:rPr>
        <w:t>## 5   6-11yrs  35      3       1    1           1       5             32</w:t>
      </w:r>
      <w:r>
        <w:br/>
      </w:r>
      <w:r>
        <w:rPr>
          <w:rStyle w:val="VerbatimChar"/>
        </w:rPr>
        <w:t>## 6   6-11yrs  36      4       2    1           1       6             36</w:t>
      </w:r>
    </w:p>
    <w:p w:rsidR="002575C0" w:rsidRDefault="002575C0" w:rsidP="002575C0">
      <w:pPr>
        <w:pStyle w:val="SourceCode"/>
      </w:pPr>
      <w:r>
        <w:rPr>
          <w:rStyle w:val="KeywordTok"/>
        </w:rPr>
        <w:t>str</w:t>
      </w:r>
      <w:r>
        <w:rPr>
          <w:rStyle w:val="NormalTok"/>
        </w:rPr>
        <w:t>(infert)</w:t>
      </w:r>
    </w:p>
    <w:p w:rsidR="002575C0" w:rsidRDefault="002575C0" w:rsidP="002575C0">
      <w:pPr>
        <w:pStyle w:val="SourceCode"/>
      </w:pPr>
      <w:r>
        <w:rPr>
          <w:rStyle w:val="VerbatimChar"/>
        </w:rPr>
        <w:t>## 'data.frame':    248 obs. of  8 variables:</w:t>
      </w:r>
      <w:r>
        <w:br/>
      </w:r>
      <w:r>
        <w:rPr>
          <w:rStyle w:val="VerbatimChar"/>
        </w:rPr>
        <w:t>##  $ education     : Factor w/ 3 levels "0-5yrs","6-11yrs",..: 1 1 1 1 2 2 2 2 2 2 ...</w:t>
      </w:r>
      <w:r>
        <w:br/>
      </w:r>
      <w:r>
        <w:rPr>
          <w:rStyle w:val="VerbatimChar"/>
        </w:rPr>
        <w:t>##  $ age           : num  26 42 39 34 35 36 23 32 21 28 ...</w:t>
      </w:r>
      <w:r>
        <w:br/>
      </w:r>
      <w:r>
        <w:rPr>
          <w:rStyle w:val="VerbatimChar"/>
        </w:rPr>
        <w:t>##  $ parity        : num  6 1 6 4 3 4 1 2 1 2 ...</w:t>
      </w:r>
      <w:r>
        <w:br/>
      </w:r>
      <w:r>
        <w:rPr>
          <w:rStyle w:val="VerbatimChar"/>
        </w:rPr>
        <w:t>##  $ induced       : num  1 1 2 2 1 2 0 0 0 0 ...</w:t>
      </w:r>
      <w:r>
        <w:br/>
      </w:r>
      <w:r>
        <w:rPr>
          <w:rStyle w:val="VerbatimChar"/>
        </w:rPr>
        <w:t>##  $ case          : num  1 1 1 1 1 1 1 1 1 1 ...</w:t>
      </w:r>
      <w:r>
        <w:br/>
      </w:r>
      <w:r>
        <w:rPr>
          <w:rStyle w:val="VerbatimChar"/>
        </w:rPr>
        <w:t>##  $ spontaneous   : num  2 0 0 0 1 1 0 0 1 0 ...</w:t>
      </w:r>
      <w:r>
        <w:br/>
      </w:r>
      <w:r>
        <w:rPr>
          <w:rStyle w:val="VerbatimChar"/>
        </w:rPr>
        <w:t>##  $ stratum       : int  1 2 3 4 5 6 7 8 9 10 ...</w:t>
      </w:r>
      <w:r>
        <w:br/>
      </w:r>
      <w:r>
        <w:rPr>
          <w:rStyle w:val="VerbatimChar"/>
        </w:rPr>
        <w:t>##  $ pooled.stratum: num  3 1 4 2 32 36 6 22 5 19 ...</w:t>
      </w:r>
    </w:p>
    <w:p w:rsidR="002575C0" w:rsidRDefault="002575C0" w:rsidP="002575C0">
      <w:pPr>
        <w:pStyle w:val="FirstParagraph"/>
      </w:pPr>
      <w:r>
        <w:t xml:space="preserve">We notice that </w:t>
      </w:r>
      <w:r>
        <w:rPr>
          <w:rStyle w:val="VerbatimChar"/>
        </w:rPr>
        <w:t>induced</w:t>
      </w:r>
      <w:r>
        <w:t xml:space="preserve">, </w:t>
      </w:r>
      <w:r>
        <w:rPr>
          <w:rStyle w:val="VerbatimChar"/>
        </w:rPr>
        <w:t>case</w:t>
      </w:r>
      <w:r>
        <w:t xml:space="preserve"> and </w:t>
      </w:r>
      <w:r>
        <w:rPr>
          <w:rStyle w:val="VerbatimChar"/>
        </w:rPr>
        <w:t>spontaneous</w:t>
      </w:r>
      <w:r>
        <w:t xml:space="preserve"> are not yet set as categorical variables, thus we need to </w:t>
      </w:r>
      <w:proofErr w:type="gramStart"/>
      <w:r>
        <w:rPr>
          <w:rStyle w:val="VerbatimChar"/>
        </w:rPr>
        <w:t>factor(</w:t>
      </w:r>
      <w:proofErr w:type="gramEnd"/>
      <w:r>
        <w:rPr>
          <w:rStyle w:val="VerbatimChar"/>
        </w:rPr>
        <w:t>)</w:t>
      </w:r>
      <w:r>
        <w:t xml:space="preserve"> the variables. We view the value labels in the dataset description,</w:t>
      </w:r>
    </w:p>
    <w:p w:rsidR="002575C0" w:rsidRDefault="002575C0" w:rsidP="002575C0">
      <w:pPr>
        <w:pStyle w:val="SourceCode"/>
      </w:pPr>
      <w:proofErr w:type="gramStart"/>
      <w:r>
        <w:rPr>
          <w:rStyle w:val="NormalTok"/>
        </w:rPr>
        <w:t>?infert</w:t>
      </w:r>
      <w:proofErr w:type="gramEnd"/>
    </w:p>
    <w:p w:rsidR="002575C0" w:rsidRDefault="002575C0" w:rsidP="002575C0">
      <w:pPr>
        <w:pStyle w:val="FirstParagraph"/>
      </w:pPr>
      <w:r>
        <w:t>We label the values in the variables according to the description as</w:t>
      </w:r>
    </w:p>
    <w:p w:rsidR="002575C0" w:rsidRDefault="002575C0" w:rsidP="002575C0">
      <w:pPr>
        <w:pStyle w:val="SourceCode"/>
      </w:pPr>
      <w:r>
        <w:rPr>
          <w:rStyle w:val="NormalTok"/>
        </w:rPr>
        <w:t>infert</w:t>
      </w:r>
      <w:r>
        <w:rPr>
          <w:rStyle w:val="OperatorTok"/>
        </w:rPr>
        <w:t>$</w:t>
      </w:r>
      <w:r>
        <w:rPr>
          <w:rStyle w:val="NormalTok"/>
        </w:rPr>
        <w:t>induced &lt;-</w:t>
      </w:r>
      <w:r>
        <w:rPr>
          <w:rStyle w:val="StringTok"/>
        </w:rPr>
        <w:t xml:space="preserve"> </w:t>
      </w:r>
      <w:r>
        <w:rPr>
          <w:rStyle w:val="KeywordTok"/>
        </w:rPr>
        <w:t>factor</w:t>
      </w:r>
      <w:r>
        <w:rPr>
          <w:rStyle w:val="NormalTok"/>
        </w:rPr>
        <w:t>(infert</w:t>
      </w:r>
      <w:r>
        <w:rPr>
          <w:rStyle w:val="OperatorTok"/>
        </w:rPr>
        <w:t>$</w:t>
      </w:r>
      <w:r>
        <w:rPr>
          <w:rStyle w:val="NormalTok"/>
        </w:rPr>
        <w:t xml:space="preserve">induced, </w:t>
      </w:r>
      <w:r>
        <w:rPr>
          <w:rStyle w:val="DataTypeTok"/>
        </w:rPr>
        <w:t>levels =</w:t>
      </w:r>
      <w:r>
        <w:rPr>
          <w:rStyle w:val="NormalTok"/>
        </w:rPr>
        <w:t xml:space="preserve"> </w:t>
      </w:r>
      <w:r>
        <w:rPr>
          <w:rStyle w:val="DecValTok"/>
        </w:rPr>
        <w:t>0</w:t>
      </w:r>
      <w:r>
        <w:rPr>
          <w:rStyle w:val="OperatorTok"/>
        </w:rPr>
        <w:t>:</w:t>
      </w:r>
      <w:r>
        <w:rPr>
          <w:rStyle w:val="DecValTok"/>
        </w:rPr>
        <w:t>2</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"0"</w:t>
      </w:r>
      <w:r>
        <w:rPr>
          <w:rStyle w:val="NormalTok"/>
        </w:rPr>
        <w:t xml:space="preserve">, </w:t>
      </w:r>
      <w:r>
        <w:rPr>
          <w:rStyle w:val="StringTok"/>
        </w:rPr>
        <w:t>"1"</w:t>
      </w:r>
      <w:r>
        <w:rPr>
          <w:rStyle w:val="NormalTok"/>
        </w:rPr>
        <w:t xml:space="preserve">, </w:t>
      </w:r>
      <w:r>
        <w:rPr>
          <w:rStyle w:val="StringTok"/>
        </w:rPr>
        <w:t>"2 or more"</w:t>
      </w:r>
      <w:r>
        <w:rPr>
          <w:rStyle w:val="NormalTok"/>
        </w:rPr>
        <w:t>))</w:t>
      </w:r>
      <w:r>
        <w:br/>
      </w:r>
      <w:r>
        <w:rPr>
          <w:rStyle w:val="NormalTok"/>
        </w:rPr>
        <w:t>infert</w:t>
      </w:r>
      <w:r>
        <w:rPr>
          <w:rStyle w:val="OperatorTok"/>
        </w:rPr>
        <w:t>$</w:t>
      </w:r>
      <w:r>
        <w:rPr>
          <w:rStyle w:val="NormalTok"/>
        </w:rPr>
        <w:t>case &lt;-</w:t>
      </w:r>
      <w:r>
        <w:rPr>
          <w:rStyle w:val="StringTok"/>
        </w:rPr>
        <w:t xml:space="preserve"> </w:t>
      </w:r>
      <w:r>
        <w:rPr>
          <w:rStyle w:val="KeywordTok"/>
        </w:rPr>
        <w:t>factor</w:t>
      </w:r>
      <w:r>
        <w:rPr>
          <w:rStyle w:val="NormalTok"/>
        </w:rPr>
        <w:t>(infert</w:t>
      </w:r>
      <w:r>
        <w:rPr>
          <w:rStyle w:val="OperatorTok"/>
        </w:rPr>
        <w:t>$</w:t>
      </w:r>
      <w:r>
        <w:rPr>
          <w:rStyle w:val="NormalTok"/>
        </w:rPr>
        <w:t xml:space="preserve">case, </w:t>
      </w:r>
      <w:r>
        <w:rPr>
          <w:rStyle w:val="DataTypeTok"/>
        </w:rPr>
        <w:t>levels =</w:t>
      </w:r>
      <w:r>
        <w:rPr>
          <w:rStyle w:val="NormalTok"/>
        </w:rPr>
        <w:t xml:space="preserve"> </w:t>
      </w:r>
      <w:r>
        <w:rPr>
          <w:rStyle w:val="DecValTok"/>
        </w:rPr>
        <w:t>0</w:t>
      </w:r>
      <w:r>
        <w:rPr>
          <w:rStyle w:val="OperatorTok"/>
        </w:rPr>
        <w:t>:</w:t>
      </w:r>
      <w:r>
        <w:rPr>
          <w:rStyle w:val="DecValTok"/>
        </w:rPr>
        <w:t>1</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"control"</w:t>
      </w:r>
      <w:r>
        <w:rPr>
          <w:rStyle w:val="NormalTok"/>
        </w:rPr>
        <w:t xml:space="preserve">, </w:t>
      </w:r>
      <w:r>
        <w:rPr>
          <w:rStyle w:val="StringTok"/>
        </w:rPr>
        <w:t>"case"</w:t>
      </w:r>
      <w:r>
        <w:rPr>
          <w:rStyle w:val="NormalTok"/>
        </w:rPr>
        <w:t>))</w:t>
      </w:r>
      <w:r>
        <w:br/>
      </w:r>
      <w:r>
        <w:rPr>
          <w:rStyle w:val="NormalTok"/>
        </w:rPr>
        <w:t>infert</w:t>
      </w:r>
      <w:r>
        <w:rPr>
          <w:rStyle w:val="OperatorTok"/>
        </w:rPr>
        <w:t>$</w:t>
      </w:r>
      <w:r>
        <w:rPr>
          <w:rStyle w:val="NormalTok"/>
        </w:rPr>
        <w:t>spontaneous &lt;-</w:t>
      </w:r>
      <w:r>
        <w:rPr>
          <w:rStyle w:val="StringTok"/>
        </w:rPr>
        <w:t xml:space="preserve"> </w:t>
      </w:r>
      <w:r>
        <w:rPr>
          <w:rStyle w:val="KeywordTok"/>
        </w:rPr>
        <w:t>factor</w:t>
      </w:r>
      <w:r>
        <w:rPr>
          <w:rStyle w:val="NormalTok"/>
        </w:rPr>
        <w:t>(infert</w:t>
      </w:r>
      <w:r>
        <w:rPr>
          <w:rStyle w:val="OperatorTok"/>
        </w:rPr>
        <w:t>$</w:t>
      </w:r>
      <w:r>
        <w:rPr>
          <w:rStyle w:val="NormalTok"/>
        </w:rPr>
        <w:t xml:space="preserve">spontaneous, </w:t>
      </w:r>
      <w:r>
        <w:br/>
      </w:r>
      <w:r>
        <w:rPr>
          <w:rStyle w:val="NormalTok"/>
        </w:rPr>
        <w:t xml:space="preserve">                             </w:t>
      </w:r>
      <w:r>
        <w:rPr>
          <w:rStyle w:val="DataTypeTok"/>
        </w:rPr>
        <w:t>levels =</w:t>
      </w:r>
      <w:r>
        <w:rPr>
          <w:rStyle w:val="NormalTok"/>
        </w:rPr>
        <w:t xml:space="preserve"> </w:t>
      </w:r>
      <w:r>
        <w:rPr>
          <w:rStyle w:val="DecValTok"/>
        </w:rPr>
        <w:t>0</w:t>
      </w:r>
      <w:r>
        <w:rPr>
          <w:rStyle w:val="OperatorTok"/>
        </w:rPr>
        <w:t>:</w:t>
      </w:r>
      <w:r>
        <w:rPr>
          <w:rStyle w:val="DecValTok"/>
        </w:rPr>
        <w:t>2</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"0"</w:t>
      </w:r>
      <w:r>
        <w:rPr>
          <w:rStyle w:val="NormalTok"/>
        </w:rPr>
        <w:t xml:space="preserve">, </w:t>
      </w:r>
      <w:r>
        <w:rPr>
          <w:rStyle w:val="StringTok"/>
        </w:rPr>
        <w:t>"1"</w:t>
      </w:r>
      <w:r>
        <w:rPr>
          <w:rStyle w:val="NormalTok"/>
        </w:rPr>
        <w:t xml:space="preserve">, </w:t>
      </w:r>
      <w:r>
        <w:rPr>
          <w:rStyle w:val="StringTok"/>
        </w:rPr>
        <w:t>"2 or more"</w:t>
      </w:r>
      <w:r>
        <w:rPr>
          <w:rStyle w:val="NormalTok"/>
        </w:rPr>
        <w:t>))</w:t>
      </w:r>
      <w:r>
        <w:br/>
      </w:r>
      <w:r>
        <w:rPr>
          <w:rStyle w:val="KeywordTok"/>
        </w:rPr>
        <w:t>str</w:t>
      </w:r>
      <w:r>
        <w:rPr>
          <w:rStyle w:val="NormalTok"/>
        </w:rPr>
        <w:t>(infert)</w:t>
      </w:r>
    </w:p>
    <w:p w:rsidR="002575C0" w:rsidRDefault="002575C0" w:rsidP="002575C0">
      <w:pPr>
        <w:pStyle w:val="SourceCode"/>
      </w:pPr>
      <w:r>
        <w:rPr>
          <w:rStyle w:val="VerbatimChar"/>
        </w:rPr>
        <w:t>## 'data.frame':    248 obs. of  8 variables:</w:t>
      </w:r>
      <w:r>
        <w:br/>
      </w:r>
      <w:r>
        <w:rPr>
          <w:rStyle w:val="VerbatimChar"/>
        </w:rPr>
        <w:t>##  $ education     : Factor w/ 3 levels "0-5yrs","6-11yrs",..: 1 1 1 1 2 2 2 2 2 2 ...</w:t>
      </w:r>
      <w:r>
        <w:br/>
      </w:r>
      <w:r>
        <w:rPr>
          <w:rStyle w:val="VerbatimChar"/>
        </w:rPr>
        <w:t>##  $ age           : num  26 42 39 34 35 36 23 32 21 28 ...</w:t>
      </w:r>
      <w:r>
        <w:br/>
      </w:r>
      <w:r>
        <w:rPr>
          <w:rStyle w:val="VerbatimChar"/>
        </w:rPr>
        <w:t>##  $ parity        : num  6 1 6 4 3 4 1 2 1 2 ...</w:t>
      </w:r>
      <w:r>
        <w:br/>
      </w:r>
      <w:r>
        <w:rPr>
          <w:rStyle w:val="VerbatimChar"/>
        </w:rPr>
        <w:t>##  $ induced       : Factor w/ 3 levels "0","1","2 or more": 2 2 3 3 2 3 1 1 1 1 ...</w:t>
      </w:r>
      <w:r>
        <w:br/>
      </w:r>
      <w:r>
        <w:rPr>
          <w:rStyle w:val="VerbatimChar"/>
        </w:rPr>
        <w:t>##  $ case          : Factor w/ 2 levels "control","case": 2 2 2 2 2 2 2 2 2 2 ...</w:t>
      </w:r>
      <w:r>
        <w:br/>
      </w:r>
      <w:r>
        <w:rPr>
          <w:rStyle w:val="VerbatimChar"/>
        </w:rPr>
        <w:lastRenderedPageBreak/>
        <w:t>##  $ spontaneous   : Factor w/ 3 levels "0","1","2 or more": 3 1 1 1 2 2 1 1 2 1 ...</w:t>
      </w:r>
      <w:r>
        <w:br/>
      </w:r>
      <w:r>
        <w:rPr>
          <w:rStyle w:val="VerbatimChar"/>
        </w:rPr>
        <w:t>##  $ stratum       : int  1 2 3 4 5 6 7 8 9 10 ...</w:t>
      </w:r>
      <w:r>
        <w:br/>
      </w:r>
      <w:r>
        <w:rPr>
          <w:rStyle w:val="VerbatimChar"/>
        </w:rPr>
        <w:t>##  $ pooled.stratum: num  3 1 4 2 32 36 6 22 5 19 ...</w:t>
      </w:r>
    </w:p>
    <w:p w:rsidR="002575C0" w:rsidRDefault="002575C0" w:rsidP="002575C0">
      <w:pPr>
        <w:pStyle w:val="FirstParagraph"/>
      </w:pPr>
      <w:r>
        <w:t>and we now all these variables are turned into factors.</w:t>
      </w:r>
    </w:p>
    <w:p w:rsidR="002575C0" w:rsidRDefault="002575C0" w:rsidP="002575C0">
      <w:pPr>
        <w:pStyle w:val="BodyText"/>
      </w:pPr>
      <w:r>
        <w:t>Again, the variables can be easily viewed</w:t>
      </w:r>
      <w:r>
        <w:fldChar w:fldCharType="begin"/>
      </w:r>
      <w:r>
        <w:instrText xml:space="preserve"> XE "count" </w:instrText>
      </w:r>
      <w:r>
        <w:fldChar w:fldCharType="end"/>
      </w:r>
      <w:r>
        <w:t xml:space="preserve"> together by </w:t>
      </w:r>
      <w:proofErr w:type="gramStart"/>
      <w:r>
        <w:rPr>
          <w:rStyle w:val="VerbatimChar"/>
        </w:rPr>
        <w:t>summary(</w:t>
      </w:r>
      <w:proofErr w:type="gramEnd"/>
      <w:r>
        <w:rPr>
          <w:rStyle w:val="VerbatimChar"/>
        </w:rPr>
        <w:t>)</w:t>
      </w:r>
      <w:r>
        <w:t>,</w:t>
      </w:r>
    </w:p>
    <w:p w:rsidR="002575C0" w:rsidRDefault="002575C0" w:rsidP="002575C0">
      <w:pPr>
        <w:pStyle w:val="SourceCode"/>
      </w:pPr>
      <w:proofErr w:type="gramStart"/>
      <w:r>
        <w:rPr>
          <w:rStyle w:val="KeywordTok"/>
        </w:rPr>
        <w:t>summary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w:t>
      </w:r>
    </w:p>
    <w:p w:rsidR="002575C0" w:rsidRDefault="002575C0" w:rsidP="002575C0">
      <w:pPr>
        <w:pStyle w:val="SourceCode"/>
      </w:pPr>
      <w:r>
        <w:rPr>
          <w:rStyle w:val="VerbatimChar"/>
        </w:rPr>
        <w:t xml:space="preserve">##    education        induced         case        spontaneous </w:t>
      </w:r>
      <w:r>
        <w:br/>
      </w:r>
      <w:r>
        <w:rPr>
          <w:rStyle w:val="VerbatimChar"/>
        </w:rPr>
        <w:t>#</w:t>
      </w:r>
      <w:proofErr w:type="gramStart"/>
      <w:r>
        <w:rPr>
          <w:rStyle w:val="VerbatimChar"/>
        </w:rPr>
        <w:t>#  0</w:t>
      </w:r>
      <w:proofErr w:type="gramEnd"/>
      <w:r>
        <w:rPr>
          <w:rStyle w:val="VerbatimChar"/>
        </w:rPr>
        <w:t xml:space="preserve">-5yrs : 12   0        :143   control:165   0        :141  </w:t>
      </w:r>
      <w:r>
        <w:br/>
      </w:r>
      <w:r>
        <w:rPr>
          <w:rStyle w:val="VerbatimChar"/>
        </w:rPr>
        <w:t xml:space="preserve">##  6-11yrs:120   1        : 68   case   : 83   1        : 71  </w:t>
      </w:r>
      <w:r>
        <w:br/>
      </w:r>
      <w:r>
        <w:rPr>
          <w:rStyle w:val="VerbatimChar"/>
        </w:rPr>
        <w:t>##  12+ yrs:116   2 or more: 37                 2 or more: 36</w:t>
      </w:r>
    </w:p>
    <w:p w:rsidR="002575C0" w:rsidRDefault="002575C0" w:rsidP="002575C0">
      <w:pPr>
        <w:pStyle w:val="FirstParagraph"/>
      </w:pPr>
      <w:r>
        <w:t xml:space="preserve">We do not use </w:t>
      </w:r>
      <w:proofErr w:type="gramStart"/>
      <w:r>
        <w:rPr>
          <w:rStyle w:val="VerbatimChar"/>
        </w:rPr>
        <w:t>table(</w:t>
      </w:r>
      <w:proofErr w:type="gramEnd"/>
      <w:r>
        <w:rPr>
          <w:rStyle w:val="VerbatimChar"/>
        </w:rPr>
        <w:t>)</w:t>
      </w:r>
      <w:r>
        <w:t xml:space="preserve"> here in form of </w:t>
      </w:r>
      <w:r>
        <w:rPr>
          <w:rStyle w:val="VerbatimChar"/>
        </w:rPr>
        <w:t>table(infert[c("education", "induced", "case", "spontaneous")])</w:t>
      </w:r>
      <w:r>
        <w:t xml:space="preserve"> because </w:t>
      </w:r>
      <w:r>
        <w:rPr>
          <w:rStyle w:val="VerbatimChar"/>
        </w:rPr>
        <w:t>table()</w:t>
      </w:r>
      <w:r>
        <w:t xml:space="preserve"> used in this form will give us 3-way cross-tabulation instead of count per categories. Cross-tabulation of categorical variables will be covered later.</w:t>
      </w:r>
    </w:p>
    <w:p w:rsidR="002575C0" w:rsidRDefault="002575C0" w:rsidP="002575C0">
      <w:pPr>
        <w:pStyle w:val="BodyText"/>
      </w:pPr>
      <w:r>
        <w:t>To obtain the proportion</w:t>
      </w:r>
      <w:r>
        <w:fldChar w:fldCharType="begin"/>
      </w:r>
      <w:r>
        <w:instrText xml:space="preserve"> XE "proportion" </w:instrText>
      </w:r>
      <w:r>
        <w:fldChar w:fldCharType="end"/>
      </w:r>
      <w:r>
        <w:t xml:space="preserve"> and percentage</w:t>
      </w:r>
      <w:r>
        <w:fldChar w:fldCharType="begin"/>
      </w:r>
      <w:r>
        <w:instrText xml:space="preserve"> XE "percentage" </w:instrText>
      </w:r>
      <w:r>
        <w:fldChar w:fldCharType="end"/>
      </w:r>
      <w:r>
        <w:t xml:space="preserve"> results, we have to use </w:t>
      </w:r>
      <w:proofErr w:type="gramStart"/>
      <w:r>
        <w:rPr>
          <w:rStyle w:val="VerbatimChar"/>
        </w:rPr>
        <w:t>lapply(</w:t>
      </w:r>
      <w:proofErr w:type="gramEnd"/>
      <w:r>
        <w:rPr>
          <w:rStyle w:val="VerbatimChar"/>
        </w:rPr>
        <w:t>)</w:t>
      </w:r>
      <w:r>
        <w:t>,</w:t>
      </w:r>
    </w:p>
    <w:p w:rsidR="002575C0" w:rsidRDefault="002575C0" w:rsidP="002575C0">
      <w:pPr>
        <w:pStyle w:val="SourceCode"/>
      </w:pPr>
      <w:proofErr w:type="gramStart"/>
      <w:r>
        <w:rPr>
          <w:rStyle w:val="KeywordTok"/>
        </w:rPr>
        <w:t>lapply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w:t>
      </w: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p>
    <w:p w:rsidR="002575C0" w:rsidRDefault="002575C0" w:rsidP="002575C0">
      <w:pPr>
        <w:pStyle w:val="SourceCode"/>
      </w:pPr>
      <w:r>
        <w:rPr>
          <w:rStyle w:val="VerbatimChar"/>
        </w:rPr>
        <w:t>## $education</w:t>
      </w:r>
      <w:r>
        <w:br/>
      </w:r>
      <w:r>
        <w:rPr>
          <w:rStyle w:val="VerbatimChar"/>
        </w:rPr>
        <w:t xml:space="preserve">##    0-5yrs   6-11yrs   12+ yrs </w:t>
      </w:r>
      <w:r>
        <w:br/>
      </w:r>
      <w:r>
        <w:rPr>
          <w:rStyle w:val="VerbatimChar"/>
        </w:rPr>
        <w:t xml:space="preserve">## 0.0483871 0.4838710 0.4677419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0.5766129 0.2741935 0.1491935 </w:t>
      </w:r>
      <w:r>
        <w:br/>
      </w:r>
      <w:r>
        <w:rPr>
          <w:rStyle w:val="VerbatimChar"/>
        </w:rPr>
        <w:t xml:space="preserve">## </w:t>
      </w:r>
      <w:r>
        <w:br/>
      </w:r>
      <w:r>
        <w:rPr>
          <w:rStyle w:val="VerbatimChar"/>
        </w:rPr>
        <w:t>## $case</w:t>
      </w:r>
      <w:r>
        <w:br/>
      </w:r>
      <w:r>
        <w:rPr>
          <w:rStyle w:val="VerbatimChar"/>
        </w:rPr>
        <w:t xml:space="preserve">##   control      case </w:t>
      </w:r>
      <w:r>
        <w:br/>
      </w:r>
      <w:r>
        <w:rPr>
          <w:rStyle w:val="VerbatimChar"/>
        </w:rPr>
        <w:t xml:space="preserve">## 0.6653226 0.3346774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0.5685484 0.2862903 0.1451613</w:t>
      </w:r>
    </w:p>
    <w:p w:rsidR="002575C0" w:rsidRDefault="002575C0" w:rsidP="002575C0">
      <w:pPr>
        <w:pStyle w:val="SourceCode"/>
      </w:pPr>
      <w:proofErr w:type="gramStart"/>
      <w:r>
        <w:rPr>
          <w:rStyle w:val="KeywordTok"/>
        </w:rPr>
        <w:t>lapply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w:t>
      </w: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r>
        <w:rPr>
          <w:rStyle w:val="OperatorTok"/>
        </w:rPr>
        <w:t>*</w:t>
      </w:r>
      <w:r>
        <w:rPr>
          <w:rStyle w:val="DecValTok"/>
        </w:rPr>
        <w:t>100</w:t>
      </w:r>
      <w:r>
        <w:rPr>
          <w:rStyle w:val="NormalTok"/>
        </w:rPr>
        <w:t>)</w:t>
      </w:r>
    </w:p>
    <w:p w:rsidR="002575C0" w:rsidRDefault="002575C0" w:rsidP="002575C0">
      <w:pPr>
        <w:pStyle w:val="SourceCode"/>
      </w:pPr>
      <w:r>
        <w:rPr>
          <w:rStyle w:val="VerbatimChar"/>
        </w:rPr>
        <w:t>## $education</w:t>
      </w:r>
      <w:r>
        <w:br/>
      </w:r>
      <w:r>
        <w:rPr>
          <w:rStyle w:val="VerbatimChar"/>
        </w:rPr>
        <w:t>##   0-5</w:t>
      </w:r>
      <w:proofErr w:type="gramStart"/>
      <w:r>
        <w:rPr>
          <w:rStyle w:val="VerbatimChar"/>
        </w:rPr>
        <w:t>yrs  6</w:t>
      </w:r>
      <w:proofErr w:type="gramEnd"/>
      <w:r>
        <w:rPr>
          <w:rStyle w:val="VerbatimChar"/>
        </w:rPr>
        <w:t xml:space="preserve">-11yrs  12+ yrs </w:t>
      </w:r>
      <w:r>
        <w:br/>
      </w:r>
      <w:r>
        <w:rPr>
          <w:rStyle w:val="VerbatimChar"/>
        </w:rPr>
        <w:t xml:space="preserve">##  4.83871 48.38710 46.77419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57.66129  27.41935  14.91935 </w:t>
      </w:r>
      <w:r>
        <w:br/>
      </w:r>
      <w:r>
        <w:rPr>
          <w:rStyle w:val="VerbatimChar"/>
        </w:rPr>
        <w:lastRenderedPageBreak/>
        <w:t xml:space="preserve">## </w:t>
      </w:r>
      <w:r>
        <w:br/>
      </w:r>
      <w:r>
        <w:rPr>
          <w:rStyle w:val="VerbatimChar"/>
        </w:rPr>
        <w:t>## $case</w:t>
      </w:r>
      <w:r>
        <w:br/>
      </w:r>
      <w:r>
        <w:rPr>
          <w:rStyle w:val="VerbatimChar"/>
        </w:rPr>
        <w:t xml:space="preserve">##  control     case </w:t>
      </w:r>
      <w:r>
        <w:br/>
      </w:r>
      <w:r>
        <w:rPr>
          <w:rStyle w:val="VerbatimChar"/>
        </w:rPr>
        <w:t xml:space="preserve">## 66.53226 33.46774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56.85484  28.62903  14.51613</w:t>
      </w:r>
    </w:p>
    <w:p w:rsidR="002575C0" w:rsidRDefault="002575C0" w:rsidP="002575C0">
      <w:pPr>
        <w:pStyle w:val="FirstParagraph"/>
      </w:pPr>
      <w:r>
        <w:t xml:space="preserve">because we need </w:t>
      </w:r>
      <w:proofErr w:type="gramStart"/>
      <w:r>
        <w:rPr>
          <w:rStyle w:val="VerbatimChar"/>
        </w:rPr>
        <w:t>lappy(</w:t>
      </w:r>
      <w:proofErr w:type="gramEnd"/>
      <w:r>
        <w:rPr>
          <w:rStyle w:val="VerbatimChar"/>
        </w:rPr>
        <w:t>)</w:t>
      </w:r>
      <w:r>
        <w:t xml:space="preserve"> to obtain the values for each of the variables. </w:t>
      </w:r>
      <w:proofErr w:type="gramStart"/>
      <w:r>
        <w:rPr>
          <w:rStyle w:val="VerbatimChar"/>
        </w:rPr>
        <w:t>lapply(</w:t>
      </w:r>
      <w:proofErr w:type="gramEnd"/>
      <w:r>
        <w:rPr>
          <w:rStyle w:val="VerbatimChar"/>
        </w:rPr>
        <w:t>)</w:t>
      </w:r>
      <w:r>
        <w:t xml:space="preserve"> goes through each variable and performs this particular part,</w:t>
      </w:r>
    </w:p>
    <w:p w:rsidR="002575C0" w:rsidRDefault="002575C0" w:rsidP="002575C0">
      <w:pPr>
        <w:pStyle w:val="SourceCode"/>
      </w:pP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p>
    <w:p w:rsidR="002575C0" w:rsidRDefault="002575C0" w:rsidP="002575C0">
      <w:pPr>
        <w:pStyle w:val="FirstParagraph"/>
      </w:pPr>
      <w:r>
        <w:rPr>
          <w:rStyle w:val="VerbatimChar"/>
        </w:rPr>
        <w:t>function(x)</w:t>
      </w:r>
      <w:r w:rsidRPr="00F12AE4">
        <w:t xml:space="preserve"> </w:t>
      </w:r>
      <w:r>
        <w:fldChar w:fldCharType="begin"/>
      </w:r>
      <w:r>
        <w:instrText xml:space="preserve"> XE "function</w:instrText>
      </w:r>
      <w:r w:rsidR="00741477">
        <w:instrText>s</w:instrText>
      </w:r>
      <w:r>
        <w:instrText xml:space="preserve">" </w:instrText>
      </w:r>
      <w:r>
        <w:fldChar w:fldCharType="end"/>
      </w:r>
      <w:r>
        <w:t xml:space="preserve"> is needed to specify some extra operations to any basic function in R, in our case </w:t>
      </w:r>
      <w:r>
        <w:rPr>
          <w:rStyle w:val="VerbatimChar"/>
        </w:rPr>
        <w:t>summary(x)</w:t>
      </w:r>
      <w:r>
        <w:t xml:space="preserve"> divided by </w:t>
      </w:r>
      <w:r>
        <w:rPr>
          <w:rStyle w:val="VerbatimChar"/>
        </w:rPr>
        <w:t>length(x)</w:t>
      </w:r>
      <w:r>
        <w:t>, in which the summary results (the counts) are divided by the number of subjects (</w:t>
      </w:r>
      <w:r>
        <w:rPr>
          <w:rStyle w:val="VerbatimChar"/>
        </w:rPr>
        <w:t>length(x)</w:t>
      </w:r>
      <w:r>
        <w:t xml:space="preserve"> gives us the “length” of the variable).</w:t>
      </w:r>
    </w:p>
    <w:p w:rsidR="002575C0" w:rsidRDefault="002575C0" w:rsidP="002575C0">
      <w:pPr>
        <w:pStyle w:val="BodyText"/>
      </w:pPr>
      <w:r>
        <w:t xml:space="preserve">Now, since we already learned about </w:t>
      </w:r>
      <w:proofErr w:type="gramStart"/>
      <w:r>
        <w:rPr>
          <w:rStyle w:val="VerbatimChar"/>
        </w:rPr>
        <w:t>lapply(</w:t>
      </w:r>
      <w:proofErr w:type="gramEnd"/>
      <w:r>
        <w:rPr>
          <w:rStyle w:val="VerbatimChar"/>
        </w:rPr>
        <w:t>)</w:t>
      </w:r>
      <w:r>
        <w:t xml:space="preserve">, we may also obtain the same results by using </w:t>
      </w:r>
      <w:r>
        <w:rPr>
          <w:rStyle w:val="VerbatimChar"/>
        </w:rPr>
        <w:t>summary()</w:t>
      </w:r>
      <w:r>
        <w:t xml:space="preserve"> (within </w:t>
      </w:r>
      <w:r>
        <w:rPr>
          <w:rStyle w:val="VerbatimChar"/>
        </w:rPr>
        <w:t>lapply()</w:t>
      </w:r>
      <w:r>
        <w:t xml:space="preserve">), </w:t>
      </w:r>
      <w:r>
        <w:rPr>
          <w:rStyle w:val="VerbatimChar"/>
        </w:rPr>
        <w:t>table()</w:t>
      </w:r>
      <w:r>
        <w:t xml:space="preserve"> and </w:t>
      </w:r>
      <w:r>
        <w:rPr>
          <w:rStyle w:val="VerbatimChar"/>
        </w:rPr>
        <w:t>prop.table()</w:t>
      </w:r>
      <w:r>
        <w:t>.</w:t>
      </w:r>
    </w:p>
    <w:p w:rsidR="002575C0" w:rsidRDefault="002575C0" w:rsidP="002575C0">
      <w:pPr>
        <w:pStyle w:val="SourceCode"/>
      </w:pPr>
      <w:proofErr w:type="gramStart"/>
      <w:r>
        <w:rPr>
          <w:rStyle w:val="KeywordTok"/>
        </w:rPr>
        <w:t>lapply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summary)</w:t>
      </w:r>
    </w:p>
    <w:p w:rsidR="002575C0" w:rsidRDefault="002575C0" w:rsidP="002575C0">
      <w:pPr>
        <w:pStyle w:val="SourceCode"/>
      </w:pPr>
      <w:r>
        <w:rPr>
          <w:rStyle w:val="VerbatimChar"/>
        </w:rPr>
        <w:t>## $education</w:t>
      </w:r>
      <w:r>
        <w:br/>
      </w:r>
      <w:r>
        <w:rPr>
          <w:rStyle w:val="VerbatimChar"/>
        </w:rPr>
        <w:t>#</w:t>
      </w:r>
      <w:proofErr w:type="gramStart"/>
      <w:r>
        <w:rPr>
          <w:rStyle w:val="VerbatimChar"/>
        </w:rPr>
        <w:t>#  0</w:t>
      </w:r>
      <w:proofErr w:type="gramEnd"/>
      <w:r>
        <w:rPr>
          <w:rStyle w:val="VerbatimChar"/>
        </w:rPr>
        <w:t xml:space="preserve">-5yrs 6-11yrs 12+ yrs </w:t>
      </w:r>
      <w:r>
        <w:br/>
      </w:r>
      <w:r>
        <w:rPr>
          <w:rStyle w:val="VerbatimChar"/>
        </w:rPr>
        <w:t xml:space="preserve">##      12     120     116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143        68        37 </w:t>
      </w:r>
      <w:r>
        <w:br/>
      </w:r>
      <w:r>
        <w:rPr>
          <w:rStyle w:val="VerbatimChar"/>
        </w:rPr>
        <w:t xml:space="preserve">## </w:t>
      </w:r>
      <w:r>
        <w:br/>
      </w:r>
      <w:r>
        <w:rPr>
          <w:rStyle w:val="VerbatimChar"/>
        </w:rPr>
        <w:t>## $case</w:t>
      </w:r>
      <w:r>
        <w:br/>
      </w:r>
      <w:r>
        <w:rPr>
          <w:rStyle w:val="VerbatimChar"/>
        </w:rPr>
        <w:t xml:space="preserve">## control    case </w:t>
      </w:r>
      <w:r>
        <w:br/>
      </w:r>
      <w:r>
        <w:rPr>
          <w:rStyle w:val="VerbatimChar"/>
        </w:rPr>
        <w:t xml:space="preserve">##     165      83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141        71        36</w:t>
      </w:r>
    </w:p>
    <w:p w:rsidR="002575C0" w:rsidRDefault="002575C0" w:rsidP="002575C0">
      <w:pPr>
        <w:pStyle w:val="SourceCode"/>
      </w:pPr>
      <w:proofErr w:type="gramStart"/>
      <w:r>
        <w:rPr>
          <w:rStyle w:val="KeywordTok"/>
        </w:rPr>
        <w:t>lapply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table)</w:t>
      </w:r>
    </w:p>
    <w:p w:rsidR="002575C0" w:rsidRDefault="002575C0" w:rsidP="002575C0">
      <w:pPr>
        <w:pStyle w:val="SourceCode"/>
      </w:pPr>
      <w:r>
        <w:rPr>
          <w:rStyle w:val="VerbatimChar"/>
        </w:rPr>
        <w:t>## $education</w:t>
      </w:r>
      <w:r>
        <w:br/>
      </w:r>
      <w:r>
        <w:rPr>
          <w:rStyle w:val="VerbatimChar"/>
        </w:rPr>
        <w:t xml:space="preserve">## </w:t>
      </w:r>
      <w:r>
        <w:br/>
      </w:r>
      <w:r>
        <w:rPr>
          <w:rStyle w:val="VerbatimChar"/>
        </w:rPr>
        <w:t>#</w:t>
      </w:r>
      <w:proofErr w:type="gramStart"/>
      <w:r>
        <w:rPr>
          <w:rStyle w:val="VerbatimChar"/>
        </w:rPr>
        <w:t>#  0</w:t>
      </w:r>
      <w:proofErr w:type="gramEnd"/>
      <w:r>
        <w:rPr>
          <w:rStyle w:val="VerbatimChar"/>
        </w:rPr>
        <w:t xml:space="preserve">-5yrs 6-11yrs 12+ yrs </w:t>
      </w:r>
      <w:r>
        <w:br/>
      </w:r>
      <w:r>
        <w:rPr>
          <w:rStyle w:val="VerbatimChar"/>
        </w:rPr>
        <w:t xml:space="preserve">##      12     120     116 </w:t>
      </w:r>
      <w:r>
        <w:br/>
      </w:r>
      <w:r>
        <w:rPr>
          <w:rStyle w:val="VerbatimChar"/>
        </w:rPr>
        <w:t xml:space="preserve">## </w:t>
      </w:r>
      <w:r>
        <w:br/>
      </w:r>
      <w:r>
        <w:rPr>
          <w:rStyle w:val="VerbatimChar"/>
        </w:rPr>
        <w:t>## $induced</w:t>
      </w:r>
      <w:r>
        <w:br/>
      </w:r>
      <w:r>
        <w:rPr>
          <w:rStyle w:val="VerbatimChar"/>
        </w:rPr>
        <w:t xml:space="preserve">## </w:t>
      </w:r>
      <w:r>
        <w:br/>
      </w:r>
      <w:r>
        <w:rPr>
          <w:rStyle w:val="VerbatimChar"/>
        </w:rPr>
        <w:t xml:space="preserve">##         0         1 2 or more </w:t>
      </w:r>
      <w:r>
        <w:br/>
      </w:r>
      <w:r>
        <w:rPr>
          <w:rStyle w:val="VerbatimChar"/>
        </w:rPr>
        <w:lastRenderedPageBreak/>
        <w:t xml:space="preserve">##       143        68        37 </w:t>
      </w:r>
      <w:r>
        <w:br/>
      </w:r>
      <w:r>
        <w:rPr>
          <w:rStyle w:val="VerbatimChar"/>
        </w:rPr>
        <w:t xml:space="preserve">## </w:t>
      </w:r>
      <w:r>
        <w:br/>
      </w:r>
      <w:r>
        <w:rPr>
          <w:rStyle w:val="VerbatimChar"/>
        </w:rPr>
        <w:t>## $case</w:t>
      </w:r>
      <w:r>
        <w:br/>
      </w:r>
      <w:r>
        <w:rPr>
          <w:rStyle w:val="VerbatimChar"/>
        </w:rPr>
        <w:t xml:space="preserve">## </w:t>
      </w:r>
      <w:r>
        <w:br/>
      </w:r>
      <w:r>
        <w:rPr>
          <w:rStyle w:val="VerbatimChar"/>
        </w:rPr>
        <w:t xml:space="preserve">## control    case </w:t>
      </w:r>
      <w:r>
        <w:br/>
      </w:r>
      <w:r>
        <w:rPr>
          <w:rStyle w:val="VerbatimChar"/>
        </w:rPr>
        <w:t xml:space="preserve">##     165      83 </w:t>
      </w:r>
      <w:r>
        <w:br/>
      </w:r>
      <w:r>
        <w:rPr>
          <w:rStyle w:val="VerbatimChar"/>
        </w:rPr>
        <w:t xml:space="preserve">## </w:t>
      </w:r>
      <w:r>
        <w:br/>
      </w:r>
      <w:r>
        <w:rPr>
          <w:rStyle w:val="VerbatimChar"/>
        </w:rPr>
        <w:t>## $spontaneous</w:t>
      </w:r>
      <w:r>
        <w:br/>
      </w:r>
      <w:r>
        <w:rPr>
          <w:rStyle w:val="VerbatimChar"/>
        </w:rPr>
        <w:t xml:space="preserve">## </w:t>
      </w:r>
      <w:r>
        <w:br/>
      </w:r>
      <w:r>
        <w:rPr>
          <w:rStyle w:val="VerbatimChar"/>
        </w:rPr>
        <w:t xml:space="preserve">##         0         1 2 or more </w:t>
      </w:r>
      <w:r>
        <w:br/>
      </w:r>
      <w:r>
        <w:rPr>
          <w:rStyle w:val="VerbatimChar"/>
        </w:rPr>
        <w:t>##       141        71        36</w:t>
      </w:r>
    </w:p>
    <w:p w:rsidR="002575C0" w:rsidRDefault="002575C0" w:rsidP="002575C0">
      <w:pPr>
        <w:pStyle w:val="SourceCode"/>
      </w:pPr>
      <w:proofErr w:type="gramStart"/>
      <w:r>
        <w:rPr>
          <w:rStyle w:val="KeywordTok"/>
        </w:rPr>
        <w:t>lapply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w:t>
      </w:r>
      <w:r>
        <w:rPr>
          <w:rStyle w:val="ControlFlowTok"/>
        </w:rPr>
        <w:t>function</w:t>
      </w:r>
      <w:r>
        <w:rPr>
          <w:rStyle w:val="NormalTok"/>
        </w:rPr>
        <w:t xml:space="preserve">(x) </w:t>
      </w:r>
      <w:r>
        <w:rPr>
          <w:rStyle w:val="KeywordTok"/>
        </w:rPr>
        <w:t>prop.table</w:t>
      </w:r>
      <w:r>
        <w:rPr>
          <w:rStyle w:val="NormalTok"/>
        </w:rPr>
        <w:t>(</w:t>
      </w:r>
      <w:r>
        <w:rPr>
          <w:rStyle w:val="KeywordTok"/>
        </w:rPr>
        <w:t>table</w:t>
      </w:r>
      <w:r>
        <w:rPr>
          <w:rStyle w:val="NormalTok"/>
        </w:rPr>
        <w:t>(x)))</w:t>
      </w:r>
    </w:p>
    <w:p w:rsidR="002575C0" w:rsidRDefault="002575C0" w:rsidP="002575C0">
      <w:pPr>
        <w:pStyle w:val="SourceCode"/>
      </w:pPr>
      <w:r>
        <w:rPr>
          <w:rStyle w:val="VerbatimChar"/>
        </w:rPr>
        <w:t>## $education</w:t>
      </w:r>
      <w:r>
        <w:br/>
      </w:r>
      <w:r>
        <w:rPr>
          <w:rStyle w:val="VerbatimChar"/>
        </w:rPr>
        <w:t>## x</w:t>
      </w:r>
      <w:r>
        <w:br/>
      </w:r>
      <w:r>
        <w:rPr>
          <w:rStyle w:val="VerbatimChar"/>
        </w:rPr>
        <w:t xml:space="preserve">##    0-5yrs   6-11yrs   12+ yrs </w:t>
      </w:r>
      <w:r>
        <w:br/>
      </w:r>
      <w:r>
        <w:rPr>
          <w:rStyle w:val="VerbatimChar"/>
        </w:rPr>
        <w:t xml:space="preserve">## 0.0483871 0.4838710 0.4677419 </w:t>
      </w:r>
      <w:r>
        <w:br/>
      </w:r>
      <w:r>
        <w:rPr>
          <w:rStyle w:val="VerbatimChar"/>
        </w:rPr>
        <w:t xml:space="preserve">## </w:t>
      </w:r>
      <w:r>
        <w:br/>
      </w:r>
      <w:r>
        <w:rPr>
          <w:rStyle w:val="VerbatimChar"/>
        </w:rPr>
        <w:t>## $induced</w:t>
      </w:r>
      <w:r>
        <w:br/>
      </w:r>
      <w:r>
        <w:rPr>
          <w:rStyle w:val="VerbatimChar"/>
        </w:rPr>
        <w:t>## x</w:t>
      </w:r>
      <w:r>
        <w:br/>
      </w:r>
      <w:r>
        <w:rPr>
          <w:rStyle w:val="VerbatimChar"/>
        </w:rPr>
        <w:t xml:space="preserve">##         0         1 2 or more </w:t>
      </w:r>
      <w:r>
        <w:br/>
      </w:r>
      <w:r>
        <w:rPr>
          <w:rStyle w:val="VerbatimChar"/>
        </w:rPr>
        <w:t xml:space="preserve">## 0.5766129 0.2741935 0.1491935 </w:t>
      </w:r>
      <w:r>
        <w:br/>
      </w:r>
      <w:r>
        <w:rPr>
          <w:rStyle w:val="VerbatimChar"/>
        </w:rPr>
        <w:t xml:space="preserve">## </w:t>
      </w:r>
      <w:r>
        <w:br/>
      </w:r>
      <w:r>
        <w:rPr>
          <w:rStyle w:val="VerbatimChar"/>
        </w:rPr>
        <w:t>## $case</w:t>
      </w:r>
      <w:r>
        <w:br/>
      </w:r>
      <w:r>
        <w:rPr>
          <w:rStyle w:val="VerbatimChar"/>
        </w:rPr>
        <w:t>## x</w:t>
      </w:r>
      <w:r>
        <w:br/>
      </w:r>
      <w:r>
        <w:rPr>
          <w:rStyle w:val="VerbatimChar"/>
        </w:rPr>
        <w:t xml:space="preserve">##   control      case </w:t>
      </w:r>
      <w:r>
        <w:br/>
      </w:r>
      <w:r>
        <w:rPr>
          <w:rStyle w:val="VerbatimChar"/>
        </w:rPr>
        <w:t xml:space="preserve">## 0.6653226 0.3346774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0.5685484 0.2862903 0.1451613</w:t>
      </w:r>
    </w:p>
    <w:p w:rsidR="002575C0" w:rsidRDefault="002575C0" w:rsidP="002575C0">
      <w:pPr>
        <w:pStyle w:val="SourceCode"/>
      </w:pPr>
      <w:proofErr w:type="gramStart"/>
      <w:r>
        <w:rPr>
          <w:rStyle w:val="KeywordTok"/>
        </w:rPr>
        <w:t>lapply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w:t>
      </w:r>
      <w:r>
        <w:rPr>
          <w:rStyle w:val="ControlFlowTok"/>
        </w:rPr>
        <w:t>function</w:t>
      </w:r>
      <w:r>
        <w:rPr>
          <w:rStyle w:val="NormalTok"/>
        </w:rPr>
        <w:t xml:space="preserve">(x) </w:t>
      </w:r>
      <w:r>
        <w:rPr>
          <w:rStyle w:val="KeywordTok"/>
        </w:rPr>
        <w:t>prop.table</w:t>
      </w:r>
      <w:r>
        <w:rPr>
          <w:rStyle w:val="NormalTok"/>
        </w:rPr>
        <w:t>(</w:t>
      </w:r>
      <w:r>
        <w:rPr>
          <w:rStyle w:val="KeywordTok"/>
        </w:rPr>
        <w:t>table</w:t>
      </w:r>
      <w:r>
        <w:rPr>
          <w:rStyle w:val="NormalTok"/>
        </w:rPr>
        <w:t>(x))</w:t>
      </w:r>
      <w:r>
        <w:rPr>
          <w:rStyle w:val="OperatorTok"/>
        </w:rPr>
        <w:t>*</w:t>
      </w:r>
      <w:r>
        <w:rPr>
          <w:rStyle w:val="DecValTok"/>
        </w:rPr>
        <w:t>100</w:t>
      </w:r>
      <w:r>
        <w:rPr>
          <w:rStyle w:val="NormalTok"/>
        </w:rPr>
        <w:t>)</w:t>
      </w:r>
    </w:p>
    <w:p w:rsidR="002575C0" w:rsidRDefault="002575C0" w:rsidP="002575C0">
      <w:pPr>
        <w:pStyle w:val="SourceCode"/>
      </w:pPr>
      <w:r>
        <w:rPr>
          <w:rStyle w:val="VerbatimChar"/>
        </w:rPr>
        <w:t>## $education</w:t>
      </w:r>
      <w:r>
        <w:br/>
      </w:r>
      <w:r>
        <w:rPr>
          <w:rStyle w:val="VerbatimChar"/>
        </w:rPr>
        <w:t>## x</w:t>
      </w:r>
      <w:r>
        <w:br/>
      </w:r>
      <w:r>
        <w:rPr>
          <w:rStyle w:val="VerbatimChar"/>
        </w:rPr>
        <w:t>##   0-5</w:t>
      </w:r>
      <w:proofErr w:type="gramStart"/>
      <w:r>
        <w:rPr>
          <w:rStyle w:val="VerbatimChar"/>
        </w:rPr>
        <w:t>yrs  6</w:t>
      </w:r>
      <w:proofErr w:type="gramEnd"/>
      <w:r>
        <w:rPr>
          <w:rStyle w:val="VerbatimChar"/>
        </w:rPr>
        <w:t xml:space="preserve">-11yrs  12+ yrs </w:t>
      </w:r>
      <w:r>
        <w:br/>
      </w:r>
      <w:r>
        <w:rPr>
          <w:rStyle w:val="VerbatimChar"/>
        </w:rPr>
        <w:t xml:space="preserve">##  4.83871 48.38710 46.77419 </w:t>
      </w:r>
      <w:r>
        <w:br/>
      </w:r>
      <w:r>
        <w:rPr>
          <w:rStyle w:val="VerbatimChar"/>
        </w:rPr>
        <w:t xml:space="preserve">## </w:t>
      </w:r>
      <w:r>
        <w:br/>
      </w:r>
      <w:r>
        <w:rPr>
          <w:rStyle w:val="VerbatimChar"/>
        </w:rPr>
        <w:t>## $induced</w:t>
      </w:r>
      <w:r>
        <w:br/>
      </w:r>
      <w:r>
        <w:rPr>
          <w:rStyle w:val="VerbatimChar"/>
        </w:rPr>
        <w:t>## x</w:t>
      </w:r>
      <w:r>
        <w:br/>
      </w:r>
      <w:r>
        <w:rPr>
          <w:rStyle w:val="VerbatimChar"/>
        </w:rPr>
        <w:t xml:space="preserve">##         0         1 2 or more </w:t>
      </w:r>
      <w:r>
        <w:br/>
      </w:r>
      <w:r>
        <w:rPr>
          <w:rStyle w:val="VerbatimChar"/>
        </w:rPr>
        <w:t xml:space="preserve">##  57.66129  27.41935  14.91935 </w:t>
      </w:r>
      <w:r>
        <w:br/>
      </w:r>
      <w:r>
        <w:rPr>
          <w:rStyle w:val="VerbatimChar"/>
        </w:rPr>
        <w:t xml:space="preserve">## </w:t>
      </w:r>
      <w:r>
        <w:br/>
      </w:r>
      <w:r>
        <w:rPr>
          <w:rStyle w:val="VerbatimChar"/>
        </w:rPr>
        <w:t>## $case</w:t>
      </w:r>
      <w:r>
        <w:br/>
      </w:r>
      <w:r>
        <w:rPr>
          <w:rStyle w:val="VerbatimChar"/>
        </w:rPr>
        <w:t>## x</w:t>
      </w:r>
      <w:r>
        <w:br/>
      </w:r>
      <w:r>
        <w:rPr>
          <w:rStyle w:val="VerbatimChar"/>
        </w:rPr>
        <w:t xml:space="preserve">##  control     case </w:t>
      </w:r>
      <w:r>
        <w:br/>
      </w:r>
      <w:r>
        <w:rPr>
          <w:rStyle w:val="VerbatimChar"/>
        </w:rPr>
        <w:lastRenderedPageBreak/>
        <w:t xml:space="preserve">## 66.53226 33.46774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56.85484  28.62903  14.51613</w:t>
      </w:r>
    </w:p>
    <w:p w:rsidR="002575C0" w:rsidRDefault="002575C0" w:rsidP="002575C0">
      <w:pPr>
        <w:pStyle w:val="FirstParagraph"/>
      </w:pPr>
      <w:r>
        <w:t xml:space="preserve">Notice here, whenever we do not need to specify extra operations on a basic function, e.g. </w:t>
      </w:r>
      <w:proofErr w:type="gramStart"/>
      <w:r>
        <w:rPr>
          <w:rStyle w:val="VerbatimChar"/>
        </w:rPr>
        <w:t>summary(</w:t>
      </w:r>
      <w:proofErr w:type="gramEnd"/>
      <w:r>
        <w:rPr>
          <w:rStyle w:val="VerbatimChar"/>
        </w:rPr>
        <w:t>)</w:t>
      </w:r>
      <w:r>
        <w:t xml:space="preserve"> and </w:t>
      </w:r>
      <w:r>
        <w:rPr>
          <w:rStyle w:val="VerbatimChar"/>
        </w:rPr>
        <w:t>table()</w:t>
      </w:r>
      <w:r>
        <w:t xml:space="preserve">, all we need to write after the comma in </w:t>
      </w:r>
      <w:r>
        <w:rPr>
          <w:rStyle w:val="VerbatimChar"/>
        </w:rPr>
        <w:t>lapply()</w:t>
      </w:r>
      <w:r>
        <w:t xml:space="preserve"> is the basic function without </w:t>
      </w:r>
      <w:r>
        <w:rPr>
          <w:rStyle w:val="VerbatimChar"/>
        </w:rPr>
        <w:t>function(x)</w:t>
      </w:r>
      <w:r>
        <w:t xml:space="preserve"> and </w:t>
      </w:r>
      <w:r>
        <w:rPr>
          <w:rStyle w:val="VerbatimChar"/>
        </w:rPr>
        <w:t>(x)</w:t>
      </w:r>
      <w:r>
        <w:t>.</w:t>
      </w:r>
    </w:p>
    <w:p w:rsidR="002575C0" w:rsidRDefault="002575C0" w:rsidP="002575C0">
      <w:pPr>
        <w:pStyle w:val="Heading2"/>
      </w:pPr>
      <w:bookmarkStart w:id="212" w:name="__RefHeading___Toc9307_1980654227"/>
      <w:bookmarkStart w:id="213" w:name="groups-and-cross-tabulations"/>
      <w:bookmarkStart w:id="214" w:name="_Toc529195234"/>
      <w:bookmarkStart w:id="215" w:name="_Toc530050420"/>
      <w:bookmarkEnd w:id="212"/>
      <w:bookmarkEnd w:id="213"/>
      <w:r>
        <w:t>Groups and cross-tabulations</w:t>
      </w:r>
      <w:bookmarkEnd w:id="214"/>
      <w:bookmarkEnd w:id="215"/>
    </w:p>
    <w:p w:rsidR="002575C0" w:rsidRDefault="002575C0" w:rsidP="002575C0">
      <w:pPr>
        <w:pStyle w:val="FirstParagraph"/>
      </w:pPr>
      <w:r>
        <w:t xml:space="preserve">We intentionally went through the descriptive statistics of a variable, followed by </w:t>
      </w:r>
      <w:proofErr w:type="gramStart"/>
      <w:r>
        <w:t>a number of</w:t>
      </w:r>
      <w:proofErr w:type="gramEnd"/>
      <w:r>
        <w:t xml:space="preserve"> variables of the same type. This will give you the basics in dealing with the variables. Most commonly, the variables are described by groups</w:t>
      </w:r>
      <w:r>
        <w:fldChar w:fldCharType="begin"/>
      </w:r>
      <w:r>
        <w:instrText xml:space="preserve"> XE "descriptive statistics:by group" </w:instrText>
      </w:r>
      <w:r>
        <w:fldChar w:fldCharType="end"/>
      </w:r>
      <w:r>
        <w:t xml:space="preserve"> or in form cross-tabulated</w:t>
      </w:r>
      <w:r>
        <w:fldChar w:fldCharType="begin"/>
      </w:r>
      <w:r>
        <w:instrText xml:space="preserve"> XE "cross-tabulation" </w:instrText>
      </w:r>
      <w:r>
        <w:fldChar w:fldCharType="end"/>
      </w:r>
      <w:r>
        <w:t xml:space="preserve"> counts</w:t>
      </w:r>
      <w:r>
        <w:fldChar w:fldCharType="begin"/>
      </w:r>
      <w:r>
        <w:instrText xml:space="preserve"> XE "count" </w:instrText>
      </w:r>
      <w:r>
        <w:fldChar w:fldCharType="end"/>
      </w:r>
      <w:r>
        <w:t>/percentages</w:t>
      </w:r>
      <w:r>
        <w:fldChar w:fldCharType="begin"/>
      </w:r>
      <w:r>
        <w:instrText xml:space="preserve"> XE "percentage" </w:instrText>
      </w:r>
      <w:r>
        <w:fldChar w:fldCharType="end"/>
      </w:r>
      <w:r>
        <w:t>.</w:t>
      </w:r>
    </w:p>
    <w:p w:rsidR="002575C0" w:rsidRDefault="002575C0" w:rsidP="002575C0">
      <w:pPr>
        <w:pStyle w:val="Heading3"/>
      </w:pPr>
      <w:bookmarkStart w:id="216" w:name="__RefHeading___Toc9309_1980654227"/>
      <w:bookmarkStart w:id="217" w:name="by-groups"/>
      <w:bookmarkStart w:id="218" w:name="_Toc529195235"/>
      <w:bookmarkStart w:id="219" w:name="_Toc530050421"/>
      <w:bookmarkEnd w:id="216"/>
      <w:bookmarkEnd w:id="217"/>
      <w:r>
        <w:t>By groups</w:t>
      </w:r>
      <w:bookmarkEnd w:id="218"/>
      <w:bookmarkEnd w:id="219"/>
    </w:p>
    <w:p w:rsidR="002575C0" w:rsidRDefault="002575C0" w:rsidP="002575C0">
      <w:pPr>
        <w:pStyle w:val="FirstParagraph"/>
      </w:pPr>
      <w:r>
        <w:t>To obtain all the descriptive statistics by group</w:t>
      </w:r>
      <w:r>
        <w:fldChar w:fldCharType="begin"/>
      </w:r>
      <w:r>
        <w:instrText xml:space="preserve"> XE "descriptive statistics:by group, numerical" </w:instrText>
      </w:r>
      <w:r>
        <w:fldChar w:fldCharType="end"/>
      </w:r>
      <w:r>
        <w:t xml:space="preserve">, we can use </w:t>
      </w:r>
      <w:proofErr w:type="gramStart"/>
      <w:r>
        <w:rPr>
          <w:rStyle w:val="VerbatimChar"/>
        </w:rPr>
        <w:t>by(</w:t>
      </w:r>
      <w:proofErr w:type="gramEnd"/>
      <w:r>
        <w:rPr>
          <w:rStyle w:val="VerbatimChar"/>
        </w:rPr>
        <w:t>)</w:t>
      </w:r>
      <w:r>
        <w:t xml:space="preserve"> with the relevant functions. Let say we want to obtain the statistics by case and control (</w:t>
      </w:r>
      <w:r>
        <w:rPr>
          <w:rStyle w:val="VerbatimChar"/>
        </w:rPr>
        <w:t>case</w:t>
      </w:r>
      <w:r>
        <w:t>). We start with numerical variables</w:t>
      </w:r>
    </w:p>
    <w:p w:rsidR="002575C0" w:rsidRDefault="002575C0" w:rsidP="002575C0">
      <w:pPr>
        <w:pStyle w:val="SourceCode"/>
      </w:pPr>
      <w:proofErr w:type="gramStart"/>
      <w:r>
        <w:rPr>
          <w:rStyle w:val="KeywordTok"/>
        </w:rPr>
        <w:t>by</w:t>
      </w:r>
      <w:r>
        <w:rPr>
          <w:rStyle w:val="NormalTok"/>
        </w:rPr>
        <w:t>(</w:t>
      </w:r>
      <w:proofErr w:type="gramEnd"/>
      <w:r>
        <w:rPr>
          <w:rStyle w:val="NormalTok"/>
        </w:rPr>
        <w:t>infert[</w:t>
      </w:r>
      <w:r>
        <w:rPr>
          <w:rStyle w:val="KeywordTok"/>
        </w:rPr>
        <w:t>c</w:t>
      </w:r>
      <w:r>
        <w:rPr>
          <w:rStyle w:val="NormalTok"/>
        </w:rPr>
        <w:t>(</w:t>
      </w:r>
      <w:r>
        <w:rPr>
          <w:rStyle w:val="StringTok"/>
        </w:rPr>
        <w:t>"age"</w:t>
      </w:r>
      <w:r>
        <w:rPr>
          <w:rStyle w:val="NormalTok"/>
        </w:rPr>
        <w:t xml:space="preserve">, </w:t>
      </w:r>
      <w:r>
        <w:rPr>
          <w:rStyle w:val="StringTok"/>
        </w:rPr>
        <w:t>"parity"</w:t>
      </w:r>
      <w:r>
        <w:rPr>
          <w:rStyle w:val="NormalTok"/>
        </w:rPr>
        <w:t>)], infert</w:t>
      </w:r>
      <w:r>
        <w:rPr>
          <w:rStyle w:val="OperatorTok"/>
        </w:rPr>
        <w:t>$</w:t>
      </w:r>
      <w:r>
        <w:rPr>
          <w:rStyle w:val="NormalTok"/>
        </w:rPr>
        <w:t>case, summary)</w:t>
      </w:r>
    </w:p>
    <w:p w:rsidR="002575C0" w:rsidRDefault="002575C0" w:rsidP="002575C0">
      <w:pPr>
        <w:pStyle w:val="SourceCode"/>
      </w:pPr>
      <w:r>
        <w:rPr>
          <w:rStyle w:val="VerbatimChar"/>
        </w:rPr>
        <w:t>## infert$case: control</w:t>
      </w:r>
      <w:r>
        <w:br/>
      </w:r>
      <w:r>
        <w:rPr>
          <w:rStyle w:val="VerbatimChar"/>
        </w:rPr>
        <w:t xml:space="preserve">##       age            parity     </w:t>
      </w:r>
      <w:r>
        <w:br/>
      </w:r>
      <w:r>
        <w:rPr>
          <w:rStyle w:val="VerbatimChar"/>
        </w:rPr>
        <w:t>#</w:t>
      </w:r>
      <w:proofErr w:type="gramStart"/>
      <w:r>
        <w:rPr>
          <w:rStyle w:val="VerbatimChar"/>
        </w:rPr>
        <w:t>#  Min.</w:t>
      </w:r>
      <w:proofErr w:type="gramEnd"/>
      <w:r>
        <w:rPr>
          <w:rStyle w:val="VerbatimChar"/>
        </w:rPr>
        <w:t xml:space="preserve">   :21.00   Min.   :1.000  </w:t>
      </w:r>
      <w:r>
        <w:br/>
      </w:r>
      <w:r>
        <w:rPr>
          <w:rStyle w:val="VerbatimChar"/>
        </w:rPr>
        <w:t>#</w:t>
      </w:r>
      <w:proofErr w:type="gramStart"/>
      <w:r>
        <w:rPr>
          <w:rStyle w:val="VerbatimChar"/>
        </w:rPr>
        <w:t>#  1</w:t>
      </w:r>
      <w:proofErr w:type="gramEnd"/>
      <w:r>
        <w:rPr>
          <w:rStyle w:val="VerbatimChar"/>
        </w:rPr>
        <w:t xml:space="preserve">st Qu.:28.00   1st Qu.:1.000  </w:t>
      </w:r>
      <w:r>
        <w:br/>
      </w:r>
      <w:r>
        <w:rPr>
          <w:rStyle w:val="VerbatimChar"/>
        </w:rPr>
        <w:t xml:space="preserve">##  Median :31.00   Median :2.000  </w:t>
      </w:r>
      <w:r>
        <w:br/>
      </w:r>
      <w:r>
        <w:rPr>
          <w:rStyle w:val="VerbatimChar"/>
        </w:rPr>
        <w:t xml:space="preserve">##  Mean   :31.49   Mean   :2.085  </w:t>
      </w:r>
      <w:r>
        <w:br/>
      </w:r>
      <w:r>
        <w:rPr>
          <w:rStyle w:val="VerbatimChar"/>
        </w:rPr>
        <w:t xml:space="preserve">##  3rd Qu.:35.00   3rd Qu.:3.000  </w:t>
      </w:r>
      <w:r>
        <w:br/>
      </w:r>
      <w:r>
        <w:rPr>
          <w:rStyle w:val="VerbatimChar"/>
        </w:rPr>
        <w:t xml:space="preserve">##  Max.   :44.00   Max.   :6.000  </w:t>
      </w:r>
      <w:r>
        <w:br/>
      </w:r>
      <w:r>
        <w:rPr>
          <w:rStyle w:val="VerbatimChar"/>
        </w:rPr>
        <w:t xml:space="preserve">## -------------------------------------------------------- </w:t>
      </w:r>
      <w:r>
        <w:br/>
      </w:r>
      <w:r>
        <w:rPr>
          <w:rStyle w:val="VerbatimChar"/>
        </w:rPr>
        <w:t>## infert$case: case</w:t>
      </w:r>
      <w:r>
        <w:br/>
      </w:r>
      <w:r>
        <w:rPr>
          <w:rStyle w:val="VerbatimChar"/>
        </w:rPr>
        <w:t xml:space="preserve">##       age            parity     </w:t>
      </w:r>
      <w:r>
        <w:br/>
      </w:r>
      <w:r>
        <w:rPr>
          <w:rStyle w:val="VerbatimChar"/>
        </w:rPr>
        <w:t>#</w:t>
      </w:r>
      <w:proofErr w:type="gramStart"/>
      <w:r>
        <w:rPr>
          <w:rStyle w:val="VerbatimChar"/>
        </w:rPr>
        <w:t>#  Min.</w:t>
      </w:r>
      <w:proofErr w:type="gramEnd"/>
      <w:r>
        <w:rPr>
          <w:rStyle w:val="VerbatimChar"/>
        </w:rPr>
        <w:t xml:space="preserve">   :21.00   Min.   :1.000  </w:t>
      </w:r>
      <w:r>
        <w:br/>
      </w:r>
      <w:r>
        <w:rPr>
          <w:rStyle w:val="VerbatimChar"/>
        </w:rPr>
        <w:t>#</w:t>
      </w:r>
      <w:proofErr w:type="gramStart"/>
      <w:r>
        <w:rPr>
          <w:rStyle w:val="VerbatimChar"/>
        </w:rPr>
        <w:t>#  1</w:t>
      </w:r>
      <w:proofErr w:type="gramEnd"/>
      <w:r>
        <w:rPr>
          <w:rStyle w:val="VerbatimChar"/>
        </w:rPr>
        <w:t xml:space="preserve">st Qu.:28.00   1st Qu.:1.000  </w:t>
      </w:r>
      <w:r>
        <w:br/>
      </w:r>
      <w:r>
        <w:rPr>
          <w:rStyle w:val="VerbatimChar"/>
        </w:rPr>
        <w:t xml:space="preserve">##  Median :31.00   Median :2.000  </w:t>
      </w:r>
      <w:r>
        <w:br/>
      </w:r>
      <w:r>
        <w:rPr>
          <w:rStyle w:val="VerbatimChar"/>
        </w:rPr>
        <w:t xml:space="preserve">##  Mean   :31.53   Mean   :2.108  </w:t>
      </w:r>
      <w:r>
        <w:br/>
      </w:r>
      <w:r>
        <w:rPr>
          <w:rStyle w:val="VerbatimChar"/>
        </w:rPr>
        <w:t xml:space="preserve">##  3rd Qu.:35.50   3rd Qu.:3.000  </w:t>
      </w:r>
      <w:r>
        <w:br/>
      </w:r>
      <w:r>
        <w:rPr>
          <w:rStyle w:val="VerbatimChar"/>
        </w:rPr>
        <w:t>##  Max.   :44.00   Max.   :6.000</w:t>
      </w:r>
    </w:p>
    <w:p w:rsidR="002575C0" w:rsidRDefault="002575C0" w:rsidP="002575C0">
      <w:pPr>
        <w:pStyle w:val="SourceCode"/>
      </w:pPr>
      <w:proofErr w:type="gramStart"/>
      <w:r>
        <w:rPr>
          <w:rStyle w:val="KeywordTok"/>
        </w:rPr>
        <w:t>by</w:t>
      </w:r>
      <w:r>
        <w:rPr>
          <w:rStyle w:val="NormalTok"/>
        </w:rPr>
        <w:t>(</w:t>
      </w:r>
      <w:proofErr w:type="gramEnd"/>
      <w:r>
        <w:rPr>
          <w:rStyle w:val="NormalTok"/>
        </w:rPr>
        <w:t>infert[</w:t>
      </w:r>
      <w:r>
        <w:rPr>
          <w:rStyle w:val="KeywordTok"/>
        </w:rPr>
        <w:t>c</w:t>
      </w:r>
      <w:r>
        <w:rPr>
          <w:rStyle w:val="NormalTok"/>
        </w:rPr>
        <w:t>(</w:t>
      </w:r>
      <w:r>
        <w:rPr>
          <w:rStyle w:val="StringTok"/>
        </w:rPr>
        <w:t>"age"</w:t>
      </w:r>
      <w:r>
        <w:rPr>
          <w:rStyle w:val="NormalTok"/>
        </w:rPr>
        <w:t xml:space="preserve">, </w:t>
      </w:r>
      <w:r>
        <w:rPr>
          <w:rStyle w:val="StringTok"/>
        </w:rPr>
        <w:t>"parity"</w:t>
      </w:r>
      <w:r>
        <w:rPr>
          <w:rStyle w:val="NormalTok"/>
        </w:rPr>
        <w:t>)], infert</w:t>
      </w:r>
      <w:r>
        <w:rPr>
          <w:rStyle w:val="OperatorTok"/>
        </w:rPr>
        <w:t>$</w:t>
      </w:r>
      <w:r>
        <w:rPr>
          <w:rStyle w:val="NormalTok"/>
        </w:rPr>
        <w:t>case, describe)</w:t>
      </w:r>
    </w:p>
    <w:p w:rsidR="002575C0" w:rsidRDefault="002575C0" w:rsidP="002575C0">
      <w:pPr>
        <w:pStyle w:val="SourceCode"/>
      </w:pPr>
      <w:r>
        <w:rPr>
          <w:rStyle w:val="VerbatimChar"/>
        </w:rPr>
        <w:t>## infert$case: control</w:t>
      </w:r>
      <w:r>
        <w:br/>
      </w:r>
      <w:r>
        <w:rPr>
          <w:rStyle w:val="VerbatimChar"/>
        </w:rPr>
        <w:t>##        vars   n  mean   sd median trimmed  mad min max range skew kurtosis</w:t>
      </w:r>
      <w:r>
        <w:br/>
      </w:r>
      <w:r>
        <w:rPr>
          <w:rStyle w:val="VerbatimChar"/>
        </w:rPr>
        <w:t>## age       1 165 31.49 5.25     31   31.34 5.93  21  44    23 0.23    -0.72</w:t>
      </w:r>
      <w:r>
        <w:br/>
      </w:r>
      <w:r>
        <w:rPr>
          <w:rStyle w:val="VerbatimChar"/>
        </w:rPr>
        <w:t>## parity    2 165  2.08 1.24      2    1.88 1.48   1   6     5 1.32     1.42</w:t>
      </w:r>
      <w:r>
        <w:br/>
      </w:r>
      <w:r>
        <w:rPr>
          <w:rStyle w:val="VerbatimChar"/>
        </w:rPr>
        <w:lastRenderedPageBreak/>
        <w:t>##          se</w:t>
      </w:r>
      <w:r>
        <w:br/>
      </w:r>
      <w:r>
        <w:rPr>
          <w:rStyle w:val="VerbatimChar"/>
        </w:rPr>
        <w:t>## age    0.41</w:t>
      </w:r>
      <w:r>
        <w:br/>
      </w:r>
      <w:r>
        <w:rPr>
          <w:rStyle w:val="VerbatimChar"/>
        </w:rPr>
        <w:t>## parity 0.10</w:t>
      </w:r>
      <w:r>
        <w:br/>
      </w:r>
      <w:r>
        <w:rPr>
          <w:rStyle w:val="VerbatimChar"/>
        </w:rPr>
        <w:t xml:space="preserve">## -------------------------------------------------------- </w:t>
      </w:r>
      <w:r>
        <w:br/>
      </w:r>
      <w:r>
        <w:rPr>
          <w:rStyle w:val="VerbatimChar"/>
        </w:rPr>
        <w:t>## infert$case: case</w:t>
      </w:r>
      <w:r>
        <w:br/>
      </w:r>
      <w:r>
        <w:rPr>
          <w:rStyle w:val="VerbatimChar"/>
        </w:rPr>
        <w:t>##        vars  n  mean   sd median trimmed  mad min max range skew kurtosis</w:t>
      </w:r>
      <w:r>
        <w:br/>
      </w:r>
      <w:r>
        <w:rPr>
          <w:rStyle w:val="VerbatimChar"/>
        </w:rPr>
        <w:t>## age       1 83 31.53 5.28     31   31.39 5.93  21  44    23 0.21    -0.77</w:t>
      </w:r>
      <w:r>
        <w:br/>
      </w:r>
      <w:r>
        <w:rPr>
          <w:rStyle w:val="VerbatimChar"/>
        </w:rPr>
        <w:t>## parity    2 83  2.11 1.28      2    1.90 1.48   1   6     5 1.32     1.34</w:t>
      </w:r>
      <w:r>
        <w:br/>
      </w:r>
      <w:r>
        <w:rPr>
          <w:rStyle w:val="VerbatimChar"/>
        </w:rPr>
        <w:t>##          se</w:t>
      </w:r>
      <w:r>
        <w:br/>
      </w:r>
      <w:r>
        <w:rPr>
          <w:rStyle w:val="VerbatimChar"/>
        </w:rPr>
        <w:t>## age    0.58</w:t>
      </w:r>
      <w:r>
        <w:br/>
      </w:r>
      <w:r>
        <w:rPr>
          <w:rStyle w:val="VerbatimChar"/>
        </w:rPr>
        <w:t>## parity 0.14</w:t>
      </w:r>
    </w:p>
    <w:p w:rsidR="002575C0" w:rsidRDefault="002575C0" w:rsidP="002575C0">
      <w:pPr>
        <w:pStyle w:val="FirstParagraph"/>
      </w:pPr>
      <w:r>
        <w:t xml:space="preserve">We can also use </w:t>
      </w:r>
      <w:proofErr w:type="gramStart"/>
      <w:r>
        <w:rPr>
          <w:rStyle w:val="VerbatimChar"/>
        </w:rPr>
        <w:t>describeBy(</w:t>
      </w:r>
      <w:proofErr w:type="gramEnd"/>
      <w:r>
        <w:rPr>
          <w:rStyle w:val="VerbatimChar"/>
        </w:rPr>
        <w:t>)</w:t>
      </w:r>
      <w:r>
        <w:t xml:space="preserve">, which is an the extension of </w:t>
      </w:r>
      <w:r>
        <w:rPr>
          <w:rStyle w:val="VerbatimChar"/>
        </w:rPr>
        <w:t>describe()</w:t>
      </w:r>
      <w:r>
        <w:t xml:space="preserve"> in the </w:t>
      </w:r>
      <w:r>
        <w:rPr>
          <w:rStyle w:val="VerbatimChar"/>
        </w:rPr>
        <w:t>psych</w:t>
      </w:r>
      <w:r>
        <w:t xml:space="preserve"> package.</w:t>
      </w:r>
    </w:p>
    <w:p w:rsidR="002575C0" w:rsidRDefault="002575C0" w:rsidP="002575C0">
      <w:pPr>
        <w:pStyle w:val="SourceCode"/>
      </w:pPr>
      <w:proofErr w:type="gramStart"/>
      <w:r>
        <w:rPr>
          <w:rStyle w:val="KeywordTok"/>
        </w:rPr>
        <w:t>describeBy</w:t>
      </w:r>
      <w:r>
        <w:rPr>
          <w:rStyle w:val="NormalTok"/>
        </w:rPr>
        <w:t>(</w:t>
      </w:r>
      <w:proofErr w:type="gramEnd"/>
      <w:r>
        <w:rPr>
          <w:rStyle w:val="NormalTok"/>
        </w:rPr>
        <w:t>infert[</w:t>
      </w:r>
      <w:r>
        <w:rPr>
          <w:rStyle w:val="KeywordTok"/>
        </w:rPr>
        <w:t>c</w:t>
      </w:r>
      <w:r>
        <w:rPr>
          <w:rStyle w:val="NormalTok"/>
        </w:rPr>
        <w:t>(</w:t>
      </w:r>
      <w:r>
        <w:rPr>
          <w:rStyle w:val="StringTok"/>
        </w:rPr>
        <w:t>"age"</w:t>
      </w:r>
      <w:r>
        <w:rPr>
          <w:rStyle w:val="NormalTok"/>
        </w:rPr>
        <w:t xml:space="preserve">, </w:t>
      </w:r>
      <w:r>
        <w:rPr>
          <w:rStyle w:val="StringTok"/>
        </w:rPr>
        <w:t>"parity"</w:t>
      </w:r>
      <w:r>
        <w:rPr>
          <w:rStyle w:val="NormalTok"/>
        </w:rPr>
        <w:t xml:space="preserve">)], </w:t>
      </w:r>
      <w:r>
        <w:rPr>
          <w:rStyle w:val="DataTypeTok"/>
        </w:rPr>
        <w:t>group =</w:t>
      </w:r>
      <w:r>
        <w:rPr>
          <w:rStyle w:val="NormalTok"/>
        </w:rPr>
        <w:t xml:space="preserve"> infert</w:t>
      </w:r>
      <w:r>
        <w:rPr>
          <w:rStyle w:val="OperatorTok"/>
        </w:rPr>
        <w:t>$</w:t>
      </w:r>
      <w:r>
        <w:rPr>
          <w:rStyle w:val="NormalTok"/>
        </w:rPr>
        <w:t>case)</w:t>
      </w:r>
    </w:p>
    <w:p w:rsidR="002575C0" w:rsidRDefault="002575C0" w:rsidP="002575C0">
      <w:pPr>
        <w:pStyle w:val="SourceCode"/>
      </w:pPr>
      <w:r>
        <w:rPr>
          <w:rStyle w:val="VerbatimChar"/>
        </w:rPr>
        <w:t xml:space="preserve">## </w:t>
      </w:r>
      <w:r>
        <w:br/>
      </w:r>
      <w:r>
        <w:rPr>
          <w:rStyle w:val="VerbatimChar"/>
        </w:rPr>
        <w:t xml:space="preserve">##  Descriptive statistics by group </w:t>
      </w:r>
      <w:r>
        <w:br/>
      </w:r>
      <w:r>
        <w:rPr>
          <w:rStyle w:val="VerbatimChar"/>
        </w:rPr>
        <w:t>## group: control</w:t>
      </w:r>
      <w:r>
        <w:br/>
      </w:r>
      <w:r>
        <w:rPr>
          <w:rStyle w:val="VerbatimChar"/>
        </w:rPr>
        <w:t>##        vars   n  mean   sd median trimmed  mad min max range skew kurtosis</w:t>
      </w:r>
      <w:r>
        <w:br/>
      </w:r>
      <w:r>
        <w:rPr>
          <w:rStyle w:val="VerbatimChar"/>
        </w:rPr>
        <w:t>## age       1 165 31.49 5.25     31   31.34 5.93  21  44    23 0.23    -0.72</w:t>
      </w:r>
      <w:r>
        <w:br/>
      </w:r>
      <w:r>
        <w:rPr>
          <w:rStyle w:val="VerbatimChar"/>
        </w:rPr>
        <w:t>## parity    2 165  2.08 1.24      2    1.88 1.48   1   6     5 1.32     1.42</w:t>
      </w:r>
      <w:r>
        <w:br/>
      </w:r>
      <w:r>
        <w:rPr>
          <w:rStyle w:val="VerbatimChar"/>
        </w:rPr>
        <w:t>##          se</w:t>
      </w:r>
      <w:r>
        <w:br/>
      </w:r>
      <w:r>
        <w:rPr>
          <w:rStyle w:val="VerbatimChar"/>
        </w:rPr>
        <w:t>## age    0.41</w:t>
      </w:r>
      <w:r>
        <w:br/>
      </w:r>
      <w:r>
        <w:rPr>
          <w:rStyle w:val="VerbatimChar"/>
        </w:rPr>
        <w:t>## parity 0.10</w:t>
      </w:r>
      <w:r>
        <w:br/>
      </w:r>
      <w:r>
        <w:rPr>
          <w:rStyle w:val="VerbatimChar"/>
        </w:rPr>
        <w:t xml:space="preserve">## -------------------------------------------------------- </w:t>
      </w:r>
      <w:r>
        <w:br/>
      </w:r>
      <w:r>
        <w:rPr>
          <w:rStyle w:val="VerbatimChar"/>
        </w:rPr>
        <w:t>## group: case</w:t>
      </w:r>
      <w:r>
        <w:br/>
      </w:r>
      <w:r>
        <w:rPr>
          <w:rStyle w:val="VerbatimChar"/>
        </w:rPr>
        <w:t>##        vars  n  mean   sd median trimmed  mad min max range skew kurtosis</w:t>
      </w:r>
      <w:r>
        <w:br/>
      </w:r>
      <w:r>
        <w:rPr>
          <w:rStyle w:val="VerbatimChar"/>
        </w:rPr>
        <w:t>## age       1 83 31.53 5.28     31   31.39 5.93  21  44    23 0.21    -0.77</w:t>
      </w:r>
      <w:r>
        <w:br/>
      </w:r>
      <w:r>
        <w:rPr>
          <w:rStyle w:val="VerbatimChar"/>
        </w:rPr>
        <w:t>## parity    2 83  2.11 1.28      2    1.90 1.48   1   6     5 1.32     1.34</w:t>
      </w:r>
      <w:r>
        <w:br/>
      </w:r>
      <w:r>
        <w:rPr>
          <w:rStyle w:val="VerbatimChar"/>
        </w:rPr>
        <w:t>##          se</w:t>
      </w:r>
      <w:r>
        <w:br/>
      </w:r>
      <w:r>
        <w:rPr>
          <w:rStyle w:val="VerbatimChar"/>
        </w:rPr>
        <w:t>## age    0.58</w:t>
      </w:r>
      <w:r>
        <w:br/>
      </w:r>
      <w:r>
        <w:rPr>
          <w:rStyle w:val="VerbatimChar"/>
        </w:rPr>
        <w:t>## parity 0.14</w:t>
      </w:r>
    </w:p>
    <w:p w:rsidR="002575C0" w:rsidRDefault="002575C0" w:rsidP="002575C0">
      <w:pPr>
        <w:pStyle w:val="FirstParagraph"/>
      </w:pPr>
      <w:r>
        <w:t>which gives us an identical result.</w:t>
      </w:r>
    </w:p>
    <w:p w:rsidR="002575C0" w:rsidRDefault="002575C0" w:rsidP="002575C0">
      <w:pPr>
        <w:pStyle w:val="BodyText"/>
      </w:pPr>
      <w:r>
        <w:t xml:space="preserve">If you want to obtain results using the basic functions (i.e. </w:t>
      </w:r>
      <w:proofErr w:type="gramStart"/>
      <w:r>
        <w:rPr>
          <w:rStyle w:val="VerbatimChar"/>
        </w:rPr>
        <w:t>mean(</w:t>
      </w:r>
      <w:proofErr w:type="gramEnd"/>
      <w:r>
        <w:rPr>
          <w:rStyle w:val="VerbatimChar"/>
        </w:rPr>
        <w:t>)</w:t>
      </w:r>
      <w:r>
        <w:t xml:space="preserve">, </w:t>
      </w:r>
      <w:r>
        <w:rPr>
          <w:rStyle w:val="VerbatimChar"/>
        </w:rPr>
        <w:t>median()</w:t>
      </w:r>
      <w:r>
        <w:t xml:space="preserve">, </w:t>
      </w:r>
      <w:r>
        <w:rPr>
          <w:rStyle w:val="VerbatimChar"/>
        </w:rPr>
        <w:t>quantile()</w:t>
      </w:r>
      <w:r>
        <w:t xml:space="preserve">, </w:t>
      </w:r>
      <w:r>
        <w:rPr>
          <w:rStyle w:val="VerbatimChar"/>
        </w:rPr>
        <w:t>IQR()</w:t>
      </w:r>
      <w:r>
        <w:t xml:space="preserve"> and </w:t>
      </w:r>
      <w:r>
        <w:rPr>
          <w:rStyle w:val="VerbatimChar"/>
        </w:rPr>
        <w:t>mad()</w:t>
      </w:r>
      <w:r>
        <w:t xml:space="preserve">), you need to use </w:t>
      </w:r>
      <w:r>
        <w:rPr>
          <w:rStyle w:val="VerbatimChar"/>
        </w:rPr>
        <w:t>lappy()</w:t>
      </w:r>
      <w:r>
        <w:t xml:space="preserve"> within </w:t>
      </w:r>
      <w:r>
        <w:rPr>
          <w:rStyle w:val="VerbatimChar"/>
        </w:rPr>
        <w:t>by()</w:t>
      </w:r>
      <w:r>
        <w:t xml:space="preserve">, because they could not handle many variables, for example for </w:t>
      </w:r>
      <w:r>
        <w:rPr>
          <w:rStyle w:val="VerbatimChar"/>
        </w:rPr>
        <w:t>mean()</w:t>
      </w:r>
      <w:r>
        <w:t xml:space="preserve"> and </w:t>
      </w:r>
      <w:r>
        <w:rPr>
          <w:rStyle w:val="VerbatimChar"/>
        </w:rPr>
        <w:t>IQR()</w:t>
      </w:r>
      <w:r>
        <w:t>,</w:t>
      </w:r>
    </w:p>
    <w:p w:rsidR="002575C0" w:rsidRDefault="002575C0" w:rsidP="002575C0">
      <w:pPr>
        <w:pStyle w:val="SourceCode"/>
      </w:pPr>
      <w:proofErr w:type="gramStart"/>
      <w:r>
        <w:rPr>
          <w:rStyle w:val="KeywordTok"/>
        </w:rPr>
        <w:t>by</w:t>
      </w:r>
      <w:r>
        <w:rPr>
          <w:rStyle w:val="NormalTok"/>
        </w:rPr>
        <w:t>(</w:t>
      </w:r>
      <w:proofErr w:type="gramEnd"/>
      <w:r>
        <w:rPr>
          <w:rStyle w:val="NormalTok"/>
        </w:rPr>
        <w:t>infert[</w:t>
      </w:r>
      <w:r>
        <w:rPr>
          <w:rStyle w:val="KeywordTok"/>
        </w:rPr>
        <w:t>c</w:t>
      </w:r>
      <w:r>
        <w:rPr>
          <w:rStyle w:val="NormalTok"/>
        </w:rPr>
        <w:t>(</w:t>
      </w:r>
      <w:r>
        <w:rPr>
          <w:rStyle w:val="StringTok"/>
        </w:rPr>
        <w:t>"age"</w:t>
      </w:r>
      <w:r>
        <w:rPr>
          <w:rStyle w:val="NormalTok"/>
        </w:rPr>
        <w:t xml:space="preserve">, </w:t>
      </w:r>
      <w:r>
        <w:rPr>
          <w:rStyle w:val="StringTok"/>
        </w:rPr>
        <w:t>"parity"</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(x, mean))</w:t>
      </w:r>
    </w:p>
    <w:p w:rsidR="002575C0" w:rsidRDefault="002575C0" w:rsidP="002575C0">
      <w:pPr>
        <w:pStyle w:val="SourceCode"/>
      </w:pPr>
      <w:r>
        <w:rPr>
          <w:rStyle w:val="VerbatimChar"/>
        </w:rPr>
        <w:t>## infert$case: control</w:t>
      </w:r>
      <w:r>
        <w:br/>
      </w:r>
      <w:r>
        <w:rPr>
          <w:rStyle w:val="VerbatimChar"/>
        </w:rPr>
        <w:t>## $age</w:t>
      </w:r>
      <w:r>
        <w:br/>
      </w:r>
      <w:r>
        <w:rPr>
          <w:rStyle w:val="VerbatimChar"/>
        </w:rPr>
        <w:t>## [1] 31.49091</w:t>
      </w:r>
      <w:r>
        <w:br/>
      </w:r>
      <w:r>
        <w:rPr>
          <w:rStyle w:val="VerbatimChar"/>
        </w:rPr>
        <w:t xml:space="preserve">## </w:t>
      </w:r>
      <w:r>
        <w:br/>
      </w:r>
      <w:r>
        <w:rPr>
          <w:rStyle w:val="VerbatimChar"/>
        </w:rPr>
        <w:t>## $parity</w:t>
      </w:r>
      <w:r>
        <w:br/>
      </w:r>
      <w:r>
        <w:rPr>
          <w:rStyle w:val="VerbatimChar"/>
        </w:rPr>
        <w:t>## [1] 2.084848</w:t>
      </w:r>
      <w:r>
        <w:br/>
      </w:r>
      <w:r>
        <w:rPr>
          <w:rStyle w:val="VerbatimChar"/>
        </w:rPr>
        <w:t xml:space="preserve">## </w:t>
      </w:r>
      <w:r>
        <w:br/>
      </w:r>
      <w:r>
        <w:rPr>
          <w:rStyle w:val="VerbatimChar"/>
        </w:rPr>
        <w:lastRenderedPageBreak/>
        <w:t xml:space="preserve">## -------------------------------------------------------- </w:t>
      </w:r>
      <w:r>
        <w:br/>
      </w:r>
      <w:r>
        <w:rPr>
          <w:rStyle w:val="VerbatimChar"/>
        </w:rPr>
        <w:t>## infert$case: case</w:t>
      </w:r>
      <w:r>
        <w:br/>
      </w:r>
      <w:r>
        <w:rPr>
          <w:rStyle w:val="VerbatimChar"/>
        </w:rPr>
        <w:t>## $age</w:t>
      </w:r>
      <w:r>
        <w:br/>
      </w:r>
      <w:r>
        <w:rPr>
          <w:rStyle w:val="VerbatimChar"/>
        </w:rPr>
        <w:t>## [1] 31.53012</w:t>
      </w:r>
      <w:r>
        <w:br/>
      </w:r>
      <w:r>
        <w:rPr>
          <w:rStyle w:val="VerbatimChar"/>
        </w:rPr>
        <w:t xml:space="preserve">## </w:t>
      </w:r>
      <w:r>
        <w:br/>
      </w:r>
      <w:r>
        <w:rPr>
          <w:rStyle w:val="VerbatimChar"/>
        </w:rPr>
        <w:t>## $parity</w:t>
      </w:r>
      <w:r>
        <w:br/>
      </w:r>
      <w:r>
        <w:rPr>
          <w:rStyle w:val="VerbatimChar"/>
        </w:rPr>
        <w:t>## [1] 2.108434</w:t>
      </w:r>
    </w:p>
    <w:p w:rsidR="002575C0" w:rsidRDefault="002575C0" w:rsidP="002575C0">
      <w:pPr>
        <w:pStyle w:val="SourceCode"/>
      </w:pPr>
      <w:proofErr w:type="gramStart"/>
      <w:r>
        <w:rPr>
          <w:rStyle w:val="KeywordTok"/>
        </w:rPr>
        <w:t>by</w:t>
      </w:r>
      <w:r>
        <w:rPr>
          <w:rStyle w:val="NormalTok"/>
        </w:rPr>
        <w:t>(</w:t>
      </w:r>
      <w:proofErr w:type="gramEnd"/>
      <w:r>
        <w:rPr>
          <w:rStyle w:val="NormalTok"/>
        </w:rPr>
        <w:t>infert[</w:t>
      </w:r>
      <w:r>
        <w:rPr>
          <w:rStyle w:val="KeywordTok"/>
        </w:rPr>
        <w:t>c</w:t>
      </w:r>
      <w:r>
        <w:rPr>
          <w:rStyle w:val="NormalTok"/>
        </w:rPr>
        <w:t>(</w:t>
      </w:r>
      <w:r>
        <w:rPr>
          <w:rStyle w:val="StringTok"/>
        </w:rPr>
        <w:t>"age"</w:t>
      </w:r>
      <w:r>
        <w:rPr>
          <w:rStyle w:val="NormalTok"/>
        </w:rPr>
        <w:t xml:space="preserve">, </w:t>
      </w:r>
      <w:r>
        <w:rPr>
          <w:rStyle w:val="StringTok"/>
        </w:rPr>
        <w:t>"parity"</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(x, IQR))</w:t>
      </w:r>
    </w:p>
    <w:p w:rsidR="002575C0" w:rsidRDefault="002575C0" w:rsidP="002575C0">
      <w:pPr>
        <w:pStyle w:val="SourceCode"/>
      </w:pPr>
      <w:r>
        <w:rPr>
          <w:rStyle w:val="VerbatimChar"/>
        </w:rPr>
        <w:t>## infert$case: control</w:t>
      </w:r>
      <w:r>
        <w:br/>
      </w:r>
      <w:r>
        <w:rPr>
          <w:rStyle w:val="VerbatimChar"/>
        </w:rPr>
        <w:t>## $age</w:t>
      </w:r>
      <w:r>
        <w:br/>
      </w:r>
      <w:r>
        <w:rPr>
          <w:rStyle w:val="VerbatimChar"/>
        </w:rPr>
        <w:t>## [1] 7</w:t>
      </w:r>
      <w:r>
        <w:br/>
      </w:r>
      <w:r>
        <w:rPr>
          <w:rStyle w:val="VerbatimChar"/>
        </w:rPr>
        <w:t xml:space="preserve">## </w:t>
      </w:r>
      <w:r>
        <w:br/>
      </w:r>
      <w:r>
        <w:rPr>
          <w:rStyle w:val="VerbatimChar"/>
        </w:rPr>
        <w:t>## $parity</w:t>
      </w:r>
      <w:r>
        <w:br/>
      </w:r>
      <w:r>
        <w:rPr>
          <w:rStyle w:val="VerbatimChar"/>
        </w:rPr>
        <w:t>## [1] 2</w:t>
      </w:r>
      <w:r>
        <w:br/>
      </w:r>
      <w:r>
        <w:rPr>
          <w:rStyle w:val="VerbatimChar"/>
        </w:rPr>
        <w:t xml:space="preserve">## </w:t>
      </w:r>
      <w:r>
        <w:br/>
      </w:r>
      <w:r>
        <w:rPr>
          <w:rStyle w:val="VerbatimChar"/>
        </w:rPr>
        <w:t xml:space="preserve">## -------------------------------------------------------- </w:t>
      </w:r>
      <w:r>
        <w:br/>
      </w:r>
      <w:r>
        <w:rPr>
          <w:rStyle w:val="VerbatimChar"/>
        </w:rPr>
        <w:t>## infert$case: case</w:t>
      </w:r>
      <w:r>
        <w:br/>
      </w:r>
      <w:r>
        <w:rPr>
          <w:rStyle w:val="VerbatimChar"/>
        </w:rPr>
        <w:t>## $age</w:t>
      </w:r>
      <w:r>
        <w:br/>
      </w:r>
      <w:r>
        <w:rPr>
          <w:rStyle w:val="VerbatimChar"/>
        </w:rPr>
        <w:t>## [1] 7.5</w:t>
      </w:r>
      <w:r>
        <w:br/>
      </w:r>
      <w:r>
        <w:rPr>
          <w:rStyle w:val="VerbatimChar"/>
        </w:rPr>
        <w:t xml:space="preserve">## </w:t>
      </w:r>
      <w:r>
        <w:br/>
      </w:r>
      <w:r>
        <w:rPr>
          <w:rStyle w:val="VerbatimChar"/>
        </w:rPr>
        <w:t>## $parity</w:t>
      </w:r>
      <w:r>
        <w:br/>
      </w:r>
      <w:r>
        <w:rPr>
          <w:rStyle w:val="VerbatimChar"/>
        </w:rPr>
        <w:t>## [1] 2</w:t>
      </w:r>
    </w:p>
    <w:p w:rsidR="002575C0" w:rsidRDefault="002575C0" w:rsidP="002575C0">
      <w:pPr>
        <w:pStyle w:val="FirstParagraph"/>
      </w:pPr>
      <w:r>
        <w:t>For categorical variables</w:t>
      </w:r>
      <w:r>
        <w:fldChar w:fldCharType="begin"/>
      </w:r>
      <w:r>
        <w:instrText xml:space="preserve"> XE "descriptive statistics:by group, categorical" </w:instrText>
      </w:r>
      <w:r>
        <w:fldChar w:fldCharType="end"/>
      </w:r>
      <w:r>
        <w:t xml:space="preserve">, using </w:t>
      </w:r>
      <w:proofErr w:type="gramStart"/>
      <w:r>
        <w:rPr>
          <w:rStyle w:val="VerbatimChar"/>
        </w:rPr>
        <w:t>summary(</w:t>
      </w:r>
      <w:proofErr w:type="gramEnd"/>
      <w:r>
        <w:rPr>
          <w:rStyle w:val="VerbatimChar"/>
        </w:rPr>
        <w:t>)</w:t>
      </w:r>
    </w:p>
    <w:p w:rsidR="002575C0" w:rsidRDefault="002575C0" w:rsidP="002575C0">
      <w:pPr>
        <w:pStyle w:val="SourceCode"/>
      </w:pPr>
      <w:proofErr w:type="gramStart"/>
      <w:r>
        <w:rPr>
          <w:rStyle w:val="KeywordTok"/>
        </w:rPr>
        <w:t>by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summary)</w:t>
      </w:r>
    </w:p>
    <w:p w:rsidR="002575C0" w:rsidRDefault="002575C0" w:rsidP="002575C0">
      <w:pPr>
        <w:pStyle w:val="SourceCode"/>
      </w:pPr>
      <w:r>
        <w:rPr>
          <w:rStyle w:val="VerbatimChar"/>
        </w:rPr>
        <w:t>## infert$case: control</w:t>
      </w:r>
      <w:r>
        <w:br/>
      </w:r>
      <w:r>
        <w:rPr>
          <w:rStyle w:val="VerbatimChar"/>
        </w:rPr>
        <w:t xml:space="preserve">##    education       induced      spontaneous </w:t>
      </w:r>
      <w:r>
        <w:br/>
      </w:r>
      <w:r>
        <w:rPr>
          <w:rStyle w:val="VerbatimChar"/>
        </w:rPr>
        <w:t xml:space="preserve">##  0-5yrs : 8   0        :96   0        :113  </w:t>
      </w:r>
      <w:r>
        <w:br/>
      </w:r>
      <w:r>
        <w:rPr>
          <w:rStyle w:val="VerbatimChar"/>
        </w:rPr>
        <w:t xml:space="preserve">##  6-11yrs:80   1        :45   1        : 40  </w:t>
      </w:r>
      <w:r>
        <w:br/>
      </w:r>
      <w:r>
        <w:rPr>
          <w:rStyle w:val="VerbatimChar"/>
        </w:rPr>
        <w:t xml:space="preserve">##  12+ yrs:77   2 or more:24   2 or more: 12  </w:t>
      </w:r>
      <w:r>
        <w:br/>
      </w:r>
      <w:r>
        <w:rPr>
          <w:rStyle w:val="VerbatimChar"/>
        </w:rPr>
        <w:t xml:space="preserve">## -------------------------------------------------------- </w:t>
      </w:r>
      <w:r>
        <w:br/>
      </w:r>
      <w:r>
        <w:rPr>
          <w:rStyle w:val="VerbatimChar"/>
        </w:rPr>
        <w:t>## infert$case: case</w:t>
      </w:r>
      <w:r>
        <w:br/>
      </w:r>
      <w:r>
        <w:rPr>
          <w:rStyle w:val="VerbatimChar"/>
        </w:rPr>
        <w:t>##    education       induced      spontaneous</w:t>
      </w:r>
      <w:r>
        <w:br/>
      </w:r>
      <w:r>
        <w:rPr>
          <w:rStyle w:val="VerbatimChar"/>
        </w:rPr>
        <w:t xml:space="preserve">##  0-5yrs : 4   0        :47   0        :28  </w:t>
      </w:r>
      <w:r>
        <w:br/>
      </w:r>
      <w:r>
        <w:rPr>
          <w:rStyle w:val="VerbatimChar"/>
        </w:rPr>
        <w:t xml:space="preserve">##  6-11yrs:40   1        :23   1        :31  </w:t>
      </w:r>
      <w:r>
        <w:br/>
      </w:r>
      <w:r>
        <w:rPr>
          <w:rStyle w:val="VerbatimChar"/>
        </w:rPr>
        <w:t>##  12+ yrs:39   2 or more:13   2 or more:24</w:t>
      </w:r>
    </w:p>
    <w:p w:rsidR="002575C0" w:rsidRDefault="002575C0" w:rsidP="002575C0">
      <w:pPr>
        <w:pStyle w:val="SourceCode"/>
      </w:pPr>
      <w:proofErr w:type="gramStart"/>
      <w:r>
        <w:rPr>
          <w:rStyle w:val="KeywordTok"/>
        </w:rPr>
        <w:t>by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 xml:space="preserve">(x, </w:t>
      </w: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p>
    <w:p w:rsidR="002575C0" w:rsidRDefault="002575C0" w:rsidP="002575C0">
      <w:pPr>
        <w:pStyle w:val="SourceCode"/>
      </w:pPr>
      <w:r>
        <w:rPr>
          <w:rStyle w:val="VerbatimChar"/>
        </w:rPr>
        <w:t>## infert$case: control</w:t>
      </w:r>
      <w:r>
        <w:br/>
      </w:r>
      <w:r>
        <w:rPr>
          <w:rStyle w:val="VerbatimChar"/>
        </w:rPr>
        <w:t>## $education</w:t>
      </w:r>
      <w:r>
        <w:br/>
      </w:r>
      <w:r>
        <w:rPr>
          <w:rStyle w:val="VerbatimChar"/>
        </w:rPr>
        <w:t xml:space="preserve">##     0-5yrs    6-11yrs    12+ yrs </w:t>
      </w:r>
      <w:r>
        <w:br/>
      </w:r>
      <w:r>
        <w:rPr>
          <w:rStyle w:val="VerbatimChar"/>
        </w:rPr>
        <w:t xml:space="preserve">## 0.04848485 0.48484848 0.46666667 </w:t>
      </w:r>
      <w:r>
        <w:br/>
      </w:r>
      <w:r>
        <w:rPr>
          <w:rStyle w:val="VerbatimChar"/>
        </w:rPr>
        <w:t xml:space="preserve">## </w:t>
      </w:r>
      <w:r>
        <w:br/>
      </w:r>
      <w:r>
        <w:rPr>
          <w:rStyle w:val="VerbatimChar"/>
        </w:rPr>
        <w:lastRenderedPageBreak/>
        <w:t>## $induced</w:t>
      </w:r>
      <w:r>
        <w:br/>
      </w:r>
      <w:r>
        <w:rPr>
          <w:rStyle w:val="VerbatimChar"/>
        </w:rPr>
        <w:t xml:space="preserve">##         0         1 2 or more </w:t>
      </w:r>
      <w:r>
        <w:br/>
      </w:r>
      <w:r>
        <w:rPr>
          <w:rStyle w:val="VerbatimChar"/>
        </w:rPr>
        <w:t xml:space="preserve">## 0.5818182 0.2727273 0.1454545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xml:space="preserve">## 0.68484848 0.24242424 0.07272727 </w:t>
      </w:r>
      <w:r>
        <w:br/>
      </w:r>
      <w:r>
        <w:rPr>
          <w:rStyle w:val="VerbatimChar"/>
        </w:rPr>
        <w:t xml:space="preserve">## </w:t>
      </w:r>
      <w:r>
        <w:br/>
      </w:r>
      <w:r>
        <w:rPr>
          <w:rStyle w:val="VerbatimChar"/>
        </w:rPr>
        <w:t xml:space="preserve">## -------------------------------------------------------- </w:t>
      </w:r>
      <w:r>
        <w:br/>
      </w:r>
      <w:r>
        <w:rPr>
          <w:rStyle w:val="VerbatimChar"/>
        </w:rPr>
        <w:t>## infert$case: case</w:t>
      </w:r>
      <w:r>
        <w:br/>
      </w:r>
      <w:r>
        <w:rPr>
          <w:rStyle w:val="VerbatimChar"/>
        </w:rPr>
        <w:t>## $education</w:t>
      </w:r>
      <w:r>
        <w:br/>
      </w:r>
      <w:r>
        <w:rPr>
          <w:rStyle w:val="VerbatimChar"/>
        </w:rPr>
        <w:t xml:space="preserve">##     0-5yrs    6-11yrs    12+ yrs </w:t>
      </w:r>
      <w:r>
        <w:br/>
      </w:r>
      <w:r>
        <w:rPr>
          <w:rStyle w:val="VerbatimChar"/>
        </w:rPr>
        <w:t xml:space="preserve">## 0.04819277 0.48192771 0.46987952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0.5662651 0.2771084 0.1566265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0.3373494 0.3734940 0.2891566</w:t>
      </w:r>
    </w:p>
    <w:p w:rsidR="002575C0" w:rsidRDefault="002575C0" w:rsidP="002575C0">
      <w:pPr>
        <w:pStyle w:val="SourceCode"/>
      </w:pPr>
      <w:proofErr w:type="gramStart"/>
      <w:r>
        <w:rPr>
          <w:rStyle w:val="KeywordTok"/>
        </w:rPr>
        <w:t>by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 xml:space="preserve">(x, </w:t>
      </w: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r>
        <w:rPr>
          <w:rStyle w:val="OperatorTok"/>
        </w:rPr>
        <w:t>*</w:t>
      </w:r>
      <w:r>
        <w:rPr>
          <w:rStyle w:val="DecValTok"/>
        </w:rPr>
        <w:t>100</w:t>
      </w:r>
      <w:r>
        <w:rPr>
          <w:rStyle w:val="NormalTok"/>
        </w:rPr>
        <w:t>))</w:t>
      </w:r>
    </w:p>
    <w:p w:rsidR="002575C0" w:rsidRDefault="002575C0" w:rsidP="002575C0">
      <w:pPr>
        <w:pStyle w:val="SourceCode"/>
      </w:pPr>
      <w:r>
        <w:rPr>
          <w:rStyle w:val="VerbatimChar"/>
        </w:rPr>
        <w:t>## infert$case: control</w:t>
      </w:r>
      <w:r>
        <w:br/>
      </w:r>
      <w:r>
        <w:rPr>
          <w:rStyle w:val="VerbatimChar"/>
        </w:rPr>
        <w:t>## $education</w:t>
      </w:r>
      <w:r>
        <w:br/>
      </w:r>
      <w:r>
        <w:rPr>
          <w:rStyle w:val="VerbatimChar"/>
        </w:rPr>
        <w:t xml:space="preserve">##    0-5yrs   6-11yrs   12+ yrs </w:t>
      </w:r>
      <w:r>
        <w:br/>
      </w:r>
      <w:r>
        <w:rPr>
          <w:rStyle w:val="VerbatimChar"/>
        </w:rPr>
        <w:t xml:space="preserve">##  4.848485 48.484848 46.666667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58.18182  27.27273  14.54545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xml:space="preserve">## 68.484848 24.242424  7.272727 </w:t>
      </w:r>
      <w:r>
        <w:br/>
      </w:r>
      <w:r>
        <w:rPr>
          <w:rStyle w:val="VerbatimChar"/>
        </w:rPr>
        <w:t xml:space="preserve">## </w:t>
      </w:r>
      <w:r>
        <w:br/>
      </w:r>
      <w:r>
        <w:rPr>
          <w:rStyle w:val="VerbatimChar"/>
        </w:rPr>
        <w:t xml:space="preserve">## -------------------------------------------------------- </w:t>
      </w:r>
      <w:r>
        <w:br/>
      </w:r>
      <w:r>
        <w:rPr>
          <w:rStyle w:val="VerbatimChar"/>
        </w:rPr>
        <w:t>## infert$case: case</w:t>
      </w:r>
      <w:r>
        <w:br/>
      </w:r>
      <w:r>
        <w:rPr>
          <w:rStyle w:val="VerbatimChar"/>
        </w:rPr>
        <w:t>## $education</w:t>
      </w:r>
      <w:r>
        <w:br/>
      </w:r>
      <w:r>
        <w:rPr>
          <w:rStyle w:val="VerbatimChar"/>
        </w:rPr>
        <w:t xml:space="preserve">##    0-5yrs   6-11yrs   12+ yrs </w:t>
      </w:r>
      <w:r>
        <w:br/>
      </w:r>
      <w:r>
        <w:rPr>
          <w:rStyle w:val="VerbatimChar"/>
        </w:rPr>
        <w:t xml:space="preserve">##  4.819277 48.192771 46.987952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56.62651  27.71084  15.66265 </w:t>
      </w:r>
      <w:r>
        <w:br/>
      </w:r>
      <w:r>
        <w:rPr>
          <w:rStyle w:val="VerbatimChar"/>
        </w:rPr>
        <w:t xml:space="preserve">## </w:t>
      </w:r>
      <w:r>
        <w:br/>
      </w:r>
      <w:r>
        <w:rPr>
          <w:rStyle w:val="VerbatimChar"/>
        </w:rPr>
        <w:t>## $spontaneous</w:t>
      </w:r>
      <w:r>
        <w:br/>
      </w:r>
      <w:r>
        <w:rPr>
          <w:rStyle w:val="VerbatimChar"/>
        </w:rPr>
        <w:lastRenderedPageBreak/>
        <w:t xml:space="preserve">##         0         1 2 or more </w:t>
      </w:r>
      <w:r>
        <w:br/>
      </w:r>
      <w:r>
        <w:rPr>
          <w:rStyle w:val="VerbatimChar"/>
        </w:rPr>
        <w:t>##  33.73494  37.34940  28.91566</w:t>
      </w:r>
    </w:p>
    <w:p w:rsidR="002575C0" w:rsidRDefault="002575C0" w:rsidP="002575C0">
      <w:pPr>
        <w:pStyle w:val="FirstParagraph"/>
      </w:pPr>
      <w:r>
        <w:t xml:space="preserve">or by using </w:t>
      </w:r>
      <w:proofErr w:type="gramStart"/>
      <w:r>
        <w:rPr>
          <w:rStyle w:val="VerbatimChar"/>
        </w:rPr>
        <w:t>table(</w:t>
      </w:r>
      <w:proofErr w:type="gramEnd"/>
      <w:r>
        <w:rPr>
          <w:rStyle w:val="VerbatimChar"/>
        </w:rPr>
        <w:t>)</w:t>
      </w:r>
    </w:p>
    <w:p w:rsidR="002575C0" w:rsidRDefault="002575C0" w:rsidP="002575C0">
      <w:pPr>
        <w:pStyle w:val="SourceCode"/>
      </w:pPr>
      <w:proofErr w:type="gramStart"/>
      <w:r>
        <w:rPr>
          <w:rStyle w:val="KeywordTok"/>
        </w:rPr>
        <w:t>by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(x, table))</w:t>
      </w:r>
    </w:p>
    <w:p w:rsidR="002575C0" w:rsidRDefault="002575C0" w:rsidP="002575C0">
      <w:pPr>
        <w:pStyle w:val="SourceCode"/>
      </w:pPr>
      <w:r>
        <w:rPr>
          <w:rStyle w:val="VerbatimChar"/>
        </w:rPr>
        <w:t>## infert$case: control</w:t>
      </w:r>
      <w:r>
        <w:br/>
      </w:r>
      <w:r>
        <w:rPr>
          <w:rStyle w:val="VerbatimChar"/>
        </w:rPr>
        <w:t>## $education</w:t>
      </w:r>
      <w:r>
        <w:br/>
      </w:r>
      <w:r>
        <w:rPr>
          <w:rStyle w:val="VerbatimChar"/>
        </w:rPr>
        <w:t xml:space="preserve">## </w:t>
      </w:r>
      <w:r>
        <w:br/>
      </w:r>
      <w:r>
        <w:rPr>
          <w:rStyle w:val="VerbatimChar"/>
        </w:rPr>
        <w:t xml:space="preserve">##  0-5yrs 6-11yrs 12+ yrs </w:t>
      </w:r>
      <w:r>
        <w:br/>
      </w:r>
      <w:r>
        <w:rPr>
          <w:rStyle w:val="VerbatimChar"/>
        </w:rPr>
        <w:t xml:space="preserve">##       8      80      77 </w:t>
      </w:r>
      <w:r>
        <w:br/>
      </w:r>
      <w:r>
        <w:rPr>
          <w:rStyle w:val="VerbatimChar"/>
        </w:rPr>
        <w:t xml:space="preserve">## </w:t>
      </w:r>
      <w:r>
        <w:br/>
      </w:r>
      <w:r>
        <w:rPr>
          <w:rStyle w:val="VerbatimChar"/>
        </w:rPr>
        <w:t>## $induced</w:t>
      </w:r>
      <w:r>
        <w:br/>
      </w:r>
      <w:r>
        <w:rPr>
          <w:rStyle w:val="VerbatimChar"/>
        </w:rPr>
        <w:t xml:space="preserve">## </w:t>
      </w:r>
      <w:r>
        <w:br/>
      </w:r>
      <w:r>
        <w:rPr>
          <w:rStyle w:val="VerbatimChar"/>
        </w:rPr>
        <w:t xml:space="preserve">##         0         1 2 or more </w:t>
      </w:r>
      <w:r>
        <w:br/>
      </w:r>
      <w:r>
        <w:rPr>
          <w:rStyle w:val="VerbatimChar"/>
        </w:rPr>
        <w:t xml:space="preserve">##        96        45        24 </w:t>
      </w:r>
      <w:r>
        <w:br/>
      </w:r>
      <w:r>
        <w:rPr>
          <w:rStyle w:val="VerbatimChar"/>
        </w:rPr>
        <w:t xml:space="preserve">## </w:t>
      </w:r>
      <w:r>
        <w:br/>
      </w:r>
      <w:r>
        <w:rPr>
          <w:rStyle w:val="VerbatimChar"/>
        </w:rPr>
        <w:t>## $spontaneous</w:t>
      </w:r>
      <w:r>
        <w:br/>
      </w:r>
      <w:r>
        <w:rPr>
          <w:rStyle w:val="VerbatimChar"/>
        </w:rPr>
        <w:t xml:space="preserve">## </w:t>
      </w:r>
      <w:r>
        <w:br/>
      </w:r>
      <w:r>
        <w:rPr>
          <w:rStyle w:val="VerbatimChar"/>
        </w:rPr>
        <w:t xml:space="preserve">##         0         1 2 or more </w:t>
      </w:r>
      <w:r>
        <w:br/>
      </w:r>
      <w:r>
        <w:rPr>
          <w:rStyle w:val="VerbatimChar"/>
        </w:rPr>
        <w:t xml:space="preserve">##       113        40        12 </w:t>
      </w:r>
      <w:r>
        <w:br/>
      </w:r>
      <w:r>
        <w:rPr>
          <w:rStyle w:val="VerbatimChar"/>
        </w:rPr>
        <w:t xml:space="preserve">## </w:t>
      </w:r>
      <w:r>
        <w:br/>
      </w:r>
      <w:r>
        <w:rPr>
          <w:rStyle w:val="VerbatimChar"/>
        </w:rPr>
        <w:t xml:space="preserve">## -------------------------------------------------------- </w:t>
      </w:r>
      <w:r>
        <w:br/>
      </w:r>
      <w:r>
        <w:rPr>
          <w:rStyle w:val="VerbatimChar"/>
        </w:rPr>
        <w:t>## infert$case: case</w:t>
      </w:r>
      <w:r>
        <w:br/>
      </w:r>
      <w:r>
        <w:rPr>
          <w:rStyle w:val="VerbatimChar"/>
        </w:rPr>
        <w:t>## $education</w:t>
      </w:r>
      <w:r>
        <w:br/>
      </w:r>
      <w:r>
        <w:rPr>
          <w:rStyle w:val="VerbatimChar"/>
        </w:rPr>
        <w:t xml:space="preserve">## </w:t>
      </w:r>
      <w:r>
        <w:br/>
      </w:r>
      <w:r>
        <w:rPr>
          <w:rStyle w:val="VerbatimChar"/>
        </w:rPr>
        <w:t xml:space="preserve">##  0-5yrs 6-11yrs 12+ yrs </w:t>
      </w:r>
      <w:r>
        <w:br/>
      </w:r>
      <w:r>
        <w:rPr>
          <w:rStyle w:val="VerbatimChar"/>
        </w:rPr>
        <w:t xml:space="preserve">##       4      40      39 </w:t>
      </w:r>
      <w:r>
        <w:br/>
      </w:r>
      <w:r>
        <w:rPr>
          <w:rStyle w:val="VerbatimChar"/>
        </w:rPr>
        <w:t xml:space="preserve">## </w:t>
      </w:r>
      <w:r>
        <w:br/>
      </w:r>
      <w:r>
        <w:rPr>
          <w:rStyle w:val="VerbatimChar"/>
        </w:rPr>
        <w:t>## $induced</w:t>
      </w:r>
      <w:r>
        <w:br/>
      </w:r>
      <w:r>
        <w:rPr>
          <w:rStyle w:val="VerbatimChar"/>
        </w:rPr>
        <w:t xml:space="preserve">## </w:t>
      </w:r>
      <w:r>
        <w:br/>
      </w:r>
      <w:r>
        <w:rPr>
          <w:rStyle w:val="VerbatimChar"/>
        </w:rPr>
        <w:t xml:space="preserve">##         0         1 2 or more </w:t>
      </w:r>
      <w:r>
        <w:br/>
      </w:r>
      <w:r>
        <w:rPr>
          <w:rStyle w:val="VerbatimChar"/>
        </w:rPr>
        <w:t xml:space="preserve">##        47        23        13 </w:t>
      </w:r>
      <w:r>
        <w:br/>
      </w:r>
      <w:r>
        <w:rPr>
          <w:rStyle w:val="VerbatimChar"/>
        </w:rPr>
        <w:t xml:space="preserve">## </w:t>
      </w:r>
      <w:r>
        <w:br/>
      </w:r>
      <w:r>
        <w:rPr>
          <w:rStyle w:val="VerbatimChar"/>
        </w:rPr>
        <w:t>## $spontaneous</w:t>
      </w:r>
      <w:r>
        <w:br/>
      </w:r>
      <w:r>
        <w:rPr>
          <w:rStyle w:val="VerbatimChar"/>
        </w:rPr>
        <w:t xml:space="preserve">## </w:t>
      </w:r>
      <w:r>
        <w:br/>
      </w:r>
      <w:r>
        <w:rPr>
          <w:rStyle w:val="VerbatimChar"/>
        </w:rPr>
        <w:t xml:space="preserve">##         0         1 2 or more </w:t>
      </w:r>
      <w:r>
        <w:br/>
      </w:r>
      <w:r>
        <w:rPr>
          <w:rStyle w:val="VerbatimChar"/>
        </w:rPr>
        <w:t>##        28        31        24</w:t>
      </w:r>
    </w:p>
    <w:p w:rsidR="002575C0" w:rsidRDefault="002575C0" w:rsidP="002575C0">
      <w:pPr>
        <w:pStyle w:val="SourceCode"/>
      </w:pPr>
      <w:proofErr w:type="gramStart"/>
      <w:r>
        <w:rPr>
          <w:rStyle w:val="KeywordTok"/>
        </w:rPr>
        <w:t>by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 xml:space="preserve">(x, </w:t>
      </w:r>
      <w:r>
        <w:rPr>
          <w:rStyle w:val="ControlFlowTok"/>
        </w:rPr>
        <w:t>function</w:t>
      </w:r>
      <w:r>
        <w:rPr>
          <w:rStyle w:val="NormalTok"/>
        </w:rPr>
        <w:t xml:space="preserve">(x) </w:t>
      </w:r>
      <w:r>
        <w:rPr>
          <w:rStyle w:val="KeywordTok"/>
        </w:rPr>
        <w:t>prop.table</w:t>
      </w:r>
      <w:r>
        <w:rPr>
          <w:rStyle w:val="NormalTok"/>
        </w:rPr>
        <w:t>(</w:t>
      </w:r>
      <w:r>
        <w:rPr>
          <w:rStyle w:val="KeywordTok"/>
        </w:rPr>
        <w:t>table</w:t>
      </w:r>
      <w:r>
        <w:rPr>
          <w:rStyle w:val="NormalTok"/>
        </w:rPr>
        <w:t>(x))))</w:t>
      </w:r>
    </w:p>
    <w:p w:rsidR="002575C0" w:rsidRDefault="002575C0" w:rsidP="002575C0">
      <w:pPr>
        <w:pStyle w:val="SourceCode"/>
      </w:pPr>
      <w:r>
        <w:rPr>
          <w:rStyle w:val="VerbatimChar"/>
        </w:rPr>
        <w:t>## infert$case: control</w:t>
      </w:r>
      <w:r>
        <w:br/>
      </w:r>
      <w:r>
        <w:rPr>
          <w:rStyle w:val="VerbatimChar"/>
        </w:rPr>
        <w:t>## $education</w:t>
      </w:r>
      <w:r>
        <w:br/>
      </w:r>
      <w:r>
        <w:rPr>
          <w:rStyle w:val="VerbatimChar"/>
        </w:rPr>
        <w:t>## x</w:t>
      </w:r>
      <w:r>
        <w:br/>
      </w:r>
      <w:r>
        <w:rPr>
          <w:rStyle w:val="VerbatimChar"/>
        </w:rPr>
        <w:t xml:space="preserve">##     0-5yrs    6-11yrs    12+ yrs </w:t>
      </w:r>
      <w:r>
        <w:br/>
      </w:r>
      <w:r>
        <w:rPr>
          <w:rStyle w:val="VerbatimChar"/>
        </w:rPr>
        <w:t xml:space="preserve">## 0.04848485 0.48484848 0.46666667 </w:t>
      </w:r>
      <w:r>
        <w:br/>
      </w:r>
      <w:r>
        <w:rPr>
          <w:rStyle w:val="VerbatimChar"/>
        </w:rPr>
        <w:t xml:space="preserve">## </w:t>
      </w:r>
      <w:r>
        <w:br/>
      </w:r>
      <w:r>
        <w:rPr>
          <w:rStyle w:val="VerbatimChar"/>
        </w:rPr>
        <w:t>## $induced</w:t>
      </w:r>
      <w:r>
        <w:br/>
      </w:r>
      <w:r>
        <w:rPr>
          <w:rStyle w:val="VerbatimChar"/>
        </w:rPr>
        <w:lastRenderedPageBreak/>
        <w:t>## x</w:t>
      </w:r>
      <w:r>
        <w:br/>
      </w:r>
      <w:r>
        <w:rPr>
          <w:rStyle w:val="VerbatimChar"/>
        </w:rPr>
        <w:t xml:space="preserve">##         0         1 2 or more </w:t>
      </w:r>
      <w:r>
        <w:br/>
      </w:r>
      <w:r>
        <w:rPr>
          <w:rStyle w:val="VerbatimChar"/>
        </w:rPr>
        <w:t xml:space="preserve">## 0.5818182 0.2727273 0.1454545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xml:space="preserve">## 0.68484848 0.24242424 0.07272727 </w:t>
      </w:r>
      <w:r>
        <w:br/>
      </w:r>
      <w:r>
        <w:rPr>
          <w:rStyle w:val="VerbatimChar"/>
        </w:rPr>
        <w:t xml:space="preserve">## </w:t>
      </w:r>
      <w:r>
        <w:br/>
      </w:r>
      <w:r>
        <w:rPr>
          <w:rStyle w:val="VerbatimChar"/>
        </w:rPr>
        <w:t xml:space="preserve">## -------------------------------------------------------- </w:t>
      </w:r>
      <w:r>
        <w:br/>
      </w:r>
      <w:r>
        <w:rPr>
          <w:rStyle w:val="VerbatimChar"/>
        </w:rPr>
        <w:t>## infert$case: case</w:t>
      </w:r>
      <w:r>
        <w:br/>
      </w:r>
      <w:r>
        <w:rPr>
          <w:rStyle w:val="VerbatimChar"/>
        </w:rPr>
        <w:t>## $education</w:t>
      </w:r>
      <w:r>
        <w:br/>
      </w:r>
      <w:r>
        <w:rPr>
          <w:rStyle w:val="VerbatimChar"/>
        </w:rPr>
        <w:t>## x</w:t>
      </w:r>
      <w:r>
        <w:br/>
      </w:r>
      <w:r>
        <w:rPr>
          <w:rStyle w:val="VerbatimChar"/>
        </w:rPr>
        <w:t xml:space="preserve">##     0-5yrs    6-11yrs    12+ yrs </w:t>
      </w:r>
      <w:r>
        <w:br/>
      </w:r>
      <w:r>
        <w:rPr>
          <w:rStyle w:val="VerbatimChar"/>
        </w:rPr>
        <w:t xml:space="preserve">## 0.04819277 0.48192771 0.46987952 </w:t>
      </w:r>
      <w:r>
        <w:br/>
      </w:r>
      <w:r>
        <w:rPr>
          <w:rStyle w:val="VerbatimChar"/>
        </w:rPr>
        <w:t xml:space="preserve">## </w:t>
      </w:r>
      <w:r>
        <w:br/>
      </w:r>
      <w:r>
        <w:rPr>
          <w:rStyle w:val="VerbatimChar"/>
        </w:rPr>
        <w:t>## $induced</w:t>
      </w:r>
      <w:r>
        <w:br/>
      </w:r>
      <w:r>
        <w:rPr>
          <w:rStyle w:val="VerbatimChar"/>
        </w:rPr>
        <w:t>## x</w:t>
      </w:r>
      <w:r>
        <w:br/>
      </w:r>
      <w:r>
        <w:rPr>
          <w:rStyle w:val="VerbatimChar"/>
        </w:rPr>
        <w:t xml:space="preserve">##         0         1 2 or more </w:t>
      </w:r>
      <w:r>
        <w:br/>
      </w:r>
      <w:r>
        <w:rPr>
          <w:rStyle w:val="VerbatimChar"/>
        </w:rPr>
        <w:t xml:space="preserve">## 0.5662651 0.2771084 0.1566265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0.3373494 0.3734940 0.2891566</w:t>
      </w:r>
    </w:p>
    <w:p w:rsidR="002575C0" w:rsidRDefault="002575C0" w:rsidP="002575C0">
      <w:pPr>
        <w:pStyle w:val="SourceCode"/>
      </w:pPr>
      <w:proofErr w:type="gramStart"/>
      <w:r>
        <w:rPr>
          <w:rStyle w:val="KeywordTok"/>
        </w:rPr>
        <w:t>by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 xml:space="preserve">(x, </w:t>
      </w:r>
      <w:r>
        <w:rPr>
          <w:rStyle w:val="ControlFlowTok"/>
        </w:rPr>
        <w:t>function</w:t>
      </w:r>
      <w:r>
        <w:rPr>
          <w:rStyle w:val="NormalTok"/>
        </w:rPr>
        <w:t xml:space="preserve">(x) </w:t>
      </w:r>
      <w:r>
        <w:rPr>
          <w:rStyle w:val="KeywordTok"/>
        </w:rPr>
        <w:t>prop.table</w:t>
      </w:r>
      <w:r>
        <w:rPr>
          <w:rStyle w:val="NormalTok"/>
        </w:rPr>
        <w:t>(</w:t>
      </w:r>
      <w:r>
        <w:rPr>
          <w:rStyle w:val="KeywordTok"/>
        </w:rPr>
        <w:t>table</w:t>
      </w:r>
      <w:r>
        <w:rPr>
          <w:rStyle w:val="NormalTok"/>
        </w:rPr>
        <w:t>(x))</w:t>
      </w:r>
      <w:r>
        <w:rPr>
          <w:rStyle w:val="OperatorTok"/>
        </w:rPr>
        <w:t>*</w:t>
      </w:r>
      <w:r>
        <w:rPr>
          <w:rStyle w:val="DecValTok"/>
        </w:rPr>
        <w:t>100</w:t>
      </w:r>
      <w:r>
        <w:rPr>
          <w:rStyle w:val="NormalTok"/>
        </w:rPr>
        <w:t>))</w:t>
      </w:r>
    </w:p>
    <w:p w:rsidR="002575C0" w:rsidRDefault="002575C0" w:rsidP="002575C0">
      <w:pPr>
        <w:pStyle w:val="SourceCode"/>
      </w:pPr>
      <w:r>
        <w:rPr>
          <w:rStyle w:val="VerbatimChar"/>
        </w:rPr>
        <w:t>## infert$case: control</w:t>
      </w:r>
      <w:r>
        <w:br/>
      </w:r>
      <w:r>
        <w:rPr>
          <w:rStyle w:val="VerbatimChar"/>
        </w:rPr>
        <w:t>## $education</w:t>
      </w:r>
      <w:r>
        <w:br/>
      </w:r>
      <w:r>
        <w:rPr>
          <w:rStyle w:val="VerbatimChar"/>
        </w:rPr>
        <w:t>## x</w:t>
      </w:r>
      <w:r>
        <w:br/>
      </w:r>
      <w:r>
        <w:rPr>
          <w:rStyle w:val="VerbatimChar"/>
        </w:rPr>
        <w:t xml:space="preserve">##    0-5yrs   6-11yrs   12+ yrs </w:t>
      </w:r>
      <w:r>
        <w:br/>
      </w:r>
      <w:r>
        <w:rPr>
          <w:rStyle w:val="VerbatimChar"/>
        </w:rPr>
        <w:t xml:space="preserve">##  4.848485 48.484848 46.666667 </w:t>
      </w:r>
      <w:r>
        <w:br/>
      </w:r>
      <w:r>
        <w:rPr>
          <w:rStyle w:val="VerbatimChar"/>
        </w:rPr>
        <w:t xml:space="preserve">## </w:t>
      </w:r>
      <w:r>
        <w:br/>
      </w:r>
      <w:r>
        <w:rPr>
          <w:rStyle w:val="VerbatimChar"/>
        </w:rPr>
        <w:t>## $induced</w:t>
      </w:r>
      <w:r>
        <w:br/>
      </w:r>
      <w:r>
        <w:rPr>
          <w:rStyle w:val="VerbatimChar"/>
        </w:rPr>
        <w:t>## x</w:t>
      </w:r>
      <w:r>
        <w:br/>
      </w:r>
      <w:r>
        <w:rPr>
          <w:rStyle w:val="VerbatimChar"/>
        </w:rPr>
        <w:t xml:space="preserve">##         0         1 2 or more </w:t>
      </w:r>
      <w:r>
        <w:br/>
      </w:r>
      <w:r>
        <w:rPr>
          <w:rStyle w:val="VerbatimChar"/>
        </w:rPr>
        <w:t xml:space="preserve">##  58.18182  27.27273  14.54545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xml:space="preserve">## 68.484848 24.242424  7.272727 </w:t>
      </w:r>
      <w:r>
        <w:br/>
      </w:r>
      <w:r>
        <w:rPr>
          <w:rStyle w:val="VerbatimChar"/>
        </w:rPr>
        <w:t xml:space="preserve">## </w:t>
      </w:r>
      <w:r>
        <w:br/>
      </w:r>
      <w:r>
        <w:rPr>
          <w:rStyle w:val="VerbatimChar"/>
        </w:rPr>
        <w:t xml:space="preserve">## -------------------------------------------------------- </w:t>
      </w:r>
      <w:r>
        <w:br/>
      </w:r>
      <w:r>
        <w:rPr>
          <w:rStyle w:val="VerbatimChar"/>
        </w:rPr>
        <w:t>## infert$case: case</w:t>
      </w:r>
      <w:r>
        <w:br/>
      </w:r>
      <w:r>
        <w:rPr>
          <w:rStyle w:val="VerbatimChar"/>
        </w:rPr>
        <w:t>## $education</w:t>
      </w:r>
      <w:r>
        <w:br/>
      </w:r>
      <w:r>
        <w:rPr>
          <w:rStyle w:val="VerbatimChar"/>
        </w:rPr>
        <w:t>## x</w:t>
      </w:r>
      <w:r>
        <w:br/>
      </w:r>
      <w:r>
        <w:rPr>
          <w:rStyle w:val="VerbatimChar"/>
        </w:rPr>
        <w:t xml:space="preserve">##    0-5yrs   6-11yrs   12+ yrs </w:t>
      </w:r>
      <w:r>
        <w:br/>
      </w:r>
      <w:r>
        <w:rPr>
          <w:rStyle w:val="VerbatimChar"/>
        </w:rPr>
        <w:lastRenderedPageBreak/>
        <w:t xml:space="preserve">##  4.819277 48.192771 46.987952 </w:t>
      </w:r>
      <w:r>
        <w:br/>
      </w:r>
      <w:r>
        <w:rPr>
          <w:rStyle w:val="VerbatimChar"/>
        </w:rPr>
        <w:t xml:space="preserve">## </w:t>
      </w:r>
      <w:r>
        <w:br/>
      </w:r>
      <w:r>
        <w:rPr>
          <w:rStyle w:val="VerbatimChar"/>
        </w:rPr>
        <w:t>## $induced</w:t>
      </w:r>
      <w:r>
        <w:br/>
      </w:r>
      <w:r>
        <w:rPr>
          <w:rStyle w:val="VerbatimChar"/>
        </w:rPr>
        <w:t>## x</w:t>
      </w:r>
      <w:r>
        <w:br/>
      </w:r>
      <w:r>
        <w:rPr>
          <w:rStyle w:val="VerbatimChar"/>
        </w:rPr>
        <w:t xml:space="preserve">##         0         1 2 or more </w:t>
      </w:r>
      <w:r>
        <w:br/>
      </w:r>
      <w:r>
        <w:rPr>
          <w:rStyle w:val="VerbatimChar"/>
        </w:rPr>
        <w:t xml:space="preserve">##  56.62651  27.71084  15.66265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33.73494  37.34940  28.91566</w:t>
      </w:r>
    </w:p>
    <w:p w:rsidR="002575C0" w:rsidRDefault="002575C0" w:rsidP="002575C0">
      <w:pPr>
        <w:pStyle w:val="FirstParagraph"/>
      </w:pPr>
      <w:r>
        <w:t xml:space="preserve">Please note that simply replacing </w:t>
      </w:r>
      <w:proofErr w:type="gramStart"/>
      <w:r>
        <w:rPr>
          <w:rStyle w:val="VerbatimChar"/>
        </w:rPr>
        <w:t>table(</w:t>
      </w:r>
      <w:proofErr w:type="gramEnd"/>
      <w:r>
        <w:rPr>
          <w:rStyle w:val="VerbatimChar"/>
        </w:rPr>
        <w:t>)</w:t>
      </w:r>
      <w:r>
        <w:t xml:space="preserve"> for </w:t>
      </w:r>
      <w:r>
        <w:rPr>
          <w:rStyle w:val="VerbatimChar"/>
        </w:rPr>
        <w:t>summary()</w:t>
      </w:r>
      <w:r>
        <w:t xml:space="preserve"> as in </w:t>
      </w:r>
      <w:r>
        <w:rPr>
          <w:rStyle w:val="VerbatimChar"/>
        </w:rPr>
        <w:t>by(infert[c("education", "induced", "spontaneous")], infert$case, table)</w:t>
      </w:r>
      <w:r>
        <w:t xml:space="preserve"> will not work as intended. </w:t>
      </w:r>
      <w:r>
        <w:rPr>
          <w:rStyle w:val="VerbatimChar"/>
        </w:rPr>
        <w:t>education</w:t>
      </w:r>
      <w:r>
        <w:t xml:space="preserve"> will be nested in </w:t>
      </w:r>
      <w:r>
        <w:rPr>
          <w:rStyle w:val="VerbatimChar"/>
        </w:rPr>
        <w:t>induced</w:t>
      </w:r>
      <w:r>
        <w:t xml:space="preserve">, which is nested in </w:t>
      </w:r>
      <w:r>
        <w:rPr>
          <w:rStyle w:val="VerbatimChar"/>
        </w:rPr>
        <w:t>spontaneous</w:t>
      </w:r>
      <w:r>
        <w:t xml:space="preserve">, listed by </w:t>
      </w:r>
      <w:r>
        <w:rPr>
          <w:rStyle w:val="VerbatimChar"/>
        </w:rPr>
        <w:t>case</w:t>
      </w:r>
      <w:r>
        <w:t xml:space="preserve"> instead. And yes, to obtain the proportions and percentages, it gets slightly more complicated as we have to specify </w:t>
      </w:r>
      <w:proofErr w:type="gramStart"/>
      <w:r>
        <w:rPr>
          <w:rStyle w:val="VerbatimChar"/>
        </w:rPr>
        <w:t>function(</w:t>
      </w:r>
      <w:proofErr w:type="gramEnd"/>
      <w:r>
        <w:rPr>
          <w:rStyle w:val="VerbatimChar"/>
        </w:rPr>
        <w:t>)</w:t>
      </w:r>
      <w:r>
        <w:t xml:space="preserve"> twice in </w:t>
      </w:r>
      <w:r>
        <w:rPr>
          <w:rStyle w:val="VerbatimChar"/>
        </w:rPr>
        <w:t>by()</w:t>
      </w:r>
      <w:r>
        <w:t>.</w:t>
      </w:r>
    </w:p>
    <w:p w:rsidR="002575C0" w:rsidRDefault="002575C0" w:rsidP="002575C0">
      <w:pPr>
        <w:pStyle w:val="Heading3"/>
      </w:pPr>
      <w:bookmarkStart w:id="220" w:name="__RefHeading___Toc9311_1980654227"/>
      <w:bookmarkStart w:id="221" w:name="cross-tabulation"/>
      <w:bookmarkStart w:id="222" w:name="_Toc529195236"/>
      <w:bookmarkStart w:id="223" w:name="_Toc530050422"/>
      <w:bookmarkEnd w:id="220"/>
      <w:bookmarkEnd w:id="221"/>
      <w:r>
        <w:t>Cross-tabulation</w:t>
      </w:r>
      <w:bookmarkEnd w:id="222"/>
      <w:bookmarkEnd w:id="223"/>
    </w:p>
    <w:p w:rsidR="002575C0" w:rsidRDefault="002575C0" w:rsidP="002575C0">
      <w:pPr>
        <w:pStyle w:val="FirstParagraph"/>
      </w:pPr>
      <w:proofErr w:type="gramStart"/>
      <w:r>
        <w:t>As long as</w:t>
      </w:r>
      <w:proofErr w:type="gramEnd"/>
      <w:r>
        <w:t xml:space="preserve"> the categorical variables are already </w:t>
      </w:r>
      <w:r>
        <w:rPr>
          <w:rStyle w:val="VerbatimChar"/>
        </w:rPr>
        <w:t>factor</w:t>
      </w:r>
      <w:r>
        <w:t>ed properly, there should not be a problem to obtain the cross-tabulation</w:t>
      </w:r>
      <w:r>
        <w:fldChar w:fldCharType="begin"/>
      </w:r>
      <w:r>
        <w:instrText xml:space="preserve"> XE "cross-tabulation" </w:instrText>
      </w:r>
      <w:r>
        <w:fldChar w:fldCharType="end"/>
      </w:r>
      <w:r>
        <w:t xml:space="preserve"> tables. For </w:t>
      </w:r>
      <w:proofErr w:type="gramStart"/>
      <w:r>
        <w:t>example</w:t>
      </w:r>
      <w:proofErr w:type="gramEnd"/>
      <w:r>
        <w:t xml:space="preserve"> between </w:t>
      </w:r>
      <w:r>
        <w:rPr>
          <w:rStyle w:val="VerbatimChar"/>
        </w:rPr>
        <w:t>education</w:t>
      </w:r>
      <w:r>
        <w:t xml:space="preserve"> and </w:t>
      </w:r>
      <w:r>
        <w:rPr>
          <w:rStyle w:val="VerbatimChar"/>
        </w:rPr>
        <w:t>case</w:t>
      </w:r>
      <w:r>
        <w:t>,</w:t>
      </w:r>
    </w:p>
    <w:p w:rsidR="002575C0" w:rsidRDefault="002575C0" w:rsidP="002575C0">
      <w:pPr>
        <w:pStyle w:val="SourceCode"/>
      </w:pPr>
      <w:proofErr w:type="gramStart"/>
      <w:r>
        <w:rPr>
          <w:rStyle w:val="KeywordTok"/>
        </w:rPr>
        <w:t>table</w:t>
      </w:r>
      <w:r>
        <w:rPr>
          <w:rStyle w:val="NormalTok"/>
        </w:rPr>
        <w:t>(</w:t>
      </w:r>
      <w:proofErr w:type="gramEnd"/>
      <w:r>
        <w:rPr>
          <w:rStyle w:val="NormalTok"/>
        </w:rPr>
        <w:t>infert</w:t>
      </w:r>
      <w:r>
        <w:rPr>
          <w:rStyle w:val="OperatorTok"/>
        </w:rPr>
        <w:t>$</w:t>
      </w:r>
      <w:r>
        <w:rPr>
          <w:rStyle w:val="NormalTok"/>
        </w:rPr>
        <w:t>education, infert</w:t>
      </w:r>
      <w:r>
        <w:rPr>
          <w:rStyle w:val="OperatorTok"/>
        </w:rPr>
        <w:t>$</w:t>
      </w:r>
      <w:r>
        <w:rPr>
          <w:rStyle w:val="NormalTok"/>
        </w:rPr>
        <w:t>case)</w:t>
      </w:r>
    </w:p>
    <w:p w:rsidR="002575C0" w:rsidRDefault="002575C0" w:rsidP="002575C0">
      <w:pPr>
        <w:pStyle w:val="SourceCode"/>
      </w:pPr>
      <w:r>
        <w:rPr>
          <w:rStyle w:val="VerbatimChar"/>
        </w:rPr>
        <w:t xml:space="preserve">##          </w:t>
      </w:r>
      <w:r>
        <w:br/>
      </w:r>
      <w:r>
        <w:rPr>
          <w:rStyle w:val="VerbatimChar"/>
        </w:rPr>
        <w:t>##           control case</w:t>
      </w:r>
      <w:r>
        <w:br/>
      </w:r>
      <w:r>
        <w:rPr>
          <w:rStyle w:val="VerbatimChar"/>
        </w:rPr>
        <w:t>##   0-5yrs        8    4</w:t>
      </w:r>
      <w:r>
        <w:br/>
      </w:r>
      <w:r>
        <w:rPr>
          <w:rStyle w:val="VerbatimChar"/>
        </w:rPr>
        <w:t>##   6-11yrs      80   40</w:t>
      </w:r>
      <w:r>
        <w:br/>
      </w:r>
      <w:r>
        <w:rPr>
          <w:rStyle w:val="VerbatimChar"/>
        </w:rPr>
        <w:t>##   12+ yrs      77   39</w:t>
      </w:r>
    </w:p>
    <w:p w:rsidR="002575C0" w:rsidRDefault="002575C0" w:rsidP="002575C0">
      <w:pPr>
        <w:pStyle w:val="FirstParagraph"/>
      </w:pPr>
      <w:r>
        <w:t xml:space="preserve">We may also include row and column headers, just like </w:t>
      </w:r>
      <w:proofErr w:type="gramStart"/>
      <w:r>
        <w:rPr>
          <w:rStyle w:val="VerbatimChar"/>
        </w:rPr>
        <w:t>cbind(</w:t>
      </w:r>
      <w:proofErr w:type="gramEnd"/>
      <w:r>
        <w:rPr>
          <w:rStyle w:val="VerbatimChar"/>
        </w:rPr>
        <w:t>)</w:t>
      </w:r>
      <w:r>
        <w:t>,</w:t>
      </w:r>
    </w:p>
    <w:p w:rsidR="002575C0" w:rsidRDefault="002575C0" w:rsidP="002575C0">
      <w:pPr>
        <w:pStyle w:val="SourceCode"/>
      </w:pPr>
      <w:proofErr w:type="gramStart"/>
      <w:r>
        <w:rPr>
          <w:rStyle w:val="KeywordTok"/>
        </w:rPr>
        <w:t>table</w:t>
      </w:r>
      <w:r>
        <w:rPr>
          <w:rStyle w:val="NormalTok"/>
        </w:rPr>
        <w:t>(</w:t>
      </w:r>
      <w:proofErr w:type="gramEnd"/>
      <w:r>
        <w:rPr>
          <w:rStyle w:val="DataTypeTok"/>
        </w:rPr>
        <w:t>education =</w:t>
      </w:r>
      <w:r>
        <w:rPr>
          <w:rStyle w:val="NormalTok"/>
        </w:rPr>
        <w:t xml:space="preserve"> infert</w:t>
      </w:r>
      <w:r>
        <w:rPr>
          <w:rStyle w:val="OperatorTok"/>
        </w:rPr>
        <w:t>$</w:t>
      </w:r>
      <w:r>
        <w:rPr>
          <w:rStyle w:val="NormalTok"/>
        </w:rPr>
        <w:t xml:space="preserve">education, </w:t>
      </w:r>
      <w:r>
        <w:rPr>
          <w:rStyle w:val="DataTypeTok"/>
        </w:rPr>
        <w:t>case =</w:t>
      </w:r>
      <w:r>
        <w:rPr>
          <w:rStyle w:val="NormalTok"/>
        </w:rPr>
        <w:t xml:space="preserve"> infert</w:t>
      </w:r>
      <w:r>
        <w:rPr>
          <w:rStyle w:val="OperatorTok"/>
        </w:rPr>
        <w:t>$</w:t>
      </w:r>
      <w:r>
        <w:rPr>
          <w:rStyle w:val="NormalTok"/>
        </w:rPr>
        <w:t>case)</w:t>
      </w:r>
    </w:p>
    <w:p w:rsidR="002575C0" w:rsidRDefault="002575C0" w:rsidP="002575C0">
      <w:pPr>
        <w:pStyle w:val="SourceCode"/>
      </w:pPr>
      <w:r>
        <w:rPr>
          <w:rStyle w:val="VerbatimChar"/>
        </w:rPr>
        <w:t>##          case</w:t>
      </w:r>
      <w:r>
        <w:br/>
      </w:r>
      <w:r>
        <w:rPr>
          <w:rStyle w:val="VerbatimChar"/>
        </w:rPr>
        <w:t>## education control case</w:t>
      </w:r>
      <w:r>
        <w:br/>
      </w:r>
      <w:r>
        <w:rPr>
          <w:rStyle w:val="VerbatimChar"/>
        </w:rPr>
        <w:t>##   0-5yrs        8    4</w:t>
      </w:r>
      <w:r>
        <w:br/>
      </w:r>
      <w:r>
        <w:rPr>
          <w:rStyle w:val="VerbatimChar"/>
        </w:rPr>
        <w:t>##   6-11yrs      80   40</w:t>
      </w:r>
      <w:r>
        <w:br/>
      </w:r>
      <w:r>
        <w:rPr>
          <w:rStyle w:val="VerbatimChar"/>
        </w:rPr>
        <w:t>##   12+ yrs      77   39</w:t>
      </w:r>
    </w:p>
    <w:p w:rsidR="002575C0" w:rsidRDefault="002575C0" w:rsidP="002575C0">
      <w:pPr>
        <w:pStyle w:val="FirstParagraph"/>
      </w:pPr>
      <w:r>
        <w:t xml:space="preserve">Since we are familiar with the powerful </w:t>
      </w:r>
      <w:proofErr w:type="gramStart"/>
      <w:r>
        <w:rPr>
          <w:rStyle w:val="VerbatimChar"/>
        </w:rPr>
        <w:t>lappy(</w:t>
      </w:r>
      <w:proofErr w:type="gramEnd"/>
      <w:r>
        <w:rPr>
          <w:rStyle w:val="VerbatimChar"/>
        </w:rPr>
        <w:t>)</w:t>
      </w:r>
      <w:r>
        <w:t xml:space="preserve">, we can use it to get cross-tabulation of all of the factors with </w:t>
      </w:r>
      <w:r>
        <w:rPr>
          <w:rStyle w:val="VerbatimChar"/>
        </w:rPr>
        <w:t>case</w:t>
      </w:r>
      <w:r>
        <w:t xml:space="preserve"> status,</w:t>
      </w:r>
    </w:p>
    <w:p w:rsidR="002575C0" w:rsidRDefault="002575C0" w:rsidP="002575C0">
      <w:pPr>
        <w:pStyle w:val="SourceCode"/>
      </w:pPr>
      <w:proofErr w:type="gramStart"/>
      <w:r>
        <w:rPr>
          <w:rStyle w:val="KeywordTok"/>
        </w:rPr>
        <w:t>lapply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xml:space="preserve">)], </w:t>
      </w:r>
      <w:r>
        <w:br/>
      </w:r>
      <w:r>
        <w:rPr>
          <w:rStyle w:val="NormalTok"/>
        </w:rPr>
        <w:t xml:space="preserve">       </w:t>
      </w:r>
      <w:r>
        <w:rPr>
          <w:rStyle w:val="ControlFlowTok"/>
        </w:rPr>
        <w:t>function</w:t>
      </w:r>
      <w:r>
        <w:rPr>
          <w:rStyle w:val="NormalTok"/>
        </w:rPr>
        <w:t xml:space="preserve">(x) </w:t>
      </w:r>
      <w:r>
        <w:rPr>
          <w:rStyle w:val="KeywordTok"/>
        </w:rPr>
        <w:t>table</w:t>
      </w:r>
      <w:r>
        <w:rPr>
          <w:rStyle w:val="NormalTok"/>
        </w:rPr>
        <w:t>(x, infert</w:t>
      </w:r>
      <w:r>
        <w:rPr>
          <w:rStyle w:val="OperatorTok"/>
        </w:rPr>
        <w:t>$</w:t>
      </w:r>
      <w:r>
        <w:rPr>
          <w:rStyle w:val="NormalTok"/>
        </w:rPr>
        <w:t>case))</w:t>
      </w:r>
    </w:p>
    <w:p w:rsidR="002575C0" w:rsidRDefault="002575C0" w:rsidP="002575C0">
      <w:pPr>
        <w:pStyle w:val="SourceCode"/>
      </w:pPr>
      <w:r>
        <w:rPr>
          <w:rStyle w:val="VerbatimChar"/>
        </w:rPr>
        <w:t>## $education</w:t>
      </w:r>
      <w:r>
        <w:br/>
      </w:r>
      <w:r>
        <w:rPr>
          <w:rStyle w:val="VerbatimChar"/>
        </w:rPr>
        <w:t xml:space="preserve">##          </w:t>
      </w:r>
      <w:r>
        <w:br/>
      </w:r>
      <w:r>
        <w:rPr>
          <w:rStyle w:val="VerbatimChar"/>
        </w:rPr>
        <w:t>## x         control case</w:t>
      </w:r>
      <w:r>
        <w:br/>
      </w:r>
      <w:r>
        <w:rPr>
          <w:rStyle w:val="VerbatimChar"/>
        </w:rPr>
        <w:t>##   0-5yrs        8    4</w:t>
      </w:r>
      <w:r>
        <w:br/>
      </w:r>
      <w:r>
        <w:rPr>
          <w:rStyle w:val="VerbatimChar"/>
        </w:rPr>
        <w:lastRenderedPageBreak/>
        <w:t>##   6-11yrs      80   40</w:t>
      </w:r>
      <w:r>
        <w:br/>
      </w:r>
      <w:r>
        <w:rPr>
          <w:rStyle w:val="VerbatimChar"/>
        </w:rPr>
        <w:t>##   12+ yrs      77   39</w:t>
      </w:r>
      <w:r>
        <w:br/>
      </w:r>
      <w:r>
        <w:rPr>
          <w:rStyle w:val="VerbatimChar"/>
        </w:rPr>
        <w:t xml:space="preserve">## </w:t>
      </w:r>
      <w:r>
        <w:br/>
      </w:r>
      <w:r>
        <w:rPr>
          <w:rStyle w:val="VerbatimChar"/>
        </w:rPr>
        <w:t>## $induced</w:t>
      </w:r>
      <w:r>
        <w:br/>
      </w:r>
      <w:r>
        <w:rPr>
          <w:rStyle w:val="VerbatimChar"/>
        </w:rPr>
        <w:t xml:space="preserve">##            </w:t>
      </w:r>
      <w:r>
        <w:br/>
      </w:r>
      <w:r>
        <w:rPr>
          <w:rStyle w:val="VerbatimChar"/>
        </w:rPr>
        <w:t>## x           control case</w:t>
      </w:r>
      <w:r>
        <w:br/>
      </w:r>
      <w:r>
        <w:rPr>
          <w:rStyle w:val="VerbatimChar"/>
        </w:rPr>
        <w:t>##   0              96   47</w:t>
      </w:r>
      <w:r>
        <w:br/>
      </w:r>
      <w:r>
        <w:rPr>
          <w:rStyle w:val="VerbatimChar"/>
        </w:rPr>
        <w:t>##   1              45   23</w:t>
      </w:r>
      <w:r>
        <w:br/>
      </w:r>
      <w:r>
        <w:rPr>
          <w:rStyle w:val="VerbatimChar"/>
        </w:rPr>
        <w:t>##   2 or more      24   13</w:t>
      </w:r>
      <w:r>
        <w:br/>
      </w:r>
      <w:r>
        <w:rPr>
          <w:rStyle w:val="VerbatimChar"/>
        </w:rPr>
        <w:t xml:space="preserve">## </w:t>
      </w:r>
      <w:r>
        <w:br/>
      </w:r>
      <w:r>
        <w:rPr>
          <w:rStyle w:val="VerbatimChar"/>
        </w:rPr>
        <w:t>## $spontaneous</w:t>
      </w:r>
      <w:r>
        <w:br/>
      </w:r>
      <w:r>
        <w:rPr>
          <w:rStyle w:val="VerbatimChar"/>
        </w:rPr>
        <w:t xml:space="preserve">##            </w:t>
      </w:r>
      <w:r>
        <w:br/>
      </w:r>
      <w:r>
        <w:rPr>
          <w:rStyle w:val="VerbatimChar"/>
        </w:rPr>
        <w:t>## x           control case</w:t>
      </w:r>
      <w:r>
        <w:br/>
      </w:r>
      <w:r>
        <w:rPr>
          <w:rStyle w:val="VerbatimChar"/>
        </w:rPr>
        <w:t>##   0             113   28</w:t>
      </w:r>
      <w:r>
        <w:br/>
      </w:r>
      <w:r>
        <w:rPr>
          <w:rStyle w:val="VerbatimChar"/>
        </w:rPr>
        <w:t>##   1              40   31</w:t>
      </w:r>
      <w:r>
        <w:br/>
      </w:r>
      <w:r>
        <w:rPr>
          <w:rStyle w:val="VerbatimChar"/>
        </w:rPr>
        <w:t>##   2 or more      12   24</w:t>
      </w:r>
    </w:p>
    <w:p w:rsidR="002575C0" w:rsidRDefault="002575C0" w:rsidP="002575C0">
      <w:pPr>
        <w:pStyle w:val="FirstParagraph"/>
      </w:pPr>
      <w:r>
        <w:t xml:space="preserve">We may also view subgroup counts (nesting). Here, the cross-tabulation of </w:t>
      </w:r>
      <w:r>
        <w:rPr>
          <w:rStyle w:val="VerbatimChar"/>
        </w:rPr>
        <w:t>education</w:t>
      </w:r>
      <w:r>
        <w:t xml:space="preserve"> and </w:t>
      </w:r>
      <w:r>
        <w:rPr>
          <w:rStyle w:val="VerbatimChar"/>
        </w:rPr>
        <w:t>case</w:t>
      </w:r>
      <w:r>
        <w:t xml:space="preserve"> is nested within </w:t>
      </w:r>
      <w:r>
        <w:rPr>
          <w:rStyle w:val="VerbatimChar"/>
        </w:rPr>
        <w:t>induced</w:t>
      </w:r>
    </w:p>
    <w:p w:rsidR="002575C0" w:rsidRDefault="002575C0" w:rsidP="002575C0">
      <w:pPr>
        <w:pStyle w:val="SourceCode"/>
      </w:pPr>
      <w:proofErr w:type="gramStart"/>
      <w:r>
        <w:rPr>
          <w:rStyle w:val="KeywordTok"/>
        </w:rPr>
        <w:t>table</w:t>
      </w:r>
      <w:r>
        <w:rPr>
          <w:rStyle w:val="NormalTok"/>
        </w:rPr>
        <w:t>(</w:t>
      </w:r>
      <w:proofErr w:type="gramEnd"/>
      <w:r>
        <w:rPr>
          <w:rStyle w:val="NormalTok"/>
        </w:rPr>
        <w:t>infert</w:t>
      </w:r>
      <w:r>
        <w:rPr>
          <w:rStyle w:val="OperatorTok"/>
        </w:rPr>
        <w:t>$</w:t>
      </w:r>
      <w:r>
        <w:rPr>
          <w:rStyle w:val="NormalTok"/>
        </w:rPr>
        <w:t>education, infert</w:t>
      </w:r>
      <w:r>
        <w:rPr>
          <w:rStyle w:val="OperatorTok"/>
        </w:rPr>
        <w:t>$</w:t>
      </w:r>
      <w:r>
        <w:rPr>
          <w:rStyle w:val="NormalTok"/>
        </w:rPr>
        <w:t>case, infert</w:t>
      </w:r>
      <w:r>
        <w:rPr>
          <w:rStyle w:val="OperatorTok"/>
        </w:rPr>
        <w:t>$</w:t>
      </w:r>
      <w:r>
        <w:rPr>
          <w:rStyle w:val="NormalTok"/>
        </w:rPr>
        <w:t>induced)</w:t>
      </w:r>
    </w:p>
    <w:p w:rsidR="002575C0" w:rsidRDefault="002575C0" w:rsidP="002575C0">
      <w:pPr>
        <w:pStyle w:val="SourceCode"/>
      </w:pPr>
      <w:r>
        <w:rPr>
          <w:rStyle w:val="VerbatimChar"/>
        </w:rPr>
        <w:t>## , ,  = 0</w:t>
      </w:r>
      <w:r>
        <w:br/>
      </w:r>
      <w:r>
        <w:rPr>
          <w:rStyle w:val="VerbatimChar"/>
        </w:rPr>
        <w:t xml:space="preserve">## </w:t>
      </w:r>
      <w:r>
        <w:br/>
      </w:r>
      <w:r>
        <w:rPr>
          <w:rStyle w:val="VerbatimChar"/>
        </w:rPr>
        <w:t xml:space="preserve">##          </w:t>
      </w:r>
      <w:r>
        <w:br/>
      </w:r>
      <w:r>
        <w:rPr>
          <w:rStyle w:val="VerbatimChar"/>
        </w:rPr>
        <w:t>##           control case</w:t>
      </w:r>
      <w:r>
        <w:br/>
      </w:r>
      <w:r>
        <w:rPr>
          <w:rStyle w:val="VerbatimChar"/>
        </w:rPr>
        <w:t>##   0-5yrs        4    0</w:t>
      </w:r>
      <w:r>
        <w:br/>
      </w:r>
      <w:r>
        <w:rPr>
          <w:rStyle w:val="VerbatimChar"/>
        </w:rPr>
        <w:t>##   6-11yrs      57   21</w:t>
      </w:r>
      <w:r>
        <w:br/>
      </w:r>
      <w:r>
        <w:rPr>
          <w:rStyle w:val="VerbatimChar"/>
        </w:rPr>
        <w:t>##   12+ yrs      35   26</w:t>
      </w:r>
      <w:r>
        <w:br/>
      </w:r>
      <w:r>
        <w:rPr>
          <w:rStyle w:val="VerbatimChar"/>
        </w:rPr>
        <w:t xml:space="preserve">## </w:t>
      </w:r>
      <w:r>
        <w:br/>
      </w:r>
      <w:r>
        <w:rPr>
          <w:rStyle w:val="VerbatimChar"/>
        </w:rPr>
        <w:t>## , ,  = 1</w:t>
      </w:r>
      <w:r>
        <w:br/>
      </w:r>
      <w:r>
        <w:rPr>
          <w:rStyle w:val="VerbatimChar"/>
        </w:rPr>
        <w:t xml:space="preserve">## </w:t>
      </w:r>
      <w:r>
        <w:br/>
      </w:r>
      <w:r>
        <w:rPr>
          <w:rStyle w:val="VerbatimChar"/>
        </w:rPr>
        <w:t xml:space="preserve">##          </w:t>
      </w:r>
      <w:r>
        <w:br/>
      </w:r>
      <w:r>
        <w:rPr>
          <w:rStyle w:val="VerbatimChar"/>
        </w:rPr>
        <w:t>##           control case</w:t>
      </w:r>
      <w:r>
        <w:br/>
      </w:r>
      <w:r>
        <w:rPr>
          <w:rStyle w:val="VerbatimChar"/>
        </w:rPr>
        <w:t>##   0-5yrs        0    2</w:t>
      </w:r>
      <w:r>
        <w:br/>
      </w:r>
      <w:r>
        <w:rPr>
          <w:rStyle w:val="VerbatimChar"/>
        </w:rPr>
        <w:t>##   6-11yrs      16   11</w:t>
      </w:r>
      <w:r>
        <w:br/>
      </w:r>
      <w:r>
        <w:rPr>
          <w:rStyle w:val="VerbatimChar"/>
        </w:rPr>
        <w:t>##   12+ yrs      29   10</w:t>
      </w:r>
      <w:r>
        <w:br/>
      </w:r>
      <w:r>
        <w:rPr>
          <w:rStyle w:val="VerbatimChar"/>
        </w:rPr>
        <w:t xml:space="preserve">## </w:t>
      </w:r>
      <w:r>
        <w:br/>
      </w:r>
      <w:r>
        <w:rPr>
          <w:rStyle w:val="VerbatimChar"/>
        </w:rPr>
        <w:t>## , ,  = 2 or more</w:t>
      </w:r>
      <w:r>
        <w:br/>
      </w:r>
      <w:r>
        <w:rPr>
          <w:rStyle w:val="VerbatimChar"/>
        </w:rPr>
        <w:t xml:space="preserve">## </w:t>
      </w:r>
      <w:r>
        <w:br/>
      </w:r>
      <w:r>
        <w:rPr>
          <w:rStyle w:val="VerbatimChar"/>
        </w:rPr>
        <w:t xml:space="preserve">##          </w:t>
      </w:r>
      <w:r>
        <w:br/>
      </w:r>
      <w:r>
        <w:rPr>
          <w:rStyle w:val="VerbatimChar"/>
        </w:rPr>
        <w:t>##           control case</w:t>
      </w:r>
      <w:r>
        <w:br/>
      </w:r>
      <w:r>
        <w:rPr>
          <w:rStyle w:val="VerbatimChar"/>
        </w:rPr>
        <w:t>##   0-5yrs        4    2</w:t>
      </w:r>
      <w:r>
        <w:br/>
      </w:r>
      <w:r>
        <w:rPr>
          <w:rStyle w:val="VerbatimChar"/>
        </w:rPr>
        <w:t>##   6-11yrs       7    8</w:t>
      </w:r>
      <w:r>
        <w:br/>
      </w:r>
      <w:r>
        <w:rPr>
          <w:rStyle w:val="VerbatimChar"/>
        </w:rPr>
        <w:t>##   12+ yrs      13    3</w:t>
      </w:r>
    </w:p>
    <w:p w:rsidR="002575C0" w:rsidRDefault="002575C0" w:rsidP="002575C0">
      <w:pPr>
        <w:pStyle w:val="FirstParagraph"/>
      </w:pPr>
      <w:r>
        <w:t xml:space="preserve">which will look nicer if we apply </w:t>
      </w:r>
      <w:proofErr w:type="gramStart"/>
      <w:r>
        <w:rPr>
          <w:rStyle w:val="VerbatimChar"/>
        </w:rPr>
        <w:t>by(</w:t>
      </w:r>
      <w:proofErr w:type="gramEnd"/>
      <w:r>
        <w:rPr>
          <w:rStyle w:val="VerbatimChar"/>
        </w:rPr>
        <w:t>)</w:t>
      </w:r>
    </w:p>
    <w:p w:rsidR="002575C0" w:rsidRDefault="002575C0" w:rsidP="002575C0">
      <w:pPr>
        <w:pStyle w:val="SourceCode"/>
      </w:pPr>
      <w:proofErr w:type="gramStart"/>
      <w:r>
        <w:rPr>
          <w:rStyle w:val="KeywordTok"/>
        </w:rPr>
        <w:t>by</w:t>
      </w:r>
      <w:r>
        <w:rPr>
          <w:rStyle w:val="NormalTok"/>
        </w:rPr>
        <w:t>(</w:t>
      </w:r>
      <w:proofErr w:type="gramEnd"/>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"case"</w:t>
      </w:r>
      <w:r>
        <w:rPr>
          <w:rStyle w:val="NormalTok"/>
        </w:rPr>
        <w:t>)], infert</w:t>
      </w:r>
      <w:r>
        <w:rPr>
          <w:rStyle w:val="OperatorTok"/>
        </w:rPr>
        <w:t>$</w:t>
      </w:r>
      <w:r>
        <w:rPr>
          <w:rStyle w:val="NormalTok"/>
        </w:rPr>
        <w:t>induced, table)</w:t>
      </w:r>
    </w:p>
    <w:p w:rsidR="002575C0" w:rsidRDefault="002575C0" w:rsidP="002575C0">
      <w:pPr>
        <w:pStyle w:val="SourceCode"/>
      </w:pPr>
      <w:r>
        <w:rPr>
          <w:rStyle w:val="VerbatimChar"/>
        </w:rPr>
        <w:lastRenderedPageBreak/>
        <w:t>## infert$induced: 0</w:t>
      </w:r>
      <w:r>
        <w:br/>
      </w:r>
      <w:r>
        <w:rPr>
          <w:rStyle w:val="VerbatimChar"/>
        </w:rPr>
        <w:t>##          case</w:t>
      </w:r>
      <w:r>
        <w:br/>
      </w:r>
      <w:r>
        <w:rPr>
          <w:rStyle w:val="VerbatimChar"/>
        </w:rPr>
        <w:t>## education control case</w:t>
      </w:r>
      <w:r>
        <w:br/>
      </w:r>
      <w:r>
        <w:rPr>
          <w:rStyle w:val="VerbatimChar"/>
        </w:rPr>
        <w:t>##   0-5yrs        4    0</w:t>
      </w:r>
      <w:r>
        <w:br/>
      </w:r>
      <w:r>
        <w:rPr>
          <w:rStyle w:val="VerbatimChar"/>
        </w:rPr>
        <w:t>##   6-11yrs      57   21</w:t>
      </w:r>
      <w:r>
        <w:br/>
      </w:r>
      <w:r>
        <w:rPr>
          <w:rStyle w:val="VerbatimChar"/>
        </w:rPr>
        <w:t>##   12+ yrs      35   26</w:t>
      </w:r>
      <w:r>
        <w:br/>
      </w:r>
      <w:r>
        <w:rPr>
          <w:rStyle w:val="VerbatimChar"/>
        </w:rPr>
        <w:t xml:space="preserve">## -------------------------------------------------------- </w:t>
      </w:r>
      <w:r>
        <w:br/>
      </w:r>
      <w:r>
        <w:rPr>
          <w:rStyle w:val="VerbatimChar"/>
        </w:rPr>
        <w:t>## infert$induced: 1</w:t>
      </w:r>
      <w:r>
        <w:br/>
      </w:r>
      <w:r>
        <w:rPr>
          <w:rStyle w:val="VerbatimChar"/>
        </w:rPr>
        <w:t>##          case</w:t>
      </w:r>
      <w:r>
        <w:br/>
      </w:r>
      <w:r>
        <w:rPr>
          <w:rStyle w:val="VerbatimChar"/>
        </w:rPr>
        <w:t>## education control case</w:t>
      </w:r>
      <w:r>
        <w:br/>
      </w:r>
      <w:r>
        <w:rPr>
          <w:rStyle w:val="VerbatimChar"/>
        </w:rPr>
        <w:t>##   0-5yrs        0    2</w:t>
      </w:r>
      <w:r>
        <w:br/>
      </w:r>
      <w:r>
        <w:rPr>
          <w:rStyle w:val="VerbatimChar"/>
        </w:rPr>
        <w:t>##   6-11yrs      16   11</w:t>
      </w:r>
      <w:r>
        <w:br/>
      </w:r>
      <w:r>
        <w:rPr>
          <w:rStyle w:val="VerbatimChar"/>
        </w:rPr>
        <w:t>##   12+ yrs      29   10</w:t>
      </w:r>
      <w:r>
        <w:br/>
      </w:r>
      <w:r>
        <w:rPr>
          <w:rStyle w:val="VerbatimChar"/>
        </w:rPr>
        <w:t xml:space="preserve">## -------------------------------------------------------- </w:t>
      </w:r>
      <w:r>
        <w:br/>
      </w:r>
      <w:r>
        <w:rPr>
          <w:rStyle w:val="VerbatimChar"/>
        </w:rPr>
        <w:t>## infert$induced: 2 or more</w:t>
      </w:r>
      <w:r>
        <w:br/>
      </w:r>
      <w:r>
        <w:rPr>
          <w:rStyle w:val="VerbatimChar"/>
        </w:rPr>
        <w:t>##          case</w:t>
      </w:r>
      <w:r>
        <w:br/>
      </w:r>
      <w:r>
        <w:rPr>
          <w:rStyle w:val="VerbatimChar"/>
        </w:rPr>
        <w:t>## education control case</w:t>
      </w:r>
      <w:r>
        <w:br/>
      </w:r>
      <w:r>
        <w:rPr>
          <w:rStyle w:val="VerbatimChar"/>
        </w:rPr>
        <w:t>##   0-5yrs        4    2</w:t>
      </w:r>
      <w:r>
        <w:br/>
      </w:r>
      <w:r>
        <w:rPr>
          <w:rStyle w:val="VerbatimChar"/>
        </w:rPr>
        <w:t>##   6-11yrs       7    8</w:t>
      </w:r>
      <w:r>
        <w:br/>
      </w:r>
      <w:r>
        <w:rPr>
          <w:rStyle w:val="VerbatimChar"/>
        </w:rPr>
        <w:t>##   12+ yrs      13    3</w:t>
      </w:r>
    </w:p>
    <w:p w:rsidR="002575C0" w:rsidRDefault="002575C0" w:rsidP="002575C0">
      <w:pPr>
        <w:pStyle w:val="Heading2"/>
      </w:pPr>
      <w:bookmarkStart w:id="224" w:name="__RefHeading___Toc9313_1980654227"/>
      <w:bookmarkStart w:id="225" w:name="customizing-text-outputs"/>
      <w:bookmarkStart w:id="226" w:name="_Toc529195237"/>
      <w:bookmarkStart w:id="227" w:name="_Toc530050423"/>
      <w:bookmarkEnd w:id="224"/>
      <w:bookmarkEnd w:id="225"/>
      <w:r>
        <w:t>Customizing text outputs</w:t>
      </w:r>
      <w:bookmarkEnd w:id="226"/>
      <w:bookmarkEnd w:id="227"/>
    </w:p>
    <w:p w:rsidR="002575C0" w:rsidRDefault="002575C0" w:rsidP="002575C0">
      <w:pPr>
        <w:pStyle w:val="FirstParagraph"/>
      </w:pPr>
      <w:r>
        <w:t>Text outputs</w:t>
      </w:r>
      <w:r>
        <w:fldChar w:fldCharType="begin"/>
      </w:r>
      <w:r>
        <w:instrText xml:space="preserve"> XE "output customization" </w:instrText>
      </w:r>
      <w:r>
        <w:fldChar w:fldCharType="end"/>
      </w:r>
      <w:r>
        <w:t xml:space="preserve"> will look nicer by combining every bits and parts of the outputs into custom-made texts and tables. There are </w:t>
      </w:r>
      <w:proofErr w:type="gramStart"/>
      <w:r>
        <w:t>a number of</w:t>
      </w:r>
      <w:proofErr w:type="gramEnd"/>
      <w:r>
        <w:t xml:space="preserve"> ways to achieve this. We will do this by utilizing basic functions.</w:t>
      </w:r>
    </w:p>
    <w:p w:rsidR="002575C0" w:rsidRDefault="002575C0" w:rsidP="002575C0">
      <w:pPr>
        <w:pStyle w:val="BodyText"/>
      </w:pPr>
      <w:r>
        <w:t xml:space="preserve">We again use </w:t>
      </w:r>
      <w:r>
        <w:rPr>
          <w:rStyle w:val="VerbatimChar"/>
        </w:rPr>
        <w:t>cholest.sav</w:t>
      </w:r>
      <w:r>
        <w:t xml:space="preserve"> from previous chapter. Load the dataset as </w:t>
      </w:r>
      <w:r>
        <w:rPr>
          <w:rStyle w:val="VerbatimChar"/>
        </w:rPr>
        <w:t>cholest</w:t>
      </w:r>
      <w:r>
        <w:t>,</w:t>
      </w:r>
    </w:p>
    <w:p w:rsidR="002575C0" w:rsidRDefault="002575C0" w:rsidP="002575C0">
      <w:pPr>
        <w:pStyle w:val="SourceCode"/>
      </w:pPr>
      <w:r>
        <w:rPr>
          <w:rStyle w:val="KeywordTok"/>
        </w:rPr>
        <w:t>library</w:t>
      </w:r>
      <w:r>
        <w:rPr>
          <w:rStyle w:val="NormalTok"/>
        </w:rPr>
        <w:t>(foreign)</w:t>
      </w:r>
      <w:r>
        <w:br/>
      </w:r>
      <w:r>
        <w:rPr>
          <w:rStyle w:val="NormalTok"/>
        </w:rPr>
        <w:t>cholest &lt;-</w:t>
      </w:r>
      <w:r>
        <w:rPr>
          <w:rStyle w:val="StringTok"/>
        </w:rPr>
        <w:t xml:space="preserve"> </w:t>
      </w:r>
      <w:proofErr w:type="gramStart"/>
      <w:r>
        <w:rPr>
          <w:rStyle w:val="KeywordTok"/>
        </w:rPr>
        <w:t>read.spss</w:t>
      </w:r>
      <w:proofErr w:type="gramEnd"/>
      <w:r>
        <w:rPr>
          <w:rStyle w:val="NormalTok"/>
        </w:rPr>
        <w:t>(</w:t>
      </w:r>
      <w:r>
        <w:rPr>
          <w:rStyle w:val="StringTok"/>
        </w:rPr>
        <w:t>"cholest.sav"</w:t>
      </w:r>
      <w:r>
        <w:rPr>
          <w:rStyle w:val="NormalTok"/>
        </w:rPr>
        <w:t xml:space="preserve">, </w:t>
      </w:r>
      <w:r>
        <w:rPr>
          <w:rStyle w:val="DataTypeTok"/>
        </w:rPr>
        <w:t>to.data.frame =</w:t>
      </w:r>
      <w:r>
        <w:rPr>
          <w:rStyle w:val="NormalTok"/>
        </w:rPr>
        <w:t xml:space="preserve"> </w:t>
      </w:r>
      <w:r>
        <w:rPr>
          <w:rStyle w:val="OtherTok"/>
        </w:rPr>
        <w:t>TRUE</w:t>
      </w:r>
      <w:r>
        <w:rPr>
          <w:rStyle w:val="NormalTok"/>
        </w:rPr>
        <w:t>)</w:t>
      </w:r>
    </w:p>
    <w:p w:rsidR="002575C0" w:rsidRDefault="002575C0" w:rsidP="002575C0">
      <w:pPr>
        <w:pStyle w:val="SourceCode"/>
      </w:pPr>
      <w:r>
        <w:rPr>
          <w:rStyle w:val="KeywordTok"/>
        </w:rPr>
        <w:t>str</w:t>
      </w:r>
      <w:r>
        <w:rPr>
          <w:rStyle w:val="NormalTok"/>
        </w:rPr>
        <w:t>(data)</w:t>
      </w:r>
    </w:p>
    <w:p w:rsidR="002575C0" w:rsidRDefault="002575C0" w:rsidP="002575C0">
      <w:pPr>
        <w:pStyle w:val="SourceCode"/>
      </w:pPr>
      <w:r>
        <w:rPr>
          <w:rStyle w:val="VerbatimChar"/>
        </w:rPr>
        <w:t>## 'data.frame':    80 obs. of  5 variables:</w:t>
      </w:r>
      <w:r>
        <w:br/>
      </w:r>
      <w:r>
        <w:rPr>
          <w:rStyle w:val="VerbatimChar"/>
        </w:rPr>
        <w:t>##  $ chol    : num  6.5 6.6 6.8 6.8 6.9 7 7 7.2 7.2 7.2 ...</w:t>
      </w:r>
      <w:r>
        <w:br/>
      </w:r>
      <w:r>
        <w:rPr>
          <w:rStyle w:val="VerbatimChar"/>
        </w:rPr>
        <w:t>##  $ age     : num  38 35 39 36 31 38 33 36 40 34 ...</w:t>
      </w:r>
      <w:r>
        <w:br/>
      </w:r>
      <w:r>
        <w:rPr>
          <w:rStyle w:val="VerbatimChar"/>
        </w:rPr>
        <w:t>##  $ exercise: num  6 5 6 5 4 4 5 5 4 6 ...</w:t>
      </w:r>
      <w:r>
        <w:br/>
      </w:r>
      <w:r>
        <w:rPr>
          <w:rStyle w:val="VerbatimChar"/>
        </w:rPr>
        <w:t>##  $ sex     : Factor w/ 2 levels "female","male": 2 2 2 2 2 2 2 2 2 2 ...</w:t>
      </w:r>
      <w:r>
        <w:br/>
      </w:r>
      <w:r>
        <w:rPr>
          <w:rStyle w:val="VerbatimChar"/>
        </w:rPr>
        <w:t>##  $ categ   : Factor w/ 3 levels "Grp A","Grp B",..: 1 1 1 1 1 1 1 1 1 1 ...</w:t>
      </w:r>
      <w:r>
        <w:br/>
      </w:r>
      <w:r>
        <w:rPr>
          <w:rStyle w:val="VerbatimChar"/>
        </w:rPr>
        <w:t>##  - attr(*, "variable.labels")= Named chr  "cholesterol in mmol/L" "age in year"</w:t>
      </w:r>
      <w:r>
        <w:br/>
      </w:r>
      <w:r>
        <w:rPr>
          <w:rStyle w:val="VerbatimChar"/>
        </w:rPr>
        <w:t>##  "duration of exercise (hours/week)" "" ...</w:t>
      </w:r>
      <w:r>
        <w:br/>
      </w:r>
      <w:r>
        <w:rPr>
          <w:rStyle w:val="VerbatimChar"/>
        </w:rPr>
        <w:t>##  ..- attr(*, "names")= chr  "chol" "age" "exercise" "sex" ...</w:t>
      </w:r>
      <w:r>
        <w:br/>
      </w:r>
      <w:r>
        <w:rPr>
          <w:rStyle w:val="VerbatimChar"/>
        </w:rPr>
        <w:t>##  - attr(*, "codepage")= int 65001</w:t>
      </w:r>
    </w:p>
    <w:p w:rsidR="002575C0" w:rsidRDefault="002575C0" w:rsidP="002575C0">
      <w:pPr>
        <w:pStyle w:val="Heading3"/>
      </w:pPr>
      <w:bookmarkStart w:id="228" w:name="__RefHeading___Toc9315_1980654227"/>
      <w:bookmarkStart w:id="229" w:name="cbind-and-rbind"/>
      <w:bookmarkStart w:id="230" w:name="_Toc529195238"/>
      <w:bookmarkStart w:id="231" w:name="_Toc530050424"/>
      <w:bookmarkEnd w:id="228"/>
      <w:bookmarkEnd w:id="229"/>
      <w:proofErr w:type="gramStart"/>
      <w:r>
        <w:rPr>
          <w:rStyle w:val="VerbatimChar"/>
        </w:rPr>
        <w:lastRenderedPageBreak/>
        <w:t>cbind(</w:t>
      </w:r>
      <w:proofErr w:type="gramEnd"/>
      <w:r>
        <w:rPr>
          <w:rStyle w:val="VerbatimChar"/>
        </w:rPr>
        <w:t>)</w:t>
      </w:r>
      <w:r>
        <w:t xml:space="preserve"> and </w:t>
      </w:r>
      <w:r>
        <w:rPr>
          <w:rStyle w:val="VerbatimChar"/>
        </w:rPr>
        <w:t>rbind()</w:t>
      </w:r>
      <w:bookmarkEnd w:id="230"/>
      <w:bookmarkEnd w:id="231"/>
    </w:p>
    <w:p w:rsidR="002575C0" w:rsidRDefault="002575C0" w:rsidP="002575C0">
      <w:pPr>
        <w:pStyle w:val="FirstParagraph"/>
      </w:pPr>
      <w:r>
        <w:t xml:space="preserve">We were introduced to </w:t>
      </w:r>
      <w:proofErr w:type="gramStart"/>
      <w:r>
        <w:rPr>
          <w:rStyle w:val="VerbatimChar"/>
        </w:rPr>
        <w:t>cbind(</w:t>
      </w:r>
      <w:proofErr w:type="gramEnd"/>
      <w:r>
        <w:rPr>
          <w:rStyle w:val="VerbatimChar"/>
        </w:rPr>
        <w:t>)</w:t>
      </w:r>
      <w:r>
        <w:t xml:space="preserve"> earlier in this chapter. We will further use </w:t>
      </w:r>
      <w:proofErr w:type="gramStart"/>
      <w:r>
        <w:rPr>
          <w:rStyle w:val="VerbatimChar"/>
        </w:rPr>
        <w:t>cbind(</w:t>
      </w:r>
      <w:proofErr w:type="gramEnd"/>
      <w:r>
        <w:rPr>
          <w:rStyle w:val="VerbatimChar"/>
        </w:rPr>
        <w:t>)</w:t>
      </w:r>
      <w:r>
        <w:t xml:space="preserve"> to customize our outputs</w:t>
      </w:r>
      <w:r>
        <w:fldChar w:fldCharType="begin"/>
      </w:r>
      <w:r>
        <w:instrText xml:space="preserve"> XE "row bind" </w:instrText>
      </w:r>
      <w:r>
        <w:fldChar w:fldCharType="end"/>
      </w:r>
      <w:r>
        <w:fldChar w:fldCharType="begin"/>
      </w:r>
      <w:r>
        <w:instrText xml:space="preserve"> XE "column bind" </w:instrText>
      </w:r>
      <w:r>
        <w:fldChar w:fldCharType="end"/>
      </w:r>
      <w:r>
        <w:t xml:space="preserve">. In addition, we will use its sibling, </w:t>
      </w:r>
      <w:proofErr w:type="gramStart"/>
      <w:r>
        <w:rPr>
          <w:rStyle w:val="VerbatimChar"/>
        </w:rPr>
        <w:t>rbind(</w:t>
      </w:r>
      <w:proofErr w:type="gramEnd"/>
      <w:r>
        <w:rPr>
          <w:rStyle w:val="VerbatimChar"/>
        </w:rPr>
        <w:t>)</w:t>
      </w:r>
      <w:r>
        <w:t>.</w:t>
      </w:r>
    </w:p>
    <w:p w:rsidR="002575C0" w:rsidRDefault="002575C0" w:rsidP="002575C0">
      <w:pPr>
        <w:pStyle w:val="BodyText"/>
      </w:pPr>
      <w:r>
        <w:t>Let say we want to view mean, standard deviation (SD) and sample size (n) together,</w:t>
      </w:r>
    </w:p>
    <w:p w:rsidR="002575C0" w:rsidRDefault="002575C0" w:rsidP="002575C0">
      <w:pPr>
        <w:pStyle w:val="SourceCode"/>
      </w:pPr>
      <w:r>
        <w:rPr>
          <w:rStyle w:val="KeywordTok"/>
        </w:rPr>
        <w:t>mean</w:t>
      </w:r>
      <w:r>
        <w:rPr>
          <w:rStyle w:val="NormalTok"/>
        </w:rPr>
        <w:t>(cholest</w:t>
      </w:r>
      <w:r>
        <w:rPr>
          <w:rStyle w:val="OperatorTok"/>
        </w:rPr>
        <w:t>$</w:t>
      </w:r>
      <w:r>
        <w:rPr>
          <w:rStyle w:val="NormalTok"/>
        </w:rPr>
        <w:t>age)</w:t>
      </w:r>
    </w:p>
    <w:p w:rsidR="002575C0" w:rsidRDefault="002575C0" w:rsidP="002575C0">
      <w:pPr>
        <w:pStyle w:val="SourceCode"/>
      </w:pPr>
      <w:r>
        <w:rPr>
          <w:rStyle w:val="VerbatimChar"/>
        </w:rPr>
        <w:t>## [1] 39.475</w:t>
      </w:r>
    </w:p>
    <w:p w:rsidR="002575C0" w:rsidRDefault="002575C0" w:rsidP="002575C0">
      <w:pPr>
        <w:pStyle w:val="SourceCode"/>
      </w:pPr>
      <w:r>
        <w:rPr>
          <w:rStyle w:val="KeywordTok"/>
        </w:rPr>
        <w:t>sd</w:t>
      </w:r>
      <w:r>
        <w:rPr>
          <w:rStyle w:val="NormalTok"/>
        </w:rPr>
        <w:t>(cholest</w:t>
      </w:r>
      <w:r>
        <w:rPr>
          <w:rStyle w:val="OperatorTok"/>
        </w:rPr>
        <w:t>$</w:t>
      </w:r>
      <w:r>
        <w:rPr>
          <w:rStyle w:val="NormalTok"/>
        </w:rPr>
        <w:t>age)</w:t>
      </w:r>
    </w:p>
    <w:p w:rsidR="002575C0" w:rsidRDefault="002575C0" w:rsidP="002575C0">
      <w:pPr>
        <w:pStyle w:val="SourceCode"/>
      </w:pPr>
      <w:r>
        <w:rPr>
          <w:rStyle w:val="VerbatimChar"/>
        </w:rPr>
        <w:t>## [1] 5.128661</w:t>
      </w:r>
    </w:p>
    <w:p w:rsidR="002575C0" w:rsidRDefault="002575C0" w:rsidP="002575C0">
      <w:pPr>
        <w:pStyle w:val="SourceCode"/>
      </w:pPr>
      <w:r>
        <w:rPr>
          <w:rStyle w:val="KeywordTok"/>
        </w:rPr>
        <w:t>length</w:t>
      </w:r>
      <w:r>
        <w:rPr>
          <w:rStyle w:val="NormalTok"/>
        </w:rPr>
        <w:t>(cholest</w:t>
      </w:r>
      <w:r>
        <w:rPr>
          <w:rStyle w:val="OperatorTok"/>
        </w:rPr>
        <w:t>$</w:t>
      </w:r>
      <w:r>
        <w:rPr>
          <w:rStyle w:val="NormalTok"/>
        </w:rPr>
        <w:t>age)</w:t>
      </w:r>
    </w:p>
    <w:p w:rsidR="002575C0" w:rsidRDefault="002575C0" w:rsidP="002575C0">
      <w:pPr>
        <w:pStyle w:val="SourceCode"/>
      </w:pPr>
      <w:r>
        <w:rPr>
          <w:rStyle w:val="VerbatimChar"/>
        </w:rPr>
        <w:t>## [1] 80</w:t>
      </w:r>
    </w:p>
    <w:p w:rsidR="002575C0" w:rsidRDefault="002575C0" w:rsidP="002575C0">
      <w:pPr>
        <w:pStyle w:val="FirstParagraph"/>
      </w:pPr>
      <w:r>
        <w:t xml:space="preserve">First utilize the basic </w:t>
      </w:r>
      <w:proofErr w:type="gramStart"/>
      <w:r>
        <w:rPr>
          <w:rStyle w:val="VerbatimChar"/>
        </w:rPr>
        <w:t>cbind(</w:t>
      </w:r>
      <w:proofErr w:type="gramEnd"/>
      <w:r>
        <w:rPr>
          <w:rStyle w:val="VerbatimChar"/>
        </w:rPr>
        <w:t>)</w:t>
      </w:r>
      <w:r>
        <w:t>,</w:t>
      </w:r>
    </w:p>
    <w:p w:rsidR="002575C0" w:rsidRDefault="002575C0" w:rsidP="002575C0">
      <w:pPr>
        <w:pStyle w:val="SourceCode"/>
      </w:pPr>
      <w:proofErr w:type="gramStart"/>
      <w:r>
        <w:rPr>
          <w:rStyle w:val="KeywordTok"/>
        </w:rPr>
        <w:t>cbind</w:t>
      </w:r>
      <w:r>
        <w:rPr>
          <w:rStyle w:val="NormalTok"/>
        </w:rPr>
        <w:t>(</w:t>
      </w:r>
      <w:proofErr w:type="gramEnd"/>
      <w:r>
        <w:rPr>
          <w:rStyle w:val="DataTypeTok"/>
        </w:rPr>
        <w:t>mean =</w:t>
      </w:r>
      <w:r>
        <w:rPr>
          <w:rStyle w:val="NormalTok"/>
        </w:rPr>
        <w:t xml:space="preserve"> </w:t>
      </w:r>
      <w:r>
        <w:rPr>
          <w:rStyle w:val="KeywordTok"/>
        </w:rPr>
        <w:t>mean</w:t>
      </w:r>
      <w:r>
        <w:rPr>
          <w:rStyle w:val="NormalTok"/>
        </w:rPr>
        <w:t>(cholest</w:t>
      </w:r>
      <w:r>
        <w:rPr>
          <w:rStyle w:val="OperatorTok"/>
        </w:rPr>
        <w:t>$</w:t>
      </w:r>
      <w:r>
        <w:rPr>
          <w:rStyle w:val="NormalTok"/>
        </w:rPr>
        <w:t xml:space="preserve">age), </w:t>
      </w:r>
      <w:r>
        <w:rPr>
          <w:rStyle w:val="DataTypeTok"/>
        </w:rPr>
        <w:t>sd =</w:t>
      </w:r>
      <w:r>
        <w:rPr>
          <w:rStyle w:val="NormalTok"/>
        </w:rPr>
        <w:t xml:space="preserve"> </w:t>
      </w:r>
      <w:r>
        <w:rPr>
          <w:rStyle w:val="KeywordTok"/>
        </w:rPr>
        <w:t>sd</w:t>
      </w:r>
      <w:r>
        <w:rPr>
          <w:rStyle w:val="NormalTok"/>
        </w:rPr>
        <w:t>(cholest</w:t>
      </w:r>
      <w:r>
        <w:rPr>
          <w:rStyle w:val="OperatorTok"/>
        </w:rPr>
        <w:t>$</w:t>
      </w:r>
      <w:r>
        <w:rPr>
          <w:rStyle w:val="NormalTok"/>
        </w:rPr>
        <w:t xml:space="preserve">age), </w:t>
      </w:r>
      <w:r>
        <w:br/>
      </w:r>
      <w:r>
        <w:rPr>
          <w:rStyle w:val="NormalTok"/>
        </w:rPr>
        <w:t xml:space="preserve">      </w:t>
      </w:r>
      <w:r>
        <w:rPr>
          <w:rStyle w:val="DataTypeTok"/>
        </w:rPr>
        <w:t>n =</w:t>
      </w:r>
      <w:r>
        <w:rPr>
          <w:rStyle w:val="NormalTok"/>
        </w:rPr>
        <w:t xml:space="preserve"> </w:t>
      </w:r>
      <w:r>
        <w:rPr>
          <w:rStyle w:val="KeywordTok"/>
        </w:rPr>
        <w:t>length</w:t>
      </w:r>
      <w:r>
        <w:rPr>
          <w:rStyle w:val="NormalTok"/>
        </w:rPr>
        <w:t>(cholest</w:t>
      </w:r>
      <w:r>
        <w:rPr>
          <w:rStyle w:val="OperatorTok"/>
        </w:rPr>
        <w:t>$</w:t>
      </w:r>
      <w:r>
        <w:rPr>
          <w:rStyle w:val="NormalTok"/>
        </w:rPr>
        <w:t>age))</w:t>
      </w:r>
    </w:p>
    <w:p w:rsidR="002575C0" w:rsidRDefault="002575C0" w:rsidP="002575C0">
      <w:pPr>
        <w:pStyle w:val="SourceCode"/>
      </w:pPr>
      <w:r>
        <w:rPr>
          <w:rStyle w:val="VerbatimChar"/>
        </w:rPr>
        <w:t xml:space="preserve">##        mean       </w:t>
      </w:r>
      <w:proofErr w:type="gramStart"/>
      <w:r>
        <w:rPr>
          <w:rStyle w:val="VerbatimChar"/>
        </w:rPr>
        <w:t>sd  n</w:t>
      </w:r>
      <w:proofErr w:type="gramEnd"/>
      <w:r>
        <w:br/>
      </w:r>
      <w:r>
        <w:rPr>
          <w:rStyle w:val="VerbatimChar"/>
        </w:rPr>
        <w:t>## [1,] 39.475 5.128661 80</w:t>
      </w:r>
    </w:p>
    <w:p w:rsidR="002575C0" w:rsidRDefault="002575C0" w:rsidP="002575C0">
      <w:pPr>
        <w:pStyle w:val="FirstParagraph"/>
      </w:pPr>
      <w:r>
        <w:t>and then we can give it a proper row name,</w:t>
      </w:r>
    </w:p>
    <w:p w:rsidR="002575C0" w:rsidRDefault="002575C0" w:rsidP="002575C0">
      <w:pPr>
        <w:pStyle w:val="SourceCode"/>
      </w:pPr>
      <w:r>
        <w:rPr>
          <w:rStyle w:val="NormalTok"/>
        </w:rPr>
        <w:t>chol_c &lt;-</w:t>
      </w:r>
      <w:r>
        <w:rPr>
          <w:rStyle w:val="StringTok"/>
        </w:rPr>
        <w:t xml:space="preserve"> </w:t>
      </w:r>
      <w:proofErr w:type="gramStart"/>
      <w:r>
        <w:rPr>
          <w:rStyle w:val="KeywordTok"/>
        </w:rPr>
        <w:t>cbind</w:t>
      </w:r>
      <w:r>
        <w:rPr>
          <w:rStyle w:val="NormalTok"/>
        </w:rPr>
        <w:t>(</w:t>
      </w:r>
      <w:proofErr w:type="gramEnd"/>
      <w:r>
        <w:rPr>
          <w:rStyle w:val="DataTypeTok"/>
        </w:rPr>
        <w:t>mean =</w:t>
      </w:r>
      <w:r>
        <w:rPr>
          <w:rStyle w:val="NormalTok"/>
        </w:rPr>
        <w:t xml:space="preserve"> </w:t>
      </w:r>
      <w:r>
        <w:rPr>
          <w:rStyle w:val="KeywordTok"/>
        </w:rPr>
        <w:t>mean</w:t>
      </w:r>
      <w:r>
        <w:rPr>
          <w:rStyle w:val="NormalTok"/>
        </w:rPr>
        <w:t>(cholest</w:t>
      </w:r>
      <w:r>
        <w:rPr>
          <w:rStyle w:val="OperatorTok"/>
        </w:rPr>
        <w:t>$</w:t>
      </w:r>
      <w:r>
        <w:rPr>
          <w:rStyle w:val="NormalTok"/>
        </w:rPr>
        <w:t xml:space="preserve">age), </w:t>
      </w:r>
      <w:r>
        <w:rPr>
          <w:rStyle w:val="DataTypeTok"/>
        </w:rPr>
        <w:t>sd =</w:t>
      </w:r>
      <w:r>
        <w:rPr>
          <w:rStyle w:val="NormalTok"/>
        </w:rPr>
        <w:t xml:space="preserve"> </w:t>
      </w:r>
      <w:r>
        <w:rPr>
          <w:rStyle w:val="KeywordTok"/>
        </w:rPr>
        <w:t>sd</w:t>
      </w:r>
      <w:r>
        <w:rPr>
          <w:rStyle w:val="NormalTok"/>
        </w:rPr>
        <w:t>(cholest</w:t>
      </w:r>
      <w:r>
        <w:rPr>
          <w:rStyle w:val="OperatorTok"/>
        </w:rPr>
        <w:t>$</w:t>
      </w:r>
      <w:r>
        <w:rPr>
          <w:rStyle w:val="NormalTok"/>
        </w:rPr>
        <w:t xml:space="preserve">age), </w:t>
      </w:r>
      <w:r>
        <w:br/>
      </w:r>
      <w:r>
        <w:rPr>
          <w:rStyle w:val="NormalTok"/>
        </w:rPr>
        <w:t xml:space="preserve">                </w:t>
      </w:r>
      <w:r>
        <w:rPr>
          <w:rStyle w:val="DataTypeTok"/>
        </w:rPr>
        <w:t>n =</w:t>
      </w:r>
      <w:r>
        <w:rPr>
          <w:rStyle w:val="NormalTok"/>
        </w:rPr>
        <w:t xml:space="preserve"> </w:t>
      </w:r>
      <w:r>
        <w:rPr>
          <w:rStyle w:val="KeywordTok"/>
        </w:rPr>
        <w:t>length</w:t>
      </w:r>
      <w:r>
        <w:rPr>
          <w:rStyle w:val="NormalTok"/>
        </w:rPr>
        <w:t>(cholest</w:t>
      </w:r>
      <w:r>
        <w:rPr>
          <w:rStyle w:val="OperatorTok"/>
        </w:rPr>
        <w:t>$</w:t>
      </w:r>
      <w:r>
        <w:rPr>
          <w:rStyle w:val="NormalTok"/>
        </w:rPr>
        <w:t>age))</w:t>
      </w:r>
      <w:r>
        <w:br/>
      </w:r>
      <w:r>
        <w:rPr>
          <w:rStyle w:val="KeywordTok"/>
        </w:rPr>
        <w:t>rownames</w:t>
      </w:r>
      <w:r>
        <w:rPr>
          <w:rStyle w:val="NormalTok"/>
        </w:rPr>
        <w:t>(chol_c) &lt;-</w:t>
      </w:r>
      <w:r>
        <w:rPr>
          <w:rStyle w:val="StringTok"/>
        </w:rPr>
        <w:t xml:space="preserve"> "Cholestrol"</w:t>
      </w:r>
      <w:r>
        <w:br/>
      </w:r>
      <w:r>
        <w:rPr>
          <w:rStyle w:val="NormalTok"/>
        </w:rPr>
        <w:t>chol_c</w:t>
      </w:r>
    </w:p>
    <w:p w:rsidR="002575C0" w:rsidRDefault="002575C0" w:rsidP="002575C0">
      <w:pPr>
        <w:pStyle w:val="SourceCode"/>
      </w:pPr>
      <w:r>
        <w:rPr>
          <w:rStyle w:val="VerbatimChar"/>
        </w:rPr>
        <w:t xml:space="preserve">##              mean       </w:t>
      </w:r>
      <w:proofErr w:type="gramStart"/>
      <w:r>
        <w:rPr>
          <w:rStyle w:val="VerbatimChar"/>
        </w:rPr>
        <w:t>sd  n</w:t>
      </w:r>
      <w:proofErr w:type="gramEnd"/>
      <w:r>
        <w:br/>
      </w:r>
      <w:r>
        <w:rPr>
          <w:rStyle w:val="VerbatimChar"/>
        </w:rPr>
        <w:t>## Cholestrol 39.475 5.128661 80</w:t>
      </w:r>
    </w:p>
    <w:p w:rsidR="002575C0" w:rsidRDefault="002575C0" w:rsidP="002575C0">
      <w:pPr>
        <w:pStyle w:val="FirstParagraph"/>
      </w:pPr>
      <w:r>
        <w:t xml:space="preserve">Compare </w:t>
      </w:r>
      <w:proofErr w:type="gramStart"/>
      <w:r>
        <w:rPr>
          <w:rStyle w:val="VerbatimChar"/>
        </w:rPr>
        <w:t>cbind(</w:t>
      </w:r>
      <w:proofErr w:type="gramEnd"/>
      <w:r>
        <w:rPr>
          <w:rStyle w:val="VerbatimChar"/>
        </w:rPr>
        <w:t>)</w:t>
      </w:r>
      <w:r>
        <w:t xml:space="preserve"> with </w:t>
      </w:r>
      <w:r>
        <w:rPr>
          <w:rStyle w:val="VerbatimChar"/>
        </w:rPr>
        <w:t>rbind()</w:t>
      </w:r>
      <w:r>
        <w:t xml:space="preserve">. </w:t>
      </w:r>
      <w:proofErr w:type="gramStart"/>
      <w:r>
        <w:rPr>
          <w:rStyle w:val="VerbatimChar"/>
        </w:rPr>
        <w:t>rbind(</w:t>
      </w:r>
      <w:proofErr w:type="gramEnd"/>
      <w:r>
        <w:rPr>
          <w:rStyle w:val="VerbatimChar"/>
        </w:rPr>
        <w:t>)</w:t>
      </w:r>
      <w:r>
        <w:t xml:space="preserve"> combines the values by row, while </w:t>
      </w:r>
      <w:r>
        <w:rPr>
          <w:rStyle w:val="VerbatimChar"/>
        </w:rPr>
        <w:t>cbind()</w:t>
      </w:r>
      <w:r>
        <w:t xml:space="preserve"> combines the values by column. Thus, you can customize the outputs based on your preference.</w:t>
      </w:r>
    </w:p>
    <w:p w:rsidR="002575C0" w:rsidRDefault="002575C0" w:rsidP="002575C0">
      <w:pPr>
        <w:pStyle w:val="SourceCode"/>
      </w:pPr>
      <w:proofErr w:type="gramStart"/>
      <w:r>
        <w:rPr>
          <w:rStyle w:val="KeywordTok"/>
        </w:rPr>
        <w:t>rbind</w:t>
      </w:r>
      <w:r>
        <w:rPr>
          <w:rStyle w:val="NormalTok"/>
        </w:rPr>
        <w:t>(</w:t>
      </w:r>
      <w:proofErr w:type="gramEnd"/>
      <w:r>
        <w:rPr>
          <w:rStyle w:val="DataTypeTok"/>
        </w:rPr>
        <w:t>mean =</w:t>
      </w:r>
      <w:r>
        <w:rPr>
          <w:rStyle w:val="NormalTok"/>
        </w:rPr>
        <w:t xml:space="preserve"> </w:t>
      </w:r>
      <w:r>
        <w:rPr>
          <w:rStyle w:val="KeywordTok"/>
        </w:rPr>
        <w:t>mean</w:t>
      </w:r>
      <w:r>
        <w:rPr>
          <w:rStyle w:val="NormalTok"/>
        </w:rPr>
        <w:t>(cholest</w:t>
      </w:r>
      <w:r>
        <w:rPr>
          <w:rStyle w:val="OperatorTok"/>
        </w:rPr>
        <w:t>$</w:t>
      </w:r>
      <w:r>
        <w:rPr>
          <w:rStyle w:val="NormalTok"/>
        </w:rPr>
        <w:t xml:space="preserve">age), </w:t>
      </w:r>
      <w:r>
        <w:rPr>
          <w:rStyle w:val="DataTypeTok"/>
        </w:rPr>
        <w:t>sd =</w:t>
      </w:r>
      <w:r>
        <w:rPr>
          <w:rStyle w:val="NormalTok"/>
        </w:rPr>
        <w:t xml:space="preserve"> </w:t>
      </w:r>
      <w:r>
        <w:rPr>
          <w:rStyle w:val="KeywordTok"/>
        </w:rPr>
        <w:t>sd</w:t>
      </w:r>
      <w:r>
        <w:rPr>
          <w:rStyle w:val="NormalTok"/>
        </w:rPr>
        <w:t>(cholest</w:t>
      </w:r>
      <w:r>
        <w:rPr>
          <w:rStyle w:val="OperatorTok"/>
        </w:rPr>
        <w:t>$</w:t>
      </w:r>
      <w:r>
        <w:rPr>
          <w:rStyle w:val="NormalTok"/>
        </w:rPr>
        <w:t xml:space="preserve">age), </w:t>
      </w:r>
      <w:r>
        <w:br/>
      </w:r>
      <w:r>
        <w:rPr>
          <w:rStyle w:val="NormalTok"/>
        </w:rPr>
        <w:t xml:space="preserve">      </w:t>
      </w:r>
      <w:r>
        <w:rPr>
          <w:rStyle w:val="DataTypeTok"/>
        </w:rPr>
        <w:t>n =</w:t>
      </w:r>
      <w:r>
        <w:rPr>
          <w:rStyle w:val="NormalTok"/>
        </w:rPr>
        <w:t xml:space="preserve"> </w:t>
      </w:r>
      <w:r>
        <w:rPr>
          <w:rStyle w:val="KeywordTok"/>
        </w:rPr>
        <w:t>length</w:t>
      </w:r>
      <w:r>
        <w:rPr>
          <w:rStyle w:val="NormalTok"/>
        </w:rPr>
        <w:t>(cholest</w:t>
      </w:r>
      <w:r>
        <w:rPr>
          <w:rStyle w:val="OperatorTok"/>
        </w:rPr>
        <w:t>$</w:t>
      </w:r>
      <w:r>
        <w:rPr>
          <w:rStyle w:val="NormalTok"/>
        </w:rPr>
        <w:t>age))</w:t>
      </w:r>
    </w:p>
    <w:p w:rsidR="002575C0" w:rsidRDefault="002575C0" w:rsidP="002575C0">
      <w:pPr>
        <w:pStyle w:val="SourceCode"/>
      </w:pPr>
      <w:r>
        <w:rPr>
          <w:rStyle w:val="VerbatimChar"/>
        </w:rPr>
        <w:t xml:space="preserve">##        </w:t>
      </w:r>
      <w:proofErr w:type="gramStart"/>
      <w:r>
        <w:rPr>
          <w:rStyle w:val="VerbatimChar"/>
        </w:rPr>
        <w:t xml:space="preserve">   [</w:t>
      </w:r>
      <w:proofErr w:type="gramEnd"/>
      <w:r>
        <w:rPr>
          <w:rStyle w:val="VerbatimChar"/>
        </w:rPr>
        <w:t>,1]</w:t>
      </w:r>
      <w:r>
        <w:br/>
      </w:r>
      <w:r>
        <w:rPr>
          <w:rStyle w:val="VerbatimChar"/>
        </w:rPr>
        <w:t>## mean 39.475000</w:t>
      </w:r>
      <w:r>
        <w:br/>
      </w:r>
      <w:r>
        <w:rPr>
          <w:rStyle w:val="VerbatimChar"/>
        </w:rPr>
        <w:t>## sd    5.128661</w:t>
      </w:r>
      <w:r>
        <w:br/>
      </w:r>
      <w:r>
        <w:rPr>
          <w:rStyle w:val="VerbatimChar"/>
        </w:rPr>
        <w:t>## n    80.000000</w:t>
      </w:r>
    </w:p>
    <w:p w:rsidR="002575C0" w:rsidRDefault="002575C0" w:rsidP="002575C0">
      <w:pPr>
        <w:pStyle w:val="SourceCode"/>
      </w:pPr>
      <w:r>
        <w:rPr>
          <w:rStyle w:val="NormalTok"/>
        </w:rPr>
        <w:t>chol_r =</w:t>
      </w:r>
      <w:r>
        <w:rPr>
          <w:rStyle w:val="StringTok"/>
        </w:rPr>
        <w:t xml:space="preserve"> </w:t>
      </w:r>
      <w:proofErr w:type="gramStart"/>
      <w:r>
        <w:rPr>
          <w:rStyle w:val="KeywordTok"/>
        </w:rPr>
        <w:t>rbind</w:t>
      </w:r>
      <w:r>
        <w:rPr>
          <w:rStyle w:val="NormalTok"/>
        </w:rPr>
        <w:t>(</w:t>
      </w:r>
      <w:proofErr w:type="gramEnd"/>
      <w:r>
        <w:rPr>
          <w:rStyle w:val="DataTypeTok"/>
        </w:rPr>
        <w:t>mean =</w:t>
      </w:r>
      <w:r>
        <w:rPr>
          <w:rStyle w:val="NormalTok"/>
        </w:rPr>
        <w:t xml:space="preserve"> </w:t>
      </w:r>
      <w:r>
        <w:rPr>
          <w:rStyle w:val="KeywordTok"/>
        </w:rPr>
        <w:t>mean</w:t>
      </w:r>
      <w:r>
        <w:rPr>
          <w:rStyle w:val="NormalTok"/>
        </w:rPr>
        <w:t>(cholest</w:t>
      </w:r>
      <w:r>
        <w:rPr>
          <w:rStyle w:val="OperatorTok"/>
        </w:rPr>
        <w:t>$</w:t>
      </w:r>
      <w:r>
        <w:rPr>
          <w:rStyle w:val="NormalTok"/>
        </w:rPr>
        <w:t xml:space="preserve">age), </w:t>
      </w:r>
      <w:r>
        <w:rPr>
          <w:rStyle w:val="DataTypeTok"/>
        </w:rPr>
        <w:t>sd =</w:t>
      </w:r>
      <w:r>
        <w:rPr>
          <w:rStyle w:val="NormalTok"/>
        </w:rPr>
        <w:t xml:space="preserve"> </w:t>
      </w:r>
      <w:r>
        <w:rPr>
          <w:rStyle w:val="KeywordTok"/>
        </w:rPr>
        <w:t>sd</w:t>
      </w:r>
      <w:r>
        <w:rPr>
          <w:rStyle w:val="NormalTok"/>
        </w:rPr>
        <w:t>(cholest</w:t>
      </w:r>
      <w:r>
        <w:rPr>
          <w:rStyle w:val="OperatorTok"/>
        </w:rPr>
        <w:t>$</w:t>
      </w:r>
      <w:r>
        <w:rPr>
          <w:rStyle w:val="NormalTok"/>
        </w:rPr>
        <w:t xml:space="preserve">age), </w:t>
      </w:r>
      <w:r>
        <w:br/>
      </w:r>
      <w:r>
        <w:rPr>
          <w:rStyle w:val="NormalTok"/>
        </w:rPr>
        <w:t xml:space="preserve">               </w:t>
      </w:r>
      <w:r>
        <w:rPr>
          <w:rStyle w:val="DataTypeTok"/>
        </w:rPr>
        <w:t>n =</w:t>
      </w:r>
      <w:r>
        <w:rPr>
          <w:rStyle w:val="NormalTok"/>
        </w:rPr>
        <w:t xml:space="preserve"> </w:t>
      </w:r>
      <w:r>
        <w:rPr>
          <w:rStyle w:val="KeywordTok"/>
        </w:rPr>
        <w:t>length</w:t>
      </w:r>
      <w:r>
        <w:rPr>
          <w:rStyle w:val="NormalTok"/>
        </w:rPr>
        <w:t>(cholest</w:t>
      </w:r>
      <w:r>
        <w:rPr>
          <w:rStyle w:val="OperatorTok"/>
        </w:rPr>
        <w:t>$</w:t>
      </w:r>
      <w:r>
        <w:rPr>
          <w:rStyle w:val="NormalTok"/>
        </w:rPr>
        <w:t>age))</w:t>
      </w:r>
      <w:r>
        <w:br/>
      </w:r>
      <w:r>
        <w:rPr>
          <w:rStyle w:val="KeywordTok"/>
        </w:rPr>
        <w:t>colnames</w:t>
      </w:r>
      <w:r>
        <w:rPr>
          <w:rStyle w:val="NormalTok"/>
        </w:rPr>
        <w:t>(chol_r) &lt;-</w:t>
      </w:r>
      <w:r>
        <w:rPr>
          <w:rStyle w:val="StringTok"/>
        </w:rPr>
        <w:t xml:space="preserve"> "Cholestrol"</w:t>
      </w:r>
      <w:r>
        <w:br/>
      </w:r>
      <w:r>
        <w:rPr>
          <w:rStyle w:val="NormalTok"/>
        </w:rPr>
        <w:t>chol_r</w:t>
      </w:r>
    </w:p>
    <w:p w:rsidR="002575C0" w:rsidRDefault="002575C0" w:rsidP="002575C0">
      <w:pPr>
        <w:pStyle w:val="SourceCode"/>
      </w:pPr>
      <w:r>
        <w:rPr>
          <w:rStyle w:val="VerbatimChar"/>
        </w:rPr>
        <w:lastRenderedPageBreak/>
        <w:t>##      Cholestrol</w:t>
      </w:r>
      <w:r>
        <w:br/>
      </w:r>
      <w:r>
        <w:rPr>
          <w:rStyle w:val="VerbatimChar"/>
        </w:rPr>
        <w:t xml:space="preserve">## </w:t>
      </w:r>
      <w:proofErr w:type="gramStart"/>
      <w:r>
        <w:rPr>
          <w:rStyle w:val="VerbatimChar"/>
        </w:rPr>
        <w:t>mean  39</w:t>
      </w:r>
      <w:proofErr w:type="gramEnd"/>
      <w:r>
        <w:rPr>
          <w:rStyle w:val="VerbatimChar"/>
        </w:rPr>
        <w:t>.475000</w:t>
      </w:r>
      <w:r>
        <w:br/>
      </w:r>
      <w:r>
        <w:rPr>
          <w:rStyle w:val="VerbatimChar"/>
        </w:rPr>
        <w:t>## sd     5.128661</w:t>
      </w:r>
      <w:r>
        <w:br/>
      </w:r>
      <w:r>
        <w:rPr>
          <w:rStyle w:val="VerbatimChar"/>
        </w:rPr>
        <w:t>## n     80.000000</w:t>
      </w:r>
    </w:p>
    <w:p w:rsidR="002575C0" w:rsidRDefault="002575C0" w:rsidP="002575C0">
      <w:pPr>
        <w:pStyle w:val="FirstParagraph"/>
      </w:pPr>
      <w:r>
        <w:t xml:space="preserve">Now we can add in </w:t>
      </w:r>
      <w:proofErr w:type="gramStart"/>
      <w:r>
        <w:rPr>
          <w:rStyle w:val="VerbatimChar"/>
        </w:rPr>
        <w:t>lappy(</w:t>
      </w:r>
      <w:proofErr w:type="gramEnd"/>
      <w:r>
        <w:rPr>
          <w:rStyle w:val="VerbatimChar"/>
        </w:rPr>
        <w:t>)</w:t>
      </w:r>
      <w:r>
        <w:t xml:space="preserve"> to come up with vectors of mean and SD for the selected variables. </w:t>
      </w:r>
      <w:proofErr w:type="gramStart"/>
      <w:r>
        <w:rPr>
          <w:rStyle w:val="VerbatimChar"/>
        </w:rPr>
        <w:t>cbind(</w:t>
      </w:r>
      <w:proofErr w:type="gramEnd"/>
      <w:r>
        <w:rPr>
          <w:rStyle w:val="VerbatimChar"/>
        </w:rPr>
        <w:t>)</w:t>
      </w:r>
      <w:r>
        <w:t xml:space="preserve"> and </w:t>
      </w:r>
      <w:r>
        <w:rPr>
          <w:rStyle w:val="VerbatimChar"/>
        </w:rPr>
        <w:t>rbind()</w:t>
      </w:r>
      <w:r>
        <w:t xml:space="preserve"> can also combine vectors,</w:t>
      </w:r>
    </w:p>
    <w:p w:rsidR="002575C0" w:rsidRDefault="002575C0" w:rsidP="002575C0">
      <w:pPr>
        <w:pStyle w:val="SourceCode"/>
      </w:pPr>
      <w:r>
        <w:rPr>
          <w:rStyle w:val="NormalTok"/>
        </w:rPr>
        <w:t>mean_cholest &lt;-</w:t>
      </w:r>
      <w:r>
        <w:rPr>
          <w:rStyle w:val="StringTok"/>
        </w:rPr>
        <w:t xml:space="preserve"> </w:t>
      </w:r>
      <w:r>
        <w:rPr>
          <w:rStyle w:val="KeywordTok"/>
        </w:rPr>
        <w:t>lapply</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 mean)</w:t>
      </w:r>
      <w:r>
        <w:br/>
      </w:r>
      <w:r>
        <w:rPr>
          <w:rStyle w:val="NormalTok"/>
        </w:rPr>
        <w:t>sd_cholest &lt;-</w:t>
      </w:r>
      <w:r>
        <w:rPr>
          <w:rStyle w:val="StringTok"/>
        </w:rPr>
        <w:t xml:space="preserve"> </w:t>
      </w:r>
      <w:r>
        <w:rPr>
          <w:rStyle w:val="KeywordTok"/>
        </w:rPr>
        <w:t>lapply</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 sd)</w:t>
      </w:r>
      <w:r>
        <w:br/>
      </w:r>
      <w:r>
        <w:rPr>
          <w:rStyle w:val="KeywordTok"/>
        </w:rPr>
        <w:t>cbind</w:t>
      </w:r>
      <w:r>
        <w:rPr>
          <w:rStyle w:val="NormalTok"/>
        </w:rPr>
        <w:t>(</w:t>
      </w:r>
      <w:r>
        <w:rPr>
          <w:rStyle w:val="DataTypeTok"/>
        </w:rPr>
        <w:t>mean =</w:t>
      </w:r>
      <w:r>
        <w:rPr>
          <w:rStyle w:val="NormalTok"/>
        </w:rPr>
        <w:t xml:space="preserve"> mean_cholest, </w:t>
      </w:r>
      <w:r>
        <w:rPr>
          <w:rStyle w:val="DataTypeTok"/>
        </w:rPr>
        <w:t>SD =</w:t>
      </w:r>
      <w:r>
        <w:rPr>
          <w:rStyle w:val="NormalTok"/>
        </w:rPr>
        <w:t xml:space="preserve">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p>
    <w:p w:rsidR="002575C0" w:rsidRDefault="002575C0" w:rsidP="002575C0">
      <w:pPr>
        <w:pStyle w:val="SourceCode"/>
      </w:pPr>
      <w:r>
        <w:rPr>
          <w:rStyle w:val="VerbatimChar"/>
        </w:rPr>
        <w:t xml:space="preserve">##          mean   SD        n </w:t>
      </w:r>
      <w:r>
        <w:br/>
      </w:r>
      <w:r>
        <w:rPr>
          <w:rStyle w:val="VerbatimChar"/>
        </w:rPr>
        <w:t>## chol     8.23   0.8386849 80</w:t>
      </w:r>
      <w:r>
        <w:br/>
      </w:r>
      <w:r>
        <w:rPr>
          <w:rStyle w:val="VerbatimChar"/>
        </w:rPr>
        <w:t>## age      39.475 5.</w:t>
      </w:r>
      <w:proofErr w:type="gramStart"/>
      <w:r>
        <w:rPr>
          <w:rStyle w:val="VerbatimChar"/>
        </w:rPr>
        <w:t>128661  80</w:t>
      </w:r>
      <w:proofErr w:type="gramEnd"/>
      <w:r>
        <w:br/>
      </w:r>
      <w:r>
        <w:rPr>
          <w:rStyle w:val="VerbatimChar"/>
        </w:rPr>
        <w:t>## exercise 4.225  0.9136794 80</w:t>
      </w:r>
    </w:p>
    <w:p w:rsidR="002575C0" w:rsidRDefault="002575C0" w:rsidP="002575C0">
      <w:pPr>
        <w:pStyle w:val="SourceCode"/>
      </w:pPr>
      <w:proofErr w:type="gramStart"/>
      <w:r>
        <w:rPr>
          <w:rStyle w:val="KeywordTok"/>
        </w:rPr>
        <w:t>rbind</w:t>
      </w:r>
      <w:r>
        <w:rPr>
          <w:rStyle w:val="NormalTok"/>
        </w:rPr>
        <w:t>(</w:t>
      </w:r>
      <w:proofErr w:type="gramEnd"/>
      <w:r>
        <w:rPr>
          <w:rStyle w:val="DataTypeTok"/>
        </w:rPr>
        <w:t>mean =</w:t>
      </w:r>
      <w:r>
        <w:rPr>
          <w:rStyle w:val="NormalTok"/>
        </w:rPr>
        <w:t xml:space="preserve"> mean_cholest, </w:t>
      </w:r>
      <w:r>
        <w:rPr>
          <w:rStyle w:val="DataTypeTok"/>
        </w:rPr>
        <w:t>SD =</w:t>
      </w:r>
      <w:r>
        <w:rPr>
          <w:rStyle w:val="NormalTok"/>
        </w:rPr>
        <w:t xml:space="preserve">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p>
    <w:p w:rsidR="002575C0" w:rsidRDefault="002575C0" w:rsidP="002575C0">
      <w:pPr>
        <w:pStyle w:val="SourceCode"/>
      </w:pPr>
      <w:r>
        <w:rPr>
          <w:rStyle w:val="VerbatimChar"/>
        </w:rPr>
        <w:t xml:space="preserve">##      chol      age      exercise </w:t>
      </w:r>
      <w:r>
        <w:br/>
      </w:r>
      <w:r>
        <w:rPr>
          <w:rStyle w:val="VerbatimChar"/>
        </w:rPr>
        <w:t xml:space="preserve">## mean 8.23      39.475   4.225    </w:t>
      </w:r>
      <w:r>
        <w:br/>
      </w:r>
      <w:r>
        <w:rPr>
          <w:rStyle w:val="VerbatimChar"/>
        </w:rPr>
        <w:t>## SD   0.8386849 5.128661 0.9136794</w:t>
      </w:r>
      <w:r>
        <w:br/>
      </w:r>
      <w:r>
        <w:rPr>
          <w:rStyle w:val="VerbatimChar"/>
        </w:rPr>
        <w:t>## n    80        80       80</w:t>
      </w:r>
    </w:p>
    <w:p w:rsidR="002575C0" w:rsidRDefault="002575C0" w:rsidP="002575C0">
      <w:pPr>
        <w:pStyle w:val="FirstParagraph"/>
      </w:pPr>
      <w:r>
        <w:t>Now, we can edit the variable names to make the results more presentable,</w:t>
      </w:r>
    </w:p>
    <w:p w:rsidR="002575C0" w:rsidRDefault="002575C0" w:rsidP="002575C0">
      <w:pPr>
        <w:pStyle w:val="SourceCode"/>
      </w:pPr>
      <w:r>
        <w:rPr>
          <w:rStyle w:val="KeywordTok"/>
        </w:rPr>
        <w:t>names</w:t>
      </w:r>
      <w:r>
        <w:rPr>
          <w:rStyle w:val="NormalTok"/>
        </w:rPr>
        <w:t>(mean_cholest) &lt;-</w:t>
      </w:r>
      <w:r>
        <w:rPr>
          <w:rStyle w:val="StringTok"/>
        </w:rPr>
        <w:t xml:space="preserve"> </w:t>
      </w:r>
      <w:proofErr w:type="gramStart"/>
      <w:r>
        <w:rPr>
          <w:rStyle w:val="KeywordTok"/>
        </w:rPr>
        <w:t>c</w:t>
      </w:r>
      <w:r>
        <w:rPr>
          <w:rStyle w:val="NormalTok"/>
        </w:rPr>
        <w:t>(</w:t>
      </w:r>
      <w:proofErr w:type="gramEnd"/>
      <w:r>
        <w:rPr>
          <w:rStyle w:val="StringTok"/>
        </w:rPr>
        <w:t>"Cholestrol"</w:t>
      </w:r>
      <w:r>
        <w:rPr>
          <w:rStyle w:val="NormalTok"/>
        </w:rPr>
        <w:t xml:space="preserve">, </w:t>
      </w:r>
      <w:r>
        <w:rPr>
          <w:rStyle w:val="StringTok"/>
        </w:rPr>
        <w:t>"Age"</w:t>
      </w:r>
      <w:r>
        <w:rPr>
          <w:rStyle w:val="NormalTok"/>
        </w:rPr>
        <w:t xml:space="preserve">, </w:t>
      </w:r>
      <w:r>
        <w:rPr>
          <w:rStyle w:val="StringTok"/>
        </w:rPr>
        <w:t>"Exercise"</w:t>
      </w:r>
      <w:r>
        <w:rPr>
          <w:rStyle w:val="NormalTok"/>
        </w:rPr>
        <w:t>)</w:t>
      </w:r>
      <w:r>
        <w:br/>
      </w:r>
      <w:r>
        <w:rPr>
          <w:rStyle w:val="KeywordTok"/>
        </w:rPr>
        <w:t>cbind</w:t>
      </w:r>
      <w:r>
        <w:rPr>
          <w:rStyle w:val="NormalTok"/>
        </w:rPr>
        <w:t>(</w:t>
      </w:r>
      <w:r>
        <w:rPr>
          <w:rStyle w:val="DataTypeTok"/>
        </w:rPr>
        <w:t>mean =</w:t>
      </w:r>
      <w:r>
        <w:rPr>
          <w:rStyle w:val="NormalTok"/>
        </w:rPr>
        <w:t xml:space="preserve"> mean_cholest, </w:t>
      </w:r>
      <w:r>
        <w:rPr>
          <w:rStyle w:val="DataTypeTok"/>
        </w:rPr>
        <w:t>SD =</w:t>
      </w:r>
      <w:r>
        <w:rPr>
          <w:rStyle w:val="NormalTok"/>
        </w:rPr>
        <w:t xml:space="preserve">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p>
    <w:p w:rsidR="002575C0" w:rsidRDefault="002575C0" w:rsidP="002575C0">
      <w:pPr>
        <w:pStyle w:val="SourceCode"/>
      </w:pPr>
      <w:r>
        <w:rPr>
          <w:rStyle w:val="VerbatimChar"/>
        </w:rPr>
        <w:t xml:space="preserve">##            mean   SD        n </w:t>
      </w:r>
      <w:r>
        <w:br/>
      </w:r>
      <w:r>
        <w:rPr>
          <w:rStyle w:val="VerbatimChar"/>
        </w:rPr>
        <w:t>## Cholestrol 8.23   0.8386849 80</w:t>
      </w:r>
      <w:r>
        <w:br/>
      </w:r>
      <w:r>
        <w:rPr>
          <w:rStyle w:val="VerbatimChar"/>
        </w:rPr>
        <w:t>## Age        39.475 5.</w:t>
      </w:r>
      <w:proofErr w:type="gramStart"/>
      <w:r>
        <w:rPr>
          <w:rStyle w:val="VerbatimChar"/>
        </w:rPr>
        <w:t>128661  80</w:t>
      </w:r>
      <w:proofErr w:type="gramEnd"/>
      <w:r>
        <w:br/>
      </w:r>
      <w:r>
        <w:rPr>
          <w:rStyle w:val="VerbatimChar"/>
        </w:rPr>
        <w:t>## Exercise   4.225  0.9136794 80</w:t>
      </w:r>
    </w:p>
    <w:p w:rsidR="002575C0" w:rsidRDefault="002575C0" w:rsidP="002575C0">
      <w:pPr>
        <w:pStyle w:val="SourceCode"/>
      </w:pPr>
      <w:proofErr w:type="gramStart"/>
      <w:r>
        <w:rPr>
          <w:rStyle w:val="KeywordTok"/>
        </w:rPr>
        <w:t>rbind</w:t>
      </w:r>
      <w:r>
        <w:rPr>
          <w:rStyle w:val="NormalTok"/>
        </w:rPr>
        <w:t>(</w:t>
      </w:r>
      <w:proofErr w:type="gramEnd"/>
      <w:r>
        <w:rPr>
          <w:rStyle w:val="DataTypeTok"/>
        </w:rPr>
        <w:t>mean =</w:t>
      </w:r>
      <w:r>
        <w:rPr>
          <w:rStyle w:val="NormalTok"/>
        </w:rPr>
        <w:t xml:space="preserve"> mean_cholest, </w:t>
      </w:r>
      <w:r>
        <w:rPr>
          <w:rStyle w:val="DataTypeTok"/>
        </w:rPr>
        <w:t>SD =</w:t>
      </w:r>
      <w:r>
        <w:rPr>
          <w:rStyle w:val="NormalTok"/>
        </w:rPr>
        <w:t xml:space="preserve">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p>
    <w:p w:rsidR="002575C0" w:rsidRDefault="002575C0" w:rsidP="002575C0">
      <w:pPr>
        <w:pStyle w:val="SourceCode"/>
      </w:pPr>
      <w:r>
        <w:rPr>
          <w:rStyle w:val="VerbatimChar"/>
        </w:rPr>
        <w:t xml:space="preserve">##      Cholestrol Age      Exercise </w:t>
      </w:r>
      <w:r>
        <w:br/>
      </w:r>
      <w:r>
        <w:rPr>
          <w:rStyle w:val="VerbatimChar"/>
        </w:rPr>
        <w:t xml:space="preserve">## mean 8.23       39.475   4.225    </w:t>
      </w:r>
      <w:r>
        <w:br/>
      </w:r>
      <w:r>
        <w:rPr>
          <w:rStyle w:val="VerbatimChar"/>
        </w:rPr>
        <w:t xml:space="preserve">## SD   </w:t>
      </w:r>
      <w:proofErr w:type="gramStart"/>
      <w:r>
        <w:rPr>
          <w:rStyle w:val="VerbatimChar"/>
        </w:rPr>
        <w:t>0.8386849  5.128661</w:t>
      </w:r>
      <w:proofErr w:type="gramEnd"/>
      <w:r>
        <w:rPr>
          <w:rStyle w:val="VerbatimChar"/>
        </w:rPr>
        <w:t xml:space="preserve"> 0.9136794</w:t>
      </w:r>
      <w:r>
        <w:br/>
      </w:r>
      <w:r>
        <w:rPr>
          <w:rStyle w:val="VerbatimChar"/>
        </w:rPr>
        <w:t>## n    80         80       80</w:t>
      </w:r>
    </w:p>
    <w:p w:rsidR="002575C0" w:rsidRDefault="002575C0" w:rsidP="002575C0">
      <w:pPr>
        <w:pStyle w:val="FirstParagraph"/>
      </w:pPr>
      <w:r>
        <w:t xml:space="preserve">Now, let us try </w:t>
      </w:r>
      <w:proofErr w:type="gramStart"/>
      <w:r>
        <w:rPr>
          <w:rStyle w:val="VerbatimChar"/>
        </w:rPr>
        <w:t>cbind(</w:t>
      </w:r>
      <w:proofErr w:type="gramEnd"/>
      <w:r>
        <w:rPr>
          <w:rStyle w:val="VerbatimChar"/>
        </w:rPr>
        <w:t>)</w:t>
      </w:r>
      <w:r>
        <w:t xml:space="preserve"> and </w:t>
      </w:r>
      <w:r>
        <w:rPr>
          <w:rStyle w:val="VerbatimChar"/>
        </w:rPr>
        <w:t>rbind()</w:t>
      </w:r>
      <w:r>
        <w:t xml:space="preserve"> on categorical variables, </w:t>
      </w:r>
      <w:r>
        <w:rPr>
          <w:rStyle w:val="VerbatimChar"/>
        </w:rPr>
        <w:t>sex</w:t>
      </w:r>
      <w:r>
        <w:t xml:space="preserve"> and </w:t>
      </w:r>
      <w:r>
        <w:rPr>
          <w:rStyle w:val="VerbatimChar"/>
        </w:rPr>
        <w:t>categ</w:t>
      </w:r>
      <w:r>
        <w:t>,</w:t>
      </w:r>
    </w:p>
    <w:p w:rsidR="002575C0" w:rsidRDefault="002575C0" w:rsidP="002575C0">
      <w:pPr>
        <w:pStyle w:val="SourceCode"/>
      </w:pPr>
      <w:r>
        <w:rPr>
          <w:rStyle w:val="NormalTok"/>
        </w:rPr>
        <w:t>count_cholest &lt;-</w:t>
      </w:r>
      <w:r>
        <w:rPr>
          <w:rStyle w:val="StringTok"/>
        </w:rPr>
        <w:t xml:space="preserve"> </w:t>
      </w:r>
      <w:proofErr w:type="gramStart"/>
      <w:r>
        <w:rPr>
          <w:rStyle w:val="KeywordTok"/>
        </w:rPr>
        <w:t>sapply</w:t>
      </w:r>
      <w:r>
        <w:rPr>
          <w:rStyle w:val="NormalTok"/>
        </w:rPr>
        <w:t>(</w:t>
      </w:r>
      <w:proofErr w:type="gramEnd"/>
      <w:r>
        <w:rPr>
          <w:rStyle w:val="NormalTok"/>
        </w:rPr>
        <w:t>cholest[</w:t>
      </w:r>
      <w:r>
        <w:rPr>
          <w:rStyle w:val="KeywordTok"/>
        </w:rPr>
        <w:t>c</w:t>
      </w:r>
      <w:r>
        <w:rPr>
          <w:rStyle w:val="NormalTok"/>
        </w:rPr>
        <w:t>(</w:t>
      </w:r>
      <w:r>
        <w:rPr>
          <w:rStyle w:val="StringTok"/>
        </w:rPr>
        <w:t>"sex"</w:t>
      </w:r>
      <w:r>
        <w:rPr>
          <w:rStyle w:val="NormalTok"/>
        </w:rPr>
        <w:t xml:space="preserve">, </w:t>
      </w:r>
      <w:r>
        <w:rPr>
          <w:rStyle w:val="StringTok"/>
        </w:rPr>
        <w:t>"categ"</w:t>
      </w:r>
      <w:r>
        <w:rPr>
          <w:rStyle w:val="NormalTok"/>
        </w:rPr>
        <w:t>)], summary)</w:t>
      </w:r>
      <w:r>
        <w:br/>
      </w:r>
      <w:r>
        <w:rPr>
          <w:rStyle w:val="NormalTok"/>
        </w:rPr>
        <w:t>count_cholest</w:t>
      </w:r>
    </w:p>
    <w:p w:rsidR="002575C0" w:rsidRDefault="002575C0" w:rsidP="002575C0">
      <w:pPr>
        <w:pStyle w:val="SourceCode"/>
      </w:pPr>
      <w:r>
        <w:rPr>
          <w:rStyle w:val="VerbatimChar"/>
        </w:rPr>
        <w:t>## $sex</w:t>
      </w:r>
      <w:r>
        <w:br/>
      </w:r>
      <w:r>
        <w:rPr>
          <w:rStyle w:val="VerbatimChar"/>
        </w:rPr>
        <w:t xml:space="preserve">## female   male </w:t>
      </w:r>
      <w:r>
        <w:br/>
      </w:r>
      <w:r>
        <w:rPr>
          <w:rStyle w:val="VerbatimChar"/>
        </w:rPr>
        <w:t xml:space="preserve">##     40     40 </w:t>
      </w:r>
      <w:r>
        <w:br/>
      </w:r>
      <w:r>
        <w:rPr>
          <w:rStyle w:val="VerbatimChar"/>
        </w:rPr>
        <w:lastRenderedPageBreak/>
        <w:t xml:space="preserve">## </w:t>
      </w:r>
      <w:r>
        <w:br/>
      </w:r>
      <w:r>
        <w:rPr>
          <w:rStyle w:val="VerbatimChar"/>
        </w:rPr>
        <w:t>## $categ</w:t>
      </w:r>
      <w:r>
        <w:br/>
      </w:r>
      <w:r>
        <w:rPr>
          <w:rStyle w:val="VerbatimChar"/>
        </w:rPr>
        <w:t xml:space="preserve">## Grp A Grp B Grp C </w:t>
      </w:r>
      <w:r>
        <w:br/>
      </w:r>
      <w:r>
        <w:rPr>
          <w:rStyle w:val="VerbatimChar"/>
        </w:rPr>
        <w:t>##    25    33    22</w:t>
      </w:r>
    </w:p>
    <w:p w:rsidR="002575C0" w:rsidRDefault="002575C0" w:rsidP="002575C0">
      <w:pPr>
        <w:pStyle w:val="SourceCode"/>
      </w:pPr>
      <w:r>
        <w:rPr>
          <w:rStyle w:val="NormalTok"/>
        </w:rPr>
        <w:t>perc_cholest &lt;-</w:t>
      </w:r>
      <w:r>
        <w:rPr>
          <w:rStyle w:val="StringTok"/>
        </w:rPr>
        <w:t xml:space="preserve"> </w:t>
      </w:r>
      <w:proofErr w:type="gramStart"/>
      <w:r>
        <w:rPr>
          <w:rStyle w:val="KeywordTok"/>
        </w:rPr>
        <w:t>sapply</w:t>
      </w:r>
      <w:r>
        <w:rPr>
          <w:rStyle w:val="NormalTok"/>
        </w:rPr>
        <w:t>(</w:t>
      </w:r>
      <w:proofErr w:type="gramEnd"/>
      <w:r>
        <w:rPr>
          <w:rStyle w:val="NormalTok"/>
        </w:rPr>
        <w:t>cholest[</w:t>
      </w:r>
      <w:r>
        <w:rPr>
          <w:rStyle w:val="KeywordTok"/>
        </w:rPr>
        <w:t>c</w:t>
      </w:r>
      <w:r>
        <w:rPr>
          <w:rStyle w:val="NormalTok"/>
        </w:rPr>
        <w:t>(</w:t>
      </w:r>
      <w:r>
        <w:rPr>
          <w:rStyle w:val="StringTok"/>
        </w:rPr>
        <w:t>"sex"</w:t>
      </w:r>
      <w:r>
        <w:rPr>
          <w:rStyle w:val="NormalTok"/>
        </w:rPr>
        <w:t xml:space="preserve">, </w:t>
      </w:r>
      <w:r>
        <w:rPr>
          <w:rStyle w:val="StringTok"/>
        </w:rPr>
        <w:t>"categ"</w:t>
      </w:r>
      <w:r>
        <w:rPr>
          <w:rStyle w:val="NormalTok"/>
        </w:rPr>
        <w:t xml:space="preserve">)], </w:t>
      </w: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r>
        <w:rPr>
          <w:rStyle w:val="OperatorTok"/>
        </w:rPr>
        <w:t>*</w:t>
      </w:r>
      <w:r>
        <w:rPr>
          <w:rStyle w:val="DecValTok"/>
        </w:rPr>
        <w:t>100</w:t>
      </w:r>
      <w:r>
        <w:rPr>
          <w:rStyle w:val="NormalTok"/>
        </w:rPr>
        <w:t>)</w:t>
      </w:r>
      <w:r>
        <w:br/>
      </w:r>
      <w:r>
        <w:rPr>
          <w:rStyle w:val="NormalTok"/>
        </w:rPr>
        <w:t>perc_cholest</w:t>
      </w:r>
    </w:p>
    <w:p w:rsidR="002575C0" w:rsidRDefault="002575C0" w:rsidP="002575C0">
      <w:pPr>
        <w:pStyle w:val="SourceCode"/>
      </w:pPr>
      <w:r>
        <w:rPr>
          <w:rStyle w:val="VerbatimChar"/>
        </w:rPr>
        <w:t>## $sex</w:t>
      </w:r>
      <w:r>
        <w:br/>
      </w:r>
      <w:r>
        <w:rPr>
          <w:rStyle w:val="VerbatimChar"/>
        </w:rPr>
        <w:t xml:space="preserve">## female   male </w:t>
      </w:r>
      <w:r>
        <w:br/>
      </w:r>
      <w:r>
        <w:rPr>
          <w:rStyle w:val="VerbatimChar"/>
        </w:rPr>
        <w:t xml:space="preserve">##     50     50 </w:t>
      </w:r>
      <w:r>
        <w:br/>
      </w:r>
      <w:r>
        <w:rPr>
          <w:rStyle w:val="VerbatimChar"/>
        </w:rPr>
        <w:t xml:space="preserve">## </w:t>
      </w:r>
      <w:r>
        <w:br/>
      </w:r>
      <w:r>
        <w:rPr>
          <w:rStyle w:val="VerbatimChar"/>
        </w:rPr>
        <w:t>## $categ</w:t>
      </w:r>
      <w:r>
        <w:br/>
      </w:r>
      <w:r>
        <w:rPr>
          <w:rStyle w:val="VerbatimChar"/>
        </w:rPr>
        <w:t xml:space="preserve">## Grp A Grp B Grp C </w:t>
      </w:r>
      <w:r>
        <w:br/>
      </w:r>
      <w:r>
        <w:rPr>
          <w:rStyle w:val="VerbatimChar"/>
        </w:rPr>
        <w:t>## 31.25 41.25 27.50</w:t>
      </w:r>
    </w:p>
    <w:p w:rsidR="002575C0" w:rsidRDefault="002575C0" w:rsidP="002575C0">
      <w:pPr>
        <w:pStyle w:val="FirstParagraph"/>
      </w:pPr>
      <w:r>
        <w:t>then we list down by variables,</w:t>
      </w:r>
    </w:p>
    <w:p w:rsidR="002575C0" w:rsidRDefault="002575C0" w:rsidP="002575C0">
      <w:pPr>
        <w:pStyle w:val="SourceCode"/>
      </w:pPr>
      <w:proofErr w:type="gramStart"/>
      <w:r>
        <w:rPr>
          <w:rStyle w:val="KeywordTok"/>
        </w:rPr>
        <w:t>list</w:t>
      </w:r>
      <w:r>
        <w:rPr>
          <w:rStyle w:val="NormalTok"/>
        </w:rPr>
        <w:t>(</w:t>
      </w:r>
      <w:proofErr w:type="gramEnd"/>
      <w:r>
        <w:rPr>
          <w:rStyle w:val="DataTypeTok"/>
        </w:rPr>
        <w:t>Sex =</w:t>
      </w:r>
      <w:r>
        <w:rPr>
          <w:rStyle w:val="NormalTok"/>
        </w:rPr>
        <w:t xml:space="preserve"> </w:t>
      </w:r>
      <w:r>
        <w:rPr>
          <w:rStyle w:val="KeywordTok"/>
        </w:rPr>
        <w:t>cbind</w:t>
      </w:r>
      <w:r>
        <w:rPr>
          <w:rStyle w:val="NormalTok"/>
        </w:rPr>
        <w:t>(</w:t>
      </w:r>
      <w:r>
        <w:rPr>
          <w:rStyle w:val="DataTypeTok"/>
        </w:rPr>
        <w:t>n =</w:t>
      </w:r>
      <w:r>
        <w:rPr>
          <w:rStyle w:val="NormalTok"/>
        </w:rPr>
        <w:t xml:space="preserve"> count_cholest</w:t>
      </w:r>
      <w:r>
        <w:rPr>
          <w:rStyle w:val="OperatorTok"/>
        </w:rPr>
        <w:t>$</w:t>
      </w:r>
      <w:r>
        <w:rPr>
          <w:rStyle w:val="NormalTok"/>
        </w:rPr>
        <w:t xml:space="preserve">sex, </w:t>
      </w:r>
      <w:r>
        <w:rPr>
          <w:rStyle w:val="StringTok"/>
        </w:rPr>
        <w:t>"%"</w:t>
      </w:r>
      <w:r>
        <w:rPr>
          <w:rStyle w:val="NormalTok"/>
        </w:rPr>
        <w:t xml:space="preserve"> =</w:t>
      </w:r>
      <w:r>
        <w:rPr>
          <w:rStyle w:val="StringTok"/>
        </w:rPr>
        <w:t xml:space="preserve"> </w:t>
      </w:r>
      <w:r>
        <w:rPr>
          <w:rStyle w:val="NormalTok"/>
        </w:rPr>
        <w:t>perc_cholest</w:t>
      </w:r>
      <w:r>
        <w:rPr>
          <w:rStyle w:val="OperatorTok"/>
        </w:rPr>
        <w:t>$</w:t>
      </w:r>
      <w:r>
        <w:rPr>
          <w:rStyle w:val="NormalTok"/>
        </w:rPr>
        <w:t>sex),</w:t>
      </w:r>
      <w:r>
        <w:br/>
      </w:r>
      <w:r>
        <w:rPr>
          <w:rStyle w:val="NormalTok"/>
        </w:rPr>
        <w:t xml:space="preserve">     </w:t>
      </w:r>
      <w:r>
        <w:rPr>
          <w:rStyle w:val="DataTypeTok"/>
        </w:rPr>
        <w:t>Category =</w:t>
      </w:r>
      <w:r>
        <w:rPr>
          <w:rStyle w:val="NormalTok"/>
        </w:rPr>
        <w:t xml:space="preserve"> </w:t>
      </w:r>
      <w:r>
        <w:rPr>
          <w:rStyle w:val="KeywordTok"/>
        </w:rPr>
        <w:t>cbind</w:t>
      </w:r>
      <w:r>
        <w:rPr>
          <w:rStyle w:val="NormalTok"/>
        </w:rPr>
        <w:t>(</w:t>
      </w:r>
      <w:r>
        <w:rPr>
          <w:rStyle w:val="DataTypeTok"/>
        </w:rPr>
        <w:t>n =</w:t>
      </w:r>
      <w:r>
        <w:rPr>
          <w:rStyle w:val="NormalTok"/>
        </w:rPr>
        <w:t xml:space="preserve"> count_cholest</w:t>
      </w:r>
      <w:r>
        <w:rPr>
          <w:rStyle w:val="OperatorTok"/>
        </w:rPr>
        <w:t>$</w:t>
      </w:r>
      <w:r>
        <w:rPr>
          <w:rStyle w:val="NormalTok"/>
        </w:rPr>
        <w:t xml:space="preserve">categ, </w:t>
      </w:r>
      <w:r>
        <w:br/>
      </w:r>
      <w:r>
        <w:rPr>
          <w:rStyle w:val="NormalTok"/>
        </w:rPr>
        <w:t xml:space="preserve">                      </w:t>
      </w:r>
      <w:r>
        <w:rPr>
          <w:rStyle w:val="StringTok"/>
        </w:rPr>
        <w:t>"%"</w:t>
      </w:r>
      <w:r>
        <w:rPr>
          <w:rStyle w:val="NormalTok"/>
        </w:rPr>
        <w:t xml:space="preserve"> =</w:t>
      </w:r>
      <w:r>
        <w:rPr>
          <w:rStyle w:val="StringTok"/>
        </w:rPr>
        <w:t xml:space="preserve"> </w:t>
      </w:r>
      <w:r>
        <w:rPr>
          <w:rStyle w:val="NormalTok"/>
        </w:rPr>
        <w:t>perc_cholest</w:t>
      </w:r>
      <w:r>
        <w:rPr>
          <w:rStyle w:val="OperatorTok"/>
        </w:rPr>
        <w:t>$</w:t>
      </w:r>
      <w:r>
        <w:rPr>
          <w:rStyle w:val="NormalTok"/>
        </w:rPr>
        <w:t>categ))</w:t>
      </w:r>
    </w:p>
    <w:p w:rsidR="002575C0" w:rsidRDefault="002575C0" w:rsidP="002575C0">
      <w:pPr>
        <w:pStyle w:val="SourceCode"/>
      </w:pPr>
      <w:r>
        <w:rPr>
          <w:rStyle w:val="VerbatimChar"/>
        </w:rPr>
        <w:t>## $Sex</w:t>
      </w:r>
      <w:r>
        <w:br/>
      </w:r>
      <w:r>
        <w:rPr>
          <w:rStyle w:val="VerbatimChar"/>
        </w:rPr>
        <w:t xml:space="preserve">##         </w:t>
      </w:r>
      <w:proofErr w:type="gramStart"/>
      <w:r>
        <w:rPr>
          <w:rStyle w:val="VerbatimChar"/>
        </w:rPr>
        <w:t>n  %</w:t>
      </w:r>
      <w:proofErr w:type="gramEnd"/>
      <w:r>
        <w:br/>
      </w:r>
      <w:r>
        <w:rPr>
          <w:rStyle w:val="VerbatimChar"/>
        </w:rPr>
        <w:t>## female 40 50</w:t>
      </w:r>
      <w:r>
        <w:br/>
      </w:r>
      <w:r>
        <w:rPr>
          <w:rStyle w:val="VerbatimChar"/>
        </w:rPr>
        <w:t>## male   40 50</w:t>
      </w:r>
      <w:r>
        <w:br/>
      </w:r>
      <w:r>
        <w:rPr>
          <w:rStyle w:val="VerbatimChar"/>
        </w:rPr>
        <w:t xml:space="preserve">## </w:t>
      </w:r>
      <w:r>
        <w:br/>
      </w:r>
      <w:r>
        <w:rPr>
          <w:rStyle w:val="VerbatimChar"/>
        </w:rPr>
        <w:t>## $Category</w:t>
      </w:r>
      <w:r>
        <w:br/>
      </w:r>
      <w:r>
        <w:rPr>
          <w:rStyle w:val="VerbatimChar"/>
        </w:rPr>
        <w:t>##        n     %</w:t>
      </w:r>
      <w:r>
        <w:br/>
      </w:r>
      <w:r>
        <w:rPr>
          <w:rStyle w:val="VerbatimChar"/>
        </w:rPr>
        <w:t>## Grp A 25 31.25</w:t>
      </w:r>
      <w:r>
        <w:br/>
      </w:r>
      <w:r>
        <w:rPr>
          <w:rStyle w:val="VerbatimChar"/>
        </w:rPr>
        <w:t>## Grp B 33 41.25</w:t>
      </w:r>
      <w:r>
        <w:br/>
      </w:r>
      <w:r>
        <w:rPr>
          <w:rStyle w:val="VerbatimChar"/>
        </w:rPr>
        <w:t>## Grp C 22 27.50</w:t>
      </w:r>
    </w:p>
    <w:p w:rsidR="002575C0" w:rsidRDefault="002575C0" w:rsidP="002575C0">
      <w:pPr>
        <w:pStyle w:val="Heading3"/>
      </w:pPr>
      <w:bookmarkStart w:id="232" w:name="__RefHeading___Toc9317_1980654227"/>
      <w:bookmarkStart w:id="233" w:name="data.frame-and-matrix"/>
      <w:bookmarkStart w:id="234" w:name="_Toc529195239"/>
      <w:bookmarkStart w:id="235" w:name="_Toc530050425"/>
      <w:bookmarkEnd w:id="232"/>
      <w:bookmarkEnd w:id="233"/>
      <w:proofErr w:type="gramStart"/>
      <w:r>
        <w:rPr>
          <w:rStyle w:val="VerbatimChar"/>
        </w:rPr>
        <w:t>data.frame</w:t>
      </w:r>
      <w:proofErr w:type="gramEnd"/>
      <w:r>
        <w:rPr>
          <w:rStyle w:val="VerbatimChar"/>
        </w:rPr>
        <w:t>()</w:t>
      </w:r>
      <w:r>
        <w:t xml:space="preserve"> and </w:t>
      </w:r>
      <w:r>
        <w:rPr>
          <w:rStyle w:val="VerbatimChar"/>
        </w:rPr>
        <w:t>matrix()</w:t>
      </w:r>
      <w:bookmarkEnd w:id="234"/>
      <w:bookmarkEnd w:id="235"/>
    </w:p>
    <w:p w:rsidR="002575C0" w:rsidRDefault="002575C0" w:rsidP="002575C0">
      <w:pPr>
        <w:pStyle w:val="FirstParagraph"/>
      </w:pPr>
      <w:r>
        <w:t xml:space="preserve">These two functions work like </w:t>
      </w:r>
      <w:proofErr w:type="gramStart"/>
      <w:r>
        <w:rPr>
          <w:rStyle w:val="VerbatimChar"/>
        </w:rPr>
        <w:t>cbind(</w:t>
      </w:r>
      <w:proofErr w:type="gramEnd"/>
      <w:r>
        <w:rPr>
          <w:rStyle w:val="VerbatimChar"/>
        </w:rPr>
        <w:t>)</w:t>
      </w:r>
      <w:r>
        <w:t>. They are very handy to present results to look like a nice table</w:t>
      </w:r>
      <w:r>
        <w:fldChar w:fldCharType="begin"/>
      </w:r>
      <w:r>
        <w:instrText xml:space="preserve"> XE "data frame" </w:instrText>
      </w:r>
      <w:r>
        <w:fldChar w:fldCharType="end"/>
      </w:r>
      <w:r>
        <w:fldChar w:fldCharType="begin"/>
      </w:r>
      <w:r>
        <w:instrText xml:space="preserve"> XE "matrix" </w:instrText>
      </w:r>
      <w:r>
        <w:fldChar w:fldCharType="end"/>
      </w:r>
      <w:r>
        <w:t>.</w:t>
      </w:r>
    </w:p>
    <w:p w:rsidR="002575C0" w:rsidRDefault="002575C0" w:rsidP="002575C0">
      <w:pPr>
        <w:pStyle w:val="BodyText"/>
      </w:pPr>
      <w:r>
        <w:t xml:space="preserve">Using </w:t>
      </w:r>
      <w:proofErr w:type="gramStart"/>
      <w:r>
        <w:rPr>
          <w:rStyle w:val="VerbatimChar"/>
        </w:rPr>
        <w:t>data.frame</w:t>
      </w:r>
      <w:proofErr w:type="gramEnd"/>
      <w:r>
        <w:rPr>
          <w:rStyle w:val="VerbatimChar"/>
        </w:rPr>
        <w:t>()</w:t>
      </w:r>
      <w:r>
        <w:t>,</w:t>
      </w:r>
    </w:p>
    <w:p w:rsidR="002575C0" w:rsidRDefault="002575C0" w:rsidP="002575C0">
      <w:pPr>
        <w:pStyle w:val="SourceCode"/>
      </w:pPr>
      <w:proofErr w:type="gramStart"/>
      <w:r>
        <w:rPr>
          <w:rStyle w:val="KeywordTok"/>
        </w:rPr>
        <w:t>data.frame</w:t>
      </w:r>
      <w:proofErr w:type="gramEnd"/>
      <w:r>
        <w:rPr>
          <w:rStyle w:val="NormalTok"/>
        </w:rPr>
        <w:t>(</w:t>
      </w:r>
      <w:r>
        <w:rPr>
          <w:rStyle w:val="DataTypeTok"/>
        </w:rPr>
        <w:t>mean =</w:t>
      </w:r>
      <w:r>
        <w:rPr>
          <w:rStyle w:val="NormalTok"/>
        </w:rPr>
        <w:t xml:space="preserve"> mean_cholest, </w:t>
      </w:r>
      <w:r>
        <w:rPr>
          <w:rStyle w:val="DataTypeTok"/>
        </w:rPr>
        <w:t>SD =</w:t>
      </w:r>
      <w:r>
        <w:rPr>
          <w:rStyle w:val="NormalTok"/>
        </w:rPr>
        <w:t xml:space="preserve">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p>
    <w:p w:rsidR="002575C0" w:rsidRDefault="002575C0" w:rsidP="002575C0">
      <w:pPr>
        <w:pStyle w:val="SourceCode"/>
      </w:pPr>
      <w:r>
        <w:rPr>
          <w:rStyle w:val="VerbatimChar"/>
        </w:rPr>
        <w:t xml:space="preserve">##          </w:t>
      </w:r>
      <w:proofErr w:type="gramStart"/>
      <w:r>
        <w:rPr>
          <w:rStyle w:val="VerbatimChar"/>
        </w:rPr>
        <w:t>mean.Cholestrol</w:t>
      </w:r>
      <w:proofErr w:type="gramEnd"/>
      <w:r>
        <w:rPr>
          <w:rStyle w:val="VerbatimChar"/>
        </w:rPr>
        <w:t xml:space="preserve"> mean.Age mean.Exercise   SD.chol   SD.age</w:t>
      </w:r>
      <w:r>
        <w:br/>
      </w:r>
      <w:r>
        <w:rPr>
          <w:rStyle w:val="VerbatimChar"/>
        </w:rPr>
        <w:t>## chol                8.23   39.475         4.225 0.8386849 5.128661</w:t>
      </w:r>
      <w:r>
        <w:br/>
      </w:r>
      <w:r>
        <w:rPr>
          <w:rStyle w:val="VerbatimChar"/>
        </w:rPr>
        <w:t>## age                 8.23   39.475         4.225 0.8386849 5.128661</w:t>
      </w:r>
      <w:r>
        <w:br/>
      </w:r>
      <w:r>
        <w:rPr>
          <w:rStyle w:val="VerbatimChar"/>
        </w:rPr>
        <w:t>## exercise            8.23   39.475         4.225 0.8386849 5.128661</w:t>
      </w:r>
      <w:r>
        <w:br/>
      </w:r>
      <w:r>
        <w:rPr>
          <w:rStyle w:val="VerbatimChar"/>
        </w:rPr>
        <w:t>##          SD.exercise  n</w:t>
      </w:r>
      <w:r>
        <w:br/>
      </w:r>
      <w:r>
        <w:rPr>
          <w:rStyle w:val="VerbatimChar"/>
        </w:rPr>
        <w:t>## chol       0.9136794 80</w:t>
      </w:r>
      <w:r>
        <w:br/>
      </w:r>
      <w:r>
        <w:rPr>
          <w:rStyle w:val="VerbatimChar"/>
        </w:rPr>
        <w:t>## age        0.9136794 80</w:t>
      </w:r>
      <w:r>
        <w:br/>
      </w:r>
      <w:r>
        <w:rPr>
          <w:rStyle w:val="VerbatimChar"/>
        </w:rPr>
        <w:t>## exercise   0.9136794 80</w:t>
      </w:r>
    </w:p>
    <w:p w:rsidR="002575C0" w:rsidRDefault="002575C0" w:rsidP="002575C0">
      <w:pPr>
        <w:pStyle w:val="FirstParagraph"/>
      </w:pPr>
      <w:r>
        <w:lastRenderedPageBreak/>
        <w:t xml:space="preserve">Using </w:t>
      </w:r>
      <w:proofErr w:type="gramStart"/>
      <w:r>
        <w:rPr>
          <w:rStyle w:val="VerbatimChar"/>
        </w:rPr>
        <w:t>matrix(</w:t>
      </w:r>
      <w:proofErr w:type="gramEnd"/>
      <w:r>
        <w:rPr>
          <w:rStyle w:val="VerbatimChar"/>
        </w:rPr>
        <w:t>)</w:t>
      </w:r>
      <w:r>
        <w:t>,</w:t>
      </w:r>
    </w:p>
    <w:p w:rsidR="002575C0" w:rsidRDefault="002575C0" w:rsidP="002575C0">
      <w:pPr>
        <w:pStyle w:val="SourceCode"/>
      </w:pPr>
      <w:r>
        <w:rPr>
          <w:rStyle w:val="KeywordTok"/>
        </w:rPr>
        <w:t>matrix</w:t>
      </w:r>
      <w:r>
        <w:rPr>
          <w:rStyle w:val="NormalTok"/>
        </w:rPr>
        <w:t>(</w:t>
      </w:r>
      <w:r>
        <w:rPr>
          <w:rStyle w:val="KeywordTok"/>
        </w:rPr>
        <w:t>c</w:t>
      </w:r>
      <w:r>
        <w:rPr>
          <w:rStyle w:val="NormalTok"/>
        </w:rPr>
        <w:t xml:space="preserve">(mean_cholest,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 xml:space="preserve">)])), </w:t>
      </w:r>
      <w:r>
        <w:br/>
      </w:r>
      <w:r>
        <w:rPr>
          <w:rStyle w:val="NormalTok"/>
        </w:rPr>
        <w:t xml:space="preserve">       </w:t>
      </w:r>
      <w:r>
        <w:rPr>
          <w:rStyle w:val="DataTypeTok"/>
        </w:rPr>
        <w:t>nrow =</w:t>
      </w:r>
      <w:r>
        <w:rPr>
          <w:rStyle w:val="NormalTok"/>
        </w:rPr>
        <w:t xml:space="preserve"> </w:t>
      </w:r>
      <w:r>
        <w:rPr>
          <w:rStyle w:val="DecValTok"/>
        </w:rPr>
        <w:t>3</w:t>
      </w:r>
      <w:r>
        <w:rPr>
          <w:rStyle w:val="NormalTok"/>
        </w:rPr>
        <w:t xml:space="preserve">, </w:t>
      </w:r>
      <w:r>
        <w:rPr>
          <w:rStyle w:val="DataTypeTok"/>
        </w:rPr>
        <w:t>ncol =</w:t>
      </w:r>
      <w:r>
        <w:rPr>
          <w:rStyle w:val="NormalTok"/>
        </w:rPr>
        <w:t xml:space="preserve"> </w:t>
      </w:r>
      <w:r>
        <w:rPr>
          <w:rStyle w:val="DecValTok"/>
        </w:rPr>
        <w:t>3</w:t>
      </w:r>
      <w:r>
        <w:rPr>
          <w:rStyle w:val="NormalTok"/>
        </w:rPr>
        <w:t>,</w:t>
      </w:r>
      <w:r>
        <w:br/>
      </w:r>
      <w:r>
        <w:rPr>
          <w:rStyle w:val="NormalTok"/>
        </w:rPr>
        <w:t xml:space="preserve">       </w:t>
      </w:r>
      <w:r>
        <w:rPr>
          <w:rStyle w:val="DataTypeTok"/>
        </w:rPr>
        <w:t>dimnames =</w:t>
      </w:r>
      <w:r>
        <w:rPr>
          <w:rStyle w:val="NormalTok"/>
        </w:rPr>
        <w:t xml:space="preserve"> </w:t>
      </w:r>
      <w:r>
        <w:rPr>
          <w:rStyle w:val="KeywordTok"/>
        </w:rPr>
        <w:t>list</w:t>
      </w:r>
      <w:r>
        <w:rPr>
          <w:rStyle w:val="NormalTok"/>
        </w:rPr>
        <w:t>(</w:t>
      </w:r>
      <w:r>
        <w:rPr>
          <w:rStyle w:val="KeywordTok"/>
        </w:rPr>
        <w:t>names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r>
        <w:br/>
      </w:r>
      <w:r>
        <w:rPr>
          <w:rStyle w:val="NormalTok"/>
        </w:rPr>
        <w:t xml:space="preserve">                       </w:t>
      </w:r>
      <w:r>
        <w:rPr>
          <w:rStyle w:val="KeywordTok"/>
        </w:rPr>
        <w:t>c</w:t>
      </w:r>
      <w:r>
        <w:rPr>
          <w:rStyle w:val="NormalTok"/>
        </w:rPr>
        <w:t>(</w:t>
      </w:r>
      <w:r>
        <w:rPr>
          <w:rStyle w:val="StringTok"/>
        </w:rPr>
        <w:t>"mean"</w:t>
      </w:r>
      <w:r>
        <w:rPr>
          <w:rStyle w:val="NormalTok"/>
        </w:rPr>
        <w:t xml:space="preserve">, </w:t>
      </w:r>
      <w:r>
        <w:rPr>
          <w:rStyle w:val="StringTok"/>
        </w:rPr>
        <w:t>"SD"</w:t>
      </w:r>
      <w:r>
        <w:rPr>
          <w:rStyle w:val="NormalTok"/>
        </w:rPr>
        <w:t xml:space="preserve">, </w:t>
      </w:r>
      <w:r>
        <w:rPr>
          <w:rStyle w:val="StringTok"/>
        </w:rPr>
        <w:t>"n"</w:t>
      </w:r>
      <w:r>
        <w:rPr>
          <w:rStyle w:val="NormalTok"/>
        </w:rPr>
        <w:t>)))</w:t>
      </w:r>
    </w:p>
    <w:p w:rsidR="002575C0" w:rsidRDefault="002575C0" w:rsidP="002575C0">
      <w:pPr>
        <w:pStyle w:val="SourceCode"/>
      </w:pPr>
      <w:r>
        <w:rPr>
          <w:rStyle w:val="VerbatimChar"/>
        </w:rPr>
        <w:t xml:space="preserve">##          mean   SD        n </w:t>
      </w:r>
      <w:r>
        <w:br/>
      </w:r>
      <w:r>
        <w:rPr>
          <w:rStyle w:val="VerbatimChar"/>
        </w:rPr>
        <w:t>## chol     8.23   0.8386849 80</w:t>
      </w:r>
      <w:r>
        <w:br/>
      </w:r>
      <w:r>
        <w:rPr>
          <w:rStyle w:val="VerbatimChar"/>
        </w:rPr>
        <w:t>## age      39.475 5.</w:t>
      </w:r>
      <w:proofErr w:type="gramStart"/>
      <w:r>
        <w:rPr>
          <w:rStyle w:val="VerbatimChar"/>
        </w:rPr>
        <w:t>128661  80</w:t>
      </w:r>
      <w:proofErr w:type="gramEnd"/>
      <w:r>
        <w:br/>
      </w:r>
      <w:r>
        <w:rPr>
          <w:rStyle w:val="VerbatimChar"/>
        </w:rPr>
        <w:t>## exercise 4.225  0.9136794 80</w:t>
      </w:r>
    </w:p>
    <w:p w:rsidR="002575C0" w:rsidRDefault="002575C0" w:rsidP="002575C0">
      <w:pPr>
        <w:pStyle w:val="Heading3"/>
      </w:pPr>
      <w:bookmarkStart w:id="236" w:name="__RefHeading___Toc9319_1980654227"/>
      <w:bookmarkStart w:id="237" w:name="paste0"/>
      <w:bookmarkStart w:id="238" w:name="_Toc529195240"/>
      <w:bookmarkStart w:id="239" w:name="_Toc530050426"/>
      <w:bookmarkEnd w:id="236"/>
      <w:bookmarkEnd w:id="237"/>
      <w:r>
        <w:rPr>
          <w:rStyle w:val="VerbatimChar"/>
        </w:rPr>
        <w:t>paste0()</w:t>
      </w:r>
      <w:bookmarkEnd w:id="238"/>
      <w:bookmarkEnd w:id="239"/>
      <w:r>
        <w:fldChar w:fldCharType="begin"/>
      </w:r>
      <w:r>
        <w:instrText xml:space="preserve"> XE "paste" </w:instrText>
      </w:r>
      <w:r>
        <w:fldChar w:fldCharType="end"/>
      </w:r>
    </w:p>
    <w:p w:rsidR="002575C0" w:rsidRDefault="002575C0" w:rsidP="002575C0">
      <w:pPr>
        <w:pStyle w:val="FirstParagraph"/>
      </w:pPr>
      <w:r>
        <w:t xml:space="preserve">We can also use the </w:t>
      </w:r>
      <w:proofErr w:type="gramStart"/>
      <w:r>
        <w:rPr>
          <w:rStyle w:val="VerbatimChar"/>
        </w:rPr>
        <w:t>table(</w:t>
      </w:r>
      <w:proofErr w:type="gramEnd"/>
      <w:r>
        <w:rPr>
          <w:rStyle w:val="VerbatimChar"/>
        </w:rPr>
        <w:t>)</w:t>
      </w:r>
      <w:r>
        <w:t xml:space="preserve"> and </w:t>
      </w:r>
      <w:r>
        <w:rPr>
          <w:rStyle w:val="VerbatimChar"/>
        </w:rPr>
        <w:t>paste0()</w:t>
      </w:r>
      <w:r>
        <w:t xml:space="preserve"> as follows,</w:t>
      </w:r>
    </w:p>
    <w:p w:rsidR="002575C0" w:rsidRDefault="002575C0" w:rsidP="002575C0">
      <w:pPr>
        <w:pStyle w:val="SourceCode"/>
      </w:pPr>
      <w:r>
        <w:rPr>
          <w:rStyle w:val="NormalTok"/>
        </w:rPr>
        <w:t>tab_categ =</w:t>
      </w:r>
      <w:r>
        <w:rPr>
          <w:rStyle w:val="StringTok"/>
        </w:rPr>
        <w:t xml:space="preserve"> </w:t>
      </w:r>
      <w:r>
        <w:rPr>
          <w:rStyle w:val="KeywordTok"/>
        </w:rPr>
        <w:t>table</w:t>
      </w:r>
      <w:r>
        <w:rPr>
          <w:rStyle w:val="NormalTok"/>
        </w:rPr>
        <w:t>(</w:t>
      </w:r>
      <w:r>
        <w:rPr>
          <w:rStyle w:val="DataTypeTok"/>
        </w:rPr>
        <w:t>Category =</w:t>
      </w:r>
      <w:r>
        <w:rPr>
          <w:rStyle w:val="NormalTok"/>
        </w:rPr>
        <w:t xml:space="preserve"> cholest</w:t>
      </w:r>
      <w:r>
        <w:rPr>
          <w:rStyle w:val="OperatorTok"/>
        </w:rPr>
        <w:t>$</w:t>
      </w:r>
      <w:r>
        <w:rPr>
          <w:rStyle w:val="NormalTok"/>
        </w:rPr>
        <w:t>categ)</w:t>
      </w:r>
      <w:r>
        <w:br/>
      </w:r>
      <w:r>
        <w:rPr>
          <w:rStyle w:val="NormalTok"/>
        </w:rPr>
        <w:t>per_categ =</w:t>
      </w:r>
      <w:r>
        <w:rPr>
          <w:rStyle w:val="StringTok"/>
        </w:rPr>
        <w:t xml:space="preserve"> </w:t>
      </w:r>
      <w:r>
        <w:rPr>
          <w:rStyle w:val="KeywordTok"/>
        </w:rPr>
        <w:t>prop.table</w:t>
      </w:r>
      <w:r>
        <w:rPr>
          <w:rStyle w:val="NormalTok"/>
        </w:rPr>
        <w:t>(tab_categ)</w:t>
      </w:r>
      <w:r>
        <w:rPr>
          <w:rStyle w:val="OperatorTok"/>
        </w:rPr>
        <w:t>*</w:t>
      </w:r>
      <w:r>
        <w:rPr>
          <w:rStyle w:val="DecValTok"/>
        </w:rPr>
        <w:t>100</w:t>
      </w:r>
      <w:r>
        <w:br/>
      </w:r>
      <w:r>
        <w:rPr>
          <w:rStyle w:val="NormalTok"/>
        </w:rPr>
        <w:t>cell_categ =</w:t>
      </w:r>
      <w:r>
        <w:rPr>
          <w:rStyle w:val="StringTok"/>
        </w:rPr>
        <w:t xml:space="preserve"> </w:t>
      </w:r>
      <w:r>
        <w:rPr>
          <w:rStyle w:val="KeywordTok"/>
        </w:rPr>
        <w:t>paste0</w:t>
      </w:r>
      <w:r>
        <w:rPr>
          <w:rStyle w:val="NormalTok"/>
        </w:rPr>
        <w:t xml:space="preserve">(tab_categ, </w:t>
      </w:r>
      <w:r>
        <w:rPr>
          <w:rStyle w:val="StringTok"/>
        </w:rPr>
        <w:t>" ("</w:t>
      </w:r>
      <w:r>
        <w:rPr>
          <w:rStyle w:val="NormalTok"/>
        </w:rPr>
        <w:t xml:space="preserve">, per_categ, </w:t>
      </w:r>
      <w:r>
        <w:rPr>
          <w:rStyle w:val="StringTok"/>
        </w:rPr>
        <w:t>"%)"</w:t>
      </w:r>
      <w:r>
        <w:rPr>
          <w:rStyle w:val="NormalTok"/>
        </w:rPr>
        <w:t>)</w:t>
      </w:r>
      <w:r>
        <w:br/>
      </w:r>
      <w:r>
        <w:rPr>
          <w:rStyle w:val="NormalTok"/>
        </w:rPr>
        <w:t>tab_per_categ =</w:t>
      </w:r>
      <w:r>
        <w:rPr>
          <w:rStyle w:val="StringTok"/>
        </w:rPr>
        <w:t xml:space="preserve"> </w:t>
      </w:r>
      <w:r>
        <w:rPr>
          <w:rStyle w:val="NormalTok"/>
        </w:rPr>
        <w:t xml:space="preserve">tab_categ  </w:t>
      </w:r>
      <w:r>
        <w:rPr>
          <w:rStyle w:val="CommentTok"/>
        </w:rPr>
        <w:t># just to set the dimension of `tab_per_categ`</w:t>
      </w:r>
      <w:r>
        <w:br/>
      </w:r>
      <w:r>
        <w:rPr>
          <w:rStyle w:val="NormalTok"/>
        </w:rPr>
        <w:t>tab_per_categ[] =</w:t>
      </w:r>
      <w:r>
        <w:rPr>
          <w:rStyle w:val="StringTok"/>
        </w:rPr>
        <w:t xml:space="preserve"> </w:t>
      </w:r>
      <w:r>
        <w:rPr>
          <w:rStyle w:val="NormalTok"/>
        </w:rPr>
        <w:t>cell_categ[]</w:t>
      </w:r>
      <w:r>
        <w:br/>
      </w:r>
      <w:r>
        <w:rPr>
          <w:rStyle w:val="NormalTok"/>
        </w:rPr>
        <w:t>tab_per_categ</w:t>
      </w:r>
    </w:p>
    <w:p w:rsidR="002575C0" w:rsidRDefault="002575C0" w:rsidP="002575C0">
      <w:pPr>
        <w:pStyle w:val="SourceCode"/>
      </w:pPr>
      <w:r>
        <w:rPr>
          <w:rStyle w:val="VerbatimChar"/>
        </w:rPr>
        <w:t>## Category</w:t>
      </w:r>
      <w:r>
        <w:br/>
      </w:r>
      <w:r>
        <w:rPr>
          <w:rStyle w:val="VerbatimChar"/>
        </w:rPr>
        <w:t xml:space="preserve">##       Grp A       Grp B       Grp C </w:t>
      </w:r>
      <w:r>
        <w:br/>
      </w:r>
      <w:r>
        <w:rPr>
          <w:rStyle w:val="VerbatimChar"/>
        </w:rPr>
        <w:t>## 25 (31.25%) 33 (41.25</w:t>
      </w:r>
      <w:proofErr w:type="gramStart"/>
      <w:r>
        <w:rPr>
          <w:rStyle w:val="VerbatimChar"/>
        </w:rPr>
        <w:t>%)  22</w:t>
      </w:r>
      <w:proofErr w:type="gramEnd"/>
      <w:r>
        <w:rPr>
          <w:rStyle w:val="VerbatimChar"/>
        </w:rPr>
        <w:t xml:space="preserve"> (27.5%)</w:t>
      </w:r>
    </w:p>
    <w:p w:rsidR="002575C0" w:rsidRDefault="002575C0" w:rsidP="002575C0">
      <w:pPr>
        <w:pStyle w:val="FirstParagraph"/>
      </w:pPr>
      <w:r>
        <w:t>In another example for cross-tabulation</w:t>
      </w:r>
      <w:r>
        <w:fldChar w:fldCharType="begin"/>
      </w:r>
      <w:r>
        <w:instrText xml:space="preserve"> XE "cross-tabulation" </w:instrText>
      </w:r>
      <w:r>
        <w:fldChar w:fldCharType="begin"/>
      </w:r>
      <w:r>
        <w:instrText xml:space="preserve"> XE "marginal total" </w:instrText>
      </w:r>
      <w:r>
        <w:fldChar w:fldCharType="end"/>
      </w:r>
      <w:r>
        <w:fldChar w:fldCharType="end"/>
      </w:r>
      <w:r>
        <w:t>,</w:t>
      </w:r>
    </w:p>
    <w:p w:rsidR="002575C0" w:rsidRDefault="002575C0" w:rsidP="002575C0">
      <w:pPr>
        <w:pStyle w:val="SourceCode"/>
      </w:pPr>
      <w:r>
        <w:rPr>
          <w:rStyle w:val="NormalTok"/>
        </w:rPr>
        <w:t>tab =</w:t>
      </w:r>
      <w:r>
        <w:rPr>
          <w:rStyle w:val="StringTok"/>
        </w:rPr>
        <w:t xml:space="preserve"> </w:t>
      </w:r>
      <w:proofErr w:type="gramStart"/>
      <w:r>
        <w:rPr>
          <w:rStyle w:val="KeywordTok"/>
        </w:rPr>
        <w:t>table</w:t>
      </w:r>
      <w:r>
        <w:rPr>
          <w:rStyle w:val="NormalTok"/>
        </w:rPr>
        <w:t>(</w:t>
      </w:r>
      <w:proofErr w:type="gramEnd"/>
      <w:r>
        <w:rPr>
          <w:rStyle w:val="DataTypeTok"/>
        </w:rPr>
        <w:t>Category =</w:t>
      </w:r>
      <w:r>
        <w:rPr>
          <w:rStyle w:val="NormalTok"/>
        </w:rPr>
        <w:t xml:space="preserve"> cholest</w:t>
      </w:r>
      <w:r>
        <w:rPr>
          <w:rStyle w:val="OperatorTok"/>
        </w:rPr>
        <w:t>$</w:t>
      </w:r>
      <w:r>
        <w:rPr>
          <w:rStyle w:val="NormalTok"/>
        </w:rPr>
        <w:t xml:space="preserve">categ, </w:t>
      </w:r>
      <w:r>
        <w:rPr>
          <w:rStyle w:val="DataTypeTok"/>
        </w:rPr>
        <w:t>Gender =</w:t>
      </w:r>
      <w:r>
        <w:rPr>
          <w:rStyle w:val="NormalTok"/>
        </w:rPr>
        <w:t xml:space="preserve"> cholest</w:t>
      </w:r>
      <w:r>
        <w:rPr>
          <w:rStyle w:val="OperatorTok"/>
        </w:rPr>
        <w:t>$</w:t>
      </w:r>
      <w:r>
        <w:rPr>
          <w:rStyle w:val="NormalTok"/>
        </w:rPr>
        <w:t xml:space="preserve">sex); tab  </w:t>
      </w:r>
      <w:r>
        <w:rPr>
          <w:rStyle w:val="CommentTok"/>
        </w:rPr>
        <w:t># count</w:t>
      </w:r>
    </w:p>
    <w:p w:rsidR="002575C0" w:rsidRDefault="002575C0" w:rsidP="002575C0">
      <w:pPr>
        <w:pStyle w:val="SourceCode"/>
      </w:pPr>
      <w:r>
        <w:rPr>
          <w:rStyle w:val="VerbatimChar"/>
        </w:rPr>
        <w:t>##         Gender</w:t>
      </w:r>
      <w:r>
        <w:br/>
      </w:r>
      <w:r>
        <w:rPr>
          <w:rStyle w:val="VerbatimChar"/>
        </w:rPr>
        <w:t>## Category female male</w:t>
      </w:r>
      <w:r>
        <w:br/>
      </w:r>
      <w:r>
        <w:rPr>
          <w:rStyle w:val="VerbatimChar"/>
        </w:rPr>
        <w:t>##    Grp A      0   25</w:t>
      </w:r>
      <w:r>
        <w:br/>
      </w:r>
      <w:r>
        <w:rPr>
          <w:rStyle w:val="VerbatimChar"/>
        </w:rPr>
        <w:t>##    Grp B     18   15</w:t>
      </w:r>
      <w:r>
        <w:br/>
      </w:r>
      <w:r>
        <w:rPr>
          <w:rStyle w:val="VerbatimChar"/>
        </w:rPr>
        <w:t>##    Grp C     22    0</w:t>
      </w:r>
    </w:p>
    <w:p w:rsidR="002575C0" w:rsidRDefault="002575C0" w:rsidP="002575C0">
      <w:pPr>
        <w:pStyle w:val="SourceCode"/>
      </w:pPr>
      <w:r>
        <w:rPr>
          <w:rStyle w:val="NormalTok"/>
        </w:rPr>
        <w:t>per =</w:t>
      </w:r>
      <w:r>
        <w:rPr>
          <w:rStyle w:val="StringTok"/>
        </w:rPr>
        <w:t xml:space="preserve"> </w:t>
      </w:r>
      <w:proofErr w:type="gramStart"/>
      <w:r>
        <w:rPr>
          <w:rStyle w:val="KeywordTok"/>
        </w:rPr>
        <w:t>prop.table</w:t>
      </w:r>
      <w:proofErr w:type="gramEnd"/>
      <w:r>
        <w:rPr>
          <w:rStyle w:val="NormalTok"/>
        </w:rPr>
        <w:t>(</w:t>
      </w:r>
      <w:r>
        <w:rPr>
          <w:rStyle w:val="KeywordTok"/>
        </w:rPr>
        <w:t>table</w:t>
      </w:r>
      <w:r>
        <w:rPr>
          <w:rStyle w:val="NormalTok"/>
        </w:rPr>
        <w:t>(</w:t>
      </w:r>
      <w:r>
        <w:rPr>
          <w:rStyle w:val="DataTypeTok"/>
        </w:rPr>
        <w:t>Category =</w:t>
      </w:r>
      <w:r>
        <w:rPr>
          <w:rStyle w:val="NormalTok"/>
        </w:rPr>
        <w:t xml:space="preserve"> cholest</w:t>
      </w:r>
      <w:r>
        <w:rPr>
          <w:rStyle w:val="OperatorTok"/>
        </w:rPr>
        <w:t>$</w:t>
      </w:r>
      <w:r>
        <w:rPr>
          <w:rStyle w:val="NormalTok"/>
        </w:rPr>
        <w:t xml:space="preserve">categ, </w:t>
      </w:r>
      <w:r>
        <w:rPr>
          <w:rStyle w:val="DataTypeTok"/>
        </w:rPr>
        <w:t>Gender =</w:t>
      </w:r>
      <w:r>
        <w:rPr>
          <w:rStyle w:val="NormalTok"/>
        </w:rPr>
        <w:t xml:space="preserve"> cholest</w:t>
      </w:r>
      <w:r>
        <w:rPr>
          <w:rStyle w:val="OperatorTok"/>
        </w:rPr>
        <w:t>$</w:t>
      </w:r>
      <w:r>
        <w:rPr>
          <w:rStyle w:val="NormalTok"/>
        </w:rPr>
        <w:t>sex))</w:t>
      </w:r>
      <w:r>
        <w:rPr>
          <w:rStyle w:val="OperatorTok"/>
        </w:rPr>
        <w:t>*</w:t>
      </w:r>
      <w:r>
        <w:rPr>
          <w:rStyle w:val="DecValTok"/>
        </w:rPr>
        <w:t>100</w:t>
      </w:r>
      <w:r>
        <w:br/>
      </w:r>
      <w:r>
        <w:rPr>
          <w:rStyle w:val="NormalTok"/>
        </w:rPr>
        <w:t xml:space="preserve">per  </w:t>
      </w:r>
      <w:r>
        <w:rPr>
          <w:rStyle w:val="CommentTok"/>
        </w:rPr>
        <w:t xml:space="preserve"># % </w:t>
      </w:r>
    </w:p>
    <w:p w:rsidR="002575C0" w:rsidRDefault="002575C0" w:rsidP="002575C0">
      <w:pPr>
        <w:pStyle w:val="SourceCode"/>
      </w:pPr>
      <w:r>
        <w:rPr>
          <w:rStyle w:val="VerbatimChar"/>
        </w:rPr>
        <w:t>##         Gender</w:t>
      </w:r>
      <w:r>
        <w:br/>
      </w:r>
      <w:r>
        <w:rPr>
          <w:rStyle w:val="VerbatimChar"/>
        </w:rPr>
        <w:t xml:space="preserve">## Category </w:t>
      </w:r>
      <w:proofErr w:type="gramStart"/>
      <w:r>
        <w:rPr>
          <w:rStyle w:val="VerbatimChar"/>
        </w:rPr>
        <w:t>female  male</w:t>
      </w:r>
      <w:proofErr w:type="gramEnd"/>
      <w:r>
        <w:br/>
      </w:r>
      <w:r>
        <w:rPr>
          <w:rStyle w:val="VerbatimChar"/>
        </w:rPr>
        <w:t>##    Grp A   0.00 31.25</w:t>
      </w:r>
      <w:r>
        <w:br/>
      </w:r>
      <w:r>
        <w:rPr>
          <w:rStyle w:val="VerbatimChar"/>
        </w:rPr>
        <w:t>##    Grp B  22.50 18.75</w:t>
      </w:r>
      <w:r>
        <w:br/>
      </w:r>
      <w:r>
        <w:rPr>
          <w:rStyle w:val="VerbatimChar"/>
        </w:rPr>
        <w:t>##    Grp C  27.50  0.00</w:t>
      </w:r>
    </w:p>
    <w:p w:rsidR="002575C0" w:rsidRDefault="002575C0" w:rsidP="002575C0">
      <w:pPr>
        <w:pStyle w:val="SourceCode"/>
      </w:pPr>
      <w:proofErr w:type="gramStart"/>
      <w:r>
        <w:rPr>
          <w:rStyle w:val="KeywordTok"/>
        </w:rPr>
        <w:t>cbind</w:t>
      </w:r>
      <w:r>
        <w:rPr>
          <w:rStyle w:val="NormalTok"/>
        </w:rPr>
        <w:t>(</w:t>
      </w:r>
      <w:proofErr w:type="gramEnd"/>
      <w:r>
        <w:rPr>
          <w:rStyle w:val="NormalTok"/>
        </w:rPr>
        <w:t>tab, per)</w:t>
      </w:r>
    </w:p>
    <w:p w:rsidR="002575C0" w:rsidRDefault="002575C0" w:rsidP="002575C0">
      <w:pPr>
        <w:pStyle w:val="SourceCode"/>
      </w:pPr>
      <w:r>
        <w:rPr>
          <w:rStyle w:val="VerbatimChar"/>
        </w:rPr>
        <w:t xml:space="preserve">##       female male </w:t>
      </w:r>
      <w:proofErr w:type="gramStart"/>
      <w:r>
        <w:rPr>
          <w:rStyle w:val="VerbatimChar"/>
        </w:rPr>
        <w:t>female  male</w:t>
      </w:r>
      <w:proofErr w:type="gramEnd"/>
      <w:r>
        <w:br/>
      </w:r>
      <w:r>
        <w:rPr>
          <w:rStyle w:val="VerbatimChar"/>
        </w:rPr>
        <w:t>## Grp A      0   25    0.0 31.25</w:t>
      </w:r>
      <w:r>
        <w:br/>
      </w:r>
      <w:r>
        <w:rPr>
          <w:rStyle w:val="VerbatimChar"/>
        </w:rPr>
        <w:t>## Grp B     18   15   22.5 18.75</w:t>
      </w:r>
      <w:r>
        <w:br/>
      </w:r>
      <w:r>
        <w:rPr>
          <w:rStyle w:val="VerbatimChar"/>
        </w:rPr>
        <w:t>## Grp C     22    0   27.5  0.00</w:t>
      </w:r>
    </w:p>
    <w:p w:rsidR="002575C0" w:rsidRDefault="002575C0" w:rsidP="002575C0">
      <w:pPr>
        <w:pStyle w:val="SourceCode"/>
      </w:pPr>
      <w:r>
        <w:rPr>
          <w:rStyle w:val="KeywordTok"/>
        </w:rPr>
        <w:lastRenderedPageBreak/>
        <w:t>addmargins</w:t>
      </w:r>
      <w:r>
        <w:rPr>
          <w:rStyle w:val="NormalTok"/>
        </w:rPr>
        <w:t>(</w:t>
      </w:r>
      <w:proofErr w:type="gramStart"/>
      <w:r>
        <w:rPr>
          <w:rStyle w:val="NormalTok"/>
        </w:rPr>
        <w:t xml:space="preserve">tab)  </w:t>
      </w:r>
      <w:r>
        <w:rPr>
          <w:rStyle w:val="CommentTok"/>
        </w:rPr>
        <w:t>#</w:t>
      </w:r>
      <w:proofErr w:type="gramEnd"/>
      <w:r>
        <w:rPr>
          <w:rStyle w:val="CommentTok"/>
        </w:rPr>
        <w:t xml:space="preserve"> marginal counts</w:t>
      </w:r>
    </w:p>
    <w:p w:rsidR="002575C0" w:rsidRDefault="002575C0" w:rsidP="002575C0">
      <w:pPr>
        <w:pStyle w:val="SourceCode"/>
      </w:pPr>
      <w:r>
        <w:rPr>
          <w:rStyle w:val="VerbatimChar"/>
        </w:rPr>
        <w:t>##         Gender</w:t>
      </w:r>
      <w:r>
        <w:br/>
      </w:r>
      <w:r>
        <w:rPr>
          <w:rStyle w:val="VerbatimChar"/>
        </w:rPr>
        <w:t>## Category female male Sum</w:t>
      </w:r>
      <w:r>
        <w:br/>
      </w:r>
      <w:r>
        <w:rPr>
          <w:rStyle w:val="VerbatimChar"/>
        </w:rPr>
        <w:t xml:space="preserve">##    Grp A      0   </w:t>
      </w:r>
      <w:proofErr w:type="gramStart"/>
      <w:r>
        <w:rPr>
          <w:rStyle w:val="VerbatimChar"/>
        </w:rPr>
        <w:t>25  25</w:t>
      </w:r>
      <w:proofErr w:type="gramEnd"/>
      <w:r>
        <w:br/>
      </w:r>
      <w:r>
        <w:rPr>
          <w:rStyle w:val="VerbatimChar"/>
        </w:rPr>
        <w:t>##    Grp B     18   15  33</w:t>
      </w:r>
      <w:r>
        <w:br/>
      </w:r>
      <w:r>
        <w:rPr>
          <w:rStyle w:val="VerbatimChar"/>
        </w:rPr>
        <w:t>##    Grp C     22    0  22</w:t>
      </w:r>
      <w:r>
        <w:br/>
      </w:r>
      <w:r>
        <w:rPr>
          <w:rStyle w:val="VerbatimChar"/>
        </w:rPr>
        <w:t>##    Sum       40   40  80</w:t>
      </w:r>
    </w:p>
    <w:p w:rsidR="002575C0" w:rsidRDefault="002575C0" w:rsidP="002575C0">
      <w:pPr>
        <w:pStyle w:val="SourceCode"/>
      </w:pPr>
      <w:r>
        <w:rPr>
          <w:rStyle w:val="CommentTok"/>
        </w:rPr>
        <w:t># nicer view</w:t>
      </w:r>
      <w:r>
        <w:br/>
      </w:r>
      <w:r>
        <w:rPr>
          <w:rStyle w:val="NormalTok"/>
        </w:rPr>
        <w:t>cell =</w:t>
      </w:r>
      <w:r>
        <w:rPr>
          <w:rStyle w:val="StringTok"/>
        </w:rPr>
        <w:t xml:space="preserve"> </w:t>
      </w:r>
      <w:r>
        <w:rPr>
          <w:rStyle w:val="KeywordTok"/>
        </w:rPr>
        <w:t>paste0</w:t>
      </w:r>
      <w:r>
        <w:rPr>
          <w:rStyle w:val="NormalTok"/>
        </w:rPr>
        <w:t xml:space="preserve">(tab, </w:t>
      </w:r>
      <w:r>
        <w:rPr>
          <w:rStyle w:val="StringTok"/>
        </w:rPr>
        <w:t>" ("</w:t>
      </w:r>
      <w:r>
        <w:rPr>
          <w:rStyle w:val="NormalTok"/>
        </w:rPr>
        <w:t xml:space="preserve">, per, </w:t>
      </w:r>
      <w:r>
        <w:rPr>
          <w:rStyle w:val="StringTok"/>
        </w:rPr>
        <w:t>"%)"</w:t>
      </w:r>
      <w:r>
        <w:rPr>
          <w:rStyle w:val="NormalTok"/>
        </w:rPr>
        <w:t>)</w:t>
      </w:r>
      <w:r>
        <w:br/>
      </w:r>
      <w:r>
        <w:rPr>
          <w:rStyle w:val="KeywordTok"/>
        </w:rPr>
        <w:t>str</w:t>
      </w:r>
      <w:r>
        <w:rPr>
          <w:rStyle w:val="NormalTok"/>
        </w:rPr>
        <w:t>(tab)</w:t>
      </w:r>
    </w:p>
    <w:p w:rsidR="002575C0" w:rsidRDefault="002575C0" w:rsidP="002575C0">
      <w:pPr>
        <w:pStyle w:val="SourceCode"/>
      </w:pPr>
      <w:r>
        <w:rPr>
          <w:rStyle w:val="VerbatimChar"/>
        </w:rPr>
        <w:t>#</w:t>
      </w:r>
      <w:proofErr w:type="gramStart"/>
      <w:r>
        <w:rPr>
          <w:rStyle w:val="VerbatimChar"/>
        </w:rPr>
        <w:t>#  '</w:t>
      </w:r>
      <w:proofErr w:type="gramEnd"/>
      <w:r>
        <w:rPr>
          <w:rStyle w:val="VerbatimChar"/>
        </w:rPr>
        <w:t>table' int [1:3, 1:2] 0 18 22 25 15 0</w:t>
      </w:r>
      <w:r>
        <w:br/>
      </w:r>
      <w:r>
        <w:rPr>
          <w:rStyle w:val="VerbatimChar"/>
        </w:rPr>
        <w:t>##  - attr(*, "dimnames")=List of 2</w:t>
      </w:r>
      <w:r>
        <w:br/>
      </w:r>
      <w:r>
        <w:rPr>
          <w:rStyle w:val="VerbatimChar"/>
        </w:rPr>
        <w:t>##   ..$ Category: chr [1:3] "Grp A" "Grp B" "Grp C"</w:t>
      </w:r>
      <w:r>
        <w:br/>
      </w:r>
      <w:r>
        <w:rPr>
          <w:rStyle w:val="VerbatimChar"/>
        </w:rPr>
        <w:t>##   ..$ Gender  : chr [1:2] "female" "male"</w:t>
      </w:r>
    </w:p>
    <w:p w:rsidR="002575C0" w:rsidRDefault="002575C0" w:rsidP="002575C0">
      <w:pPr>
        <w:pStyle w:val="SourceCode"/>
      </w:pPr>
      <w:r>
        <w:rPr>
          <w:rStyle w:val="NormalTok"/>
        </w:rPr>
        <w:t>tab1 =</w:t>
      </w:r>
      <w:r>
        <w:rPr>
          <w:rStyle w:val="StringTok"/>
        </w:rPr>
        <w:t xml:space="preserve"> </w:t>
      </w:r>
      <w:r>
        <w:rPr>
          <w:rStyle w:val="NormalTok"/>
        </w:rPr>
        <w:t>tab</w:t>
      </w:r>
      <w:r>
        <w:br/>
      </w:r>
      <w:r>
        <w:rPr>
          <w:rStyle w:val="NormalTok"/>
        </w:rPr>
        <w:t>tab1[] =</w:t>
      </w:r>
      <w:r>
        <w:rPr>
          <w:rStyle w:val="StringTok"/>
        </w:rPr>
        <w:t xml:space="preserve"> </w:t>
      </w:r>
      <w:proofErr w:type="gramStart"/>
      <w:r>
        <w:rPr>
          <w:rStyle w:val="NormalTok"/>
        </w:rPr>
        <w:t>cell[</w:t>
      </w:r>
      <w:proofErr w:type="gramEnd"/>
      <w:r>
        <w:rPr>
          <w:rStyle w:val="NormalTok"/>
        </w:rPr>
        <w:t>]</w:t>
      </w:r>
      <w:r>
        <w:br/>
      </w:r>
      <w:r>
        <w:rPr>
          <w:rStyle w:val="NormalTok"/>
        </w:rPr>
        <w:t>tab1</w:t>
      </w:r>
    </w:p>
    <w:p w:rsidR="002575C0" w:rsidRDefault="002575C0" w:rsidP="002575C0">
      <w:pPr>
        <w:pStyle w:val="SourceCode"/>
      </w:pPr>
      <w:r>
        <w:rPr>
          <w:rStyle w:val="VerbatimChar"/>
        </w:rPr>
        <w:t>##         Gender</w:t>
      </w:r>
      <w:r>
        <w:br/>
      </w:r>
      <w:r>
        <w:rPr>
          <w:rStyle w:val="VerbatimChar"/>
        </w:rPr>
        <w:t xml:space="preserve">## Category female     male       </w:t>
      </w:r>
      <w:r>
        <w:br/>
      </w:r>
      <w:r>
        <w:rPr>
          <w:rStyle w:val="VerbatimChar"/>
        </w:rPr>
        <w:t>##    Grp A 0 (0</w:t>
      </w:r>
      <w:proofErr w:type="gramStart"/>
      <w:r>
        <w:rPr>
          <w:rStyle w:val="VerbatimChar"/>
        </w:rPr>
        <w:t xml:space="preserve">%)   </w:t>
      </w:r>
      <w:proofErr w:type="gramEnd"/>
      <w:r>
        <w:rPr>
          <w:rStyle w:val="VerbatimChar"/>
        </w:rPr>
        <w:t xml:space="preserve">  25 (31.25%)</w:t>
      </w:r>
      <w:r>
        <w:br/>
      </w:r>
      <w:r>
        <w:rPr>
          <w:rStyle w:val="VerbatimChar"/>
        </w:rPr>
        <w:t>##    Grp B 18 (22.5%) 15 (18.75%)</w:t>
      </w:r>
      <w:r>
        <w:br/>
      </w:r>
      <w:r>
        <w:rPr>
          <w:rStyle w:val="VerbatimChar"/>
        </w:rPr>
        <w:t>##    Grp C 22 (27.5%) 0 (0%)</w:t>
      </w:r>
    </w:p>
    <w:p w:rsidR="002575C0" w:rsidRDefault="002575C0" w:rsidP="002575C0">
      <w:pPr>
        <w:pStyle w:val="SourceCode"/>
      </w:pPr>
      <w:r>
        <w:rPr>
          <w:rStyle w:val="KeywordTok"/>
        </w:rPr>
        <w:t>ftable</w:t>
      </w:r>
      <w:r>
        <w:rPr>
          <w:rStyle w:val="NormalTok"/>
        </w:rPr>
        <w:t>(tab1</w:t>
      </w:r>
      <w:proofErr w:type="gramStart"/>
      <w:r>
        <w:rPr>
          <w:rStyle w:val="NormalTok"/>
        </w:rPr>
        <w:t xml:space="preserve">)  </w:t>
      </w:r>
      <w:r>
        <w:rPr>
          <w:rStyle w:val="CommentTok"/>
        </w:rPr>
        <w:t>#</w:t>
      </w:r>
      <w:proofErr w:type="gramEnd"/>
      <w:r>
        <w:rPr>
          <w:rStyle w:val="CommentTok"/>
        </w:rPr>
        <w:t xml:space="preserve"> nicer 'flat' view</w:t>
      </w:r>
    </w:p>
    <w:p w:rsidR="002575C0" w:rsidRDefault="002575C0" w:rsidP="002575C0">
      <w:pPr>
        <w:pStyle w:val="SourceCode"/>
      </w:pPr>
      <w:r>
        <w:rPr>
          <w:rStyle w:val="VerbatimChar"/>
        </w:rPr>
        <w:t>##          Gender      female        male</w:t>
      </w:r>
      <w:r>
        <w:br/>
      </w:r>
      <w:r>
        <w:rPr>
          <w:rStyle w:val="VerbatimChar"/>
        </w:rPr>
        <w:t xml:space="preserve">## Category                               </w:t>
      </w:r>
      <w:r>
        <w:br/>
      </w:r>
      <w:r>
        <w:rPr>
          <w:rStyle w:val="VerbatimChar"/>
        </w:rPr>
        <w:t>## Grp A           0 (0</w:t>
      </w:r>
      <w:proofErr w:type="gramStart"/>
      <w:r>
        <w:rPr>
          <w:rStyle w:val="VerbatimChar"/>
        </w:rPr>
        <w:t xml:space="preserve">%)   </w:t>
      </w:r>
      <w:proofErr w:type="gramEnd"/>
      <w:r>
        <w:rPr>
          <w:rStyle w:val="VerbatimChar"/>
        </w:rPr>
        <w:t xml:space="preserve">   25 (31.25%)</w:t>
      </w:r>
      <w:r>
        <w:br/>
      </w:r>
      <w:r>
        <w:rPr>
          <w:rStyle w:val="VerbatimChar"/>
        </w:rPr>
        <w:t>## Grp B           18 (22.5%)  15 (18.75%)</w:t>
      </w:r>
      <w:r>
        <w:br/>
      </w:r>
      <w:r>
        <w:rPr>
          <w:rStyle w:val="VerbatimChar"/>
        </w:rPr>
        <w:t>## Grp C           22 (27.5%)  0 (0%)</w:t>
      </w:r>
    </w:p>
    <w:p w:rsidR="002575C0" w:rsidRDefault="002575C0" w:rsidP="002575C0">
      <w:pPr>
        <w:pStyle w:val="Heading3"/>
      </w:pPr>
      <w:bookmarkStart w:id="240" w:name="__RefHeading___Toc9321_1980654227"/>
      <w:bookmarkStart w:id="241" w:name="cat"/>
      <w:bookmarkStart w:id="242" w:name="_Toc529195241"/>
      <w:bookmarkStart w:id="243" w:name="_Toc530050427"/>
      <w:bookmarkEnd w:id="240"/>
      <w:bookmarkEnd w:id="241"/>
      <w:proofErr w:type="gramStart"/>
      <w:r>
        <w:rPr>
          <w:rStyle w:val="VerbatimChar"/>
        </w:rPr>
        <w:t>cat(</w:t>
      </w:r>
      <w:proofErr w:type="gramEnd"/>
      <w:r>
        <w:rPr>
          <w:rStyle w:val="VerbatimChar"/>
        </w:rPr>
        <w:t>)</w:t>
      </w:r>
      <w:bookmarkEnd w:id="242"/>
      <w:bookmarkEnd w:id="243"/>
    </w:p>
    <w:p w:rsidR="002575C0" w:rsidRDefault="002575C0" w:rsidP="002575C0">
      <w:pPr>
        <w:pStyle w:val="FirstParagraph"/>
      </w:pPr>
      <w:r>
        <w:t xml:space="preserve">Lastly, </w:t>
      </w:r>
      <w:proofErr w:type="gramStart"/>
      <w:r>
        <w:rPr>
          <w:rStyle w:val="VerbatimChar"/>
        </w:rPr>
        <w:t>cat(</w:t>
      </w:r>
      <w:proofErr w:type="gramEnd"/>
      <w:r>
        <w:rPr>
          <w:rStyle w:val="VerbatimChar"/>
        </w:rPr>
        <w:t>)</w:t>
      </w:r>
      <w:r>
        <w:fldChar w:fldCharType="begin"/>
      </w:r>
      <w:r>
        <w:instrText xml:space="preserve"> XE "combine text" </w:instrText>
      </w:r>
      <w:r>
        <w:fldChar w:fldCharType="end"/>
      </w:r>
      <w:r>
        <w:fldChar w:fldCharType="begin"/>
      </w:r>
      <w:r>
        <w:instrText xml:space="preserve"> XE "concatenate" </w:instrText>
      </w:r>
      <w:r>
        <w:fldChar w:fldCharType="end"/>
      </w:r>
      <w:r>
        <w:t xml:space="preserve"> can be used to write combine relevant outputs in text format.</w:t>
      </w:r>
    </w:p>
    <w:p w:rsidR="002575C0" w:rsidRDefault="002575C0" w:rsidP="002575C0">
      <w:pPr>
        <w:pStyle w:val="SourceCode"/>
      </w:pPr>
      <w:proofErr w:type="gramStart"/>
      <w:r>
        <w:rPr>
          <w:rStyle w:val="KeywordTok"/>
        </w:rPr>
        <w:t>cat</w:t>
      </w:r>
      <w:r>
        <w:rPr>
          <w:rStyle w:val="NormalTok"/>
        </w:rPr>
        <w:t>(</w:t>
      </w:r>
      <w:proofErr w:type="gramEnd"/>
      <w:r>
        <w:rPr>
          <w:rStyle w:val="StringTok"/>
        </w:rPr>
        <w:t>"For cholestrol, the mean was "</w:t>
      </w:r>
      <w:r>
        <w:rPr>
          <w:rStyle w:val="NormalTok"/>
        </w:rPr>
        <w:t xml:space="preserve">, </w:t>
      </w:r>
      <w:r>
        <w:rPr>
          <w:rStyle w:val="KeywordTok"/>
        </w:rPr>
        <w:t>round</w:t>
      </w:r>
      <w:r>
        <w:rPr>
          <w:rStyle w:val="NormalTok"/>
        </w:rPr>
        <w:t>(</w:t>
      </w:r>
      <w:r>
        <w:rPr>
          <w:rStyle w:val="KeywordTok"/>
        </w:rPr>
        <w:t>mean</w:t>
      </w:r>
      <w:r>
        <w:rPr>
          <w:rStyle w:val="NormalTok"/>
        </w:rPr>
        <w:t>(cholest</w:t>
      </w:r>
      <w:r>
        <w:rPr>
          <w:rStyle w:val="OperatorTok"/>
        </w:rPr>
        <w:t>$</w:t>
      </w:r>
      <w:r>
        <w:rPr>
          <w:rStyle w:val="NormalTok"/>
        </w:rPr>
        <w:t xml:space="preserve">chol), </w:t>
      </w:r>
      <w:r>
        <w:rPr>
          <w:rStyle w:val="DecValTok"/>
        </w:rPr>
        <w:t>2</w:t>
      </w:r>
      <w:r>
        <w:rPr>
          <w:rStyle w:val="NormalTok"/>
        </w:rPr>
        <w:t xml:space="preserve">), </w:t>
      </w:r>
      <w:r>
        <w:br/>
      </w:r>
      <w:r>
        <w:rPr>
          <w:rStyle w:val="NormalTok"/>
        </w:rPr>
        <w:t xml:space="preserve">    </w:t>
      </w:r>
      <w:r>
        <w:rPr>
          <w:rStyle w:val="StringTok"/>
        </w:rPr>
        <w:t>" (SD = "</w:t>
      </w:r>
      <w:r>
        <w:rPr>
          <w:rStyle w:val="NormalTok"/>
        </w:rPr>
        <w:t xml:space="preserve">, </w:t>
      </w:r>
      <w:r>
        <w:rPr>
          <w:rStyle w:val="KeywordTok"/>
        </w:rPr>
        <w:t>round</w:t>
      </w:r>
      <w:r>
        <w:rPr>
          <w:rStyle w:val="NormalTok"/>
        </w:rPr>
        <w:t>(</w:t>
      </w:r>
      <w:r>
        <w:rPr>
          <w:rStyle w:val="KeywordTok"/>
        </w:rPr>
        <w:t>sd</w:t>
      </w:r>
      <w:r>
        <w:rPr>
          <w:rStyle w:val="NormalTok"/>
        </w:rPr>
        <w:t>(cholest</w:t>
      </w:r>
      <w:r>
        <w:rPr>
          <w:rStyle w:val="OperatorTok"/>
        </w:rPr>
        <w:t>$</w:t>
      </w:r>
      <w:r>
        <w:rPr>
          <w:rStyle w:val="NormalTok"/>
        </w:rPr>
        <w:t xml:space="preserve">chol)), </w:t>
      </w:r>
      <w:r>
        <w:rPr>
          <w:rStyle w:val="StringTok"/>
        </w:rPr>
        <w:t>") in a sample of "</w:t>
      </w:r>
      <w:r>
        <w:rPr>
          <w:rStyle w:val="NormalTok"/>
        </w:rPr>
        <w:t>,</w:t>
      </w:r>
      <w:r>
        <w:br/>
      </w:r>
      <w:r>
        <w:rPr>
          <w:rStyle w:val="NormalTok"/>
        </w:rPr>
        <w:t xml:space="preserve">    </w:t>
      </w:r>
      <w:r>
        <w:rPr>
          <w:rStyle w:val="KeywordTok"/>
        </w:rPr>
        <w:t>length</w:t>
      </w:r>
      <w:r>
        <w:rPr>
          <w:rStyle w:val="NormalTok"/>
        </w:rPr>
        <w:t>(cholest</w:t>
      </w:r>
      <w:r>
        <w:rPr>
          <w:rStyle w:val="OperatorTok"/>
        </w:rPr>
        <w:t>$</w:t>
      </w:r>
      <w:r>
        <w:rPr>
          <w:rStyle w:val="NormalTok"/>
        </w:rPr>
        <w:t xml:space="preserve">chol), </w:t>
      </w:r>
      <w:r>
        <w:rPr>
          <w:rStyle w:val="StringTok"/>
        </w:rPr>
        <w:t>" subjects."</w:t>
      </w:r>
      <w:r>
        <w:rPr>
          <w:rStyle w:val="NormalTok"/>
        </w:rPr>
        <w:t xml:space="preserve">, </w:t>
      </w:r>
      <w:r>
        <w:rPr>
          <w:rStyle w:val="DataTypeTok"/>
        </w:rPr>
        <w:t>sep =</w:t>
      </w:r>
      <w:r>
        <w:rPr>
          <w:rStyle w:val="NormalTok"/>
        </w:rPr>
        <w:t xml:space="preserve"> </w:t>
      </w:r>
      <w:r>
        <w:rPr>
          <w:rStyle w:val="StringTok"/>
        </w:rPr>
        <w:t>""</w:t>
      </w:r>
      <w:r>
        <w:rPr>
          <w:rStyle w:val="NormalTok"/>
        </w:rPr>
        <w:t>)</w:t>
      </w:r>
    </w:p>
    <w:p w:rsidR="002575C0" w:rsidRDefault="002575C0" w:rsidP="002575C0">
      <w:pPr>
        <w:pStyle w:val="SourceCode"/>
      </w:pPr>
      <w:r>
        <w:rPr>
          <w:rStyle w:val="VerbatimChar"/>
        </w:rPr>
        <w:t>## For cholestrol, the mean was 8.23 (SD = 1) in a sample of 80 subjects.</w:t>
      </w:r>
    </w:p>
    <w:p w:rsidR="002575C0" w:rsidRDefault="002575C0" w:rsidP="002575C0">
      <w:pPr>
        <w:pStyle w:val="Heading2"/>
      </w:pPr>
      <w:bookmarkStart w:id="244" w:name="__RefHeading___Toc9323_1980654227"/>
      <w:bookmarkStart w:id="245" w:name="summary-2"/>
      <w:bookmarkStart w:id="246" w:name="_Toc529195242"/>
      <w:bookmarkStart w:id="247" w:name="_Toc530050428"/>
      <w:bookmarkEnd w:id="244"/>
      <w:bookmarkEnd w:id="245"/>
      <w:r>
        <w:t>Summary</w:t>
      </w:r>
      <w:bookmarkEnd w:id="246"/>
      <w:bookmarkEnd w:id="247"/>
    </w:p>
    <w:p w:rsidR="002575C0" w:rsidRDefault="002575C0" w:rsidP="002575C0">
      <w:pPr>
        <w:pStyle w:val="FirstParagraph"/>
      </w:pPr>
      <w:r>
        <w:t>In this chapter, we learned about how to handle numerical and categorical variables and obtain the basic and relevant descriptive statistics. We also learned how to combine outputs into custom made tables and texts.</w:t>
      </w:r>
    </w:p>
    <w:p w:rsidR="002575C0" w:rsidRDefault="002575C0" w:rsidP="002575C0">
      <w:pPr>
        <w:pStyle w:val="BodyText"/>
      </w:pPr>
      <w:r>
        <w:lastRenderedPageBreak/>
        <w:t>In the next chapter, we are going to learn about how to explore the variables visually in form of the relevant graphs and plots.</w:t>
      </w:r>
    </w:p>
    <w:p w:rsidR="002575C0" w:rsidRDefault="002575C0" w:rsidP="002575C0">
      <w:pPr>
        <w:pStyle w:val="Heading1"/>
      </w:pPr>
      <w:r>
        <w:br w:type="page"/>
      </w:r>
    </w:p>
    <w:p w:rsidR="00C009B8" w:rsidRDefault="00046B30">
      <w:pPr>
        <w:pStyle w:val="Heading1"/>
      </w:pPr>
      <w:bookmarkStart w:id="248" w:name="_Toc530050429"/>
      <w:bookmarkStart w:id="249" w:name="_GoBack"/>
      <w:bookmarkEnd w:id="249"/>
      <w:r>
        <w:lastRenderedPageBreak/>
        <w:t>Visual exploration</w:t>
      </w:r>
      <w:bookmarkEnd w:id="248"/>
    </w:p>
    <w:p w:rsidR="002C6F8B" w:rsidRDefault="00046B30">
      <w:pPr>
        <w:pStyle w:val="FirstParagraph"/>
      </w:pPr>
      <w:r>
        <w:t>In this chapter, we will learn how to explore and understand the data by generating graphs</w:t>
      </w:r>
      <w:r w:rsidR="006A519C">
        <w:fldChar w:fldCharType="begin"/>
      </w:r>
      <w:r w:rsidR="006A519C">
        <w:instrText xml:space="preserve"> XE "</w:instrText>
      </w:r>
      <w:r w:rsidR="006A519C" w:rsidRPr="001335CD">
        <w:instrText>graphs</w:instrText>
      </w:r>
      <w:r w:rsidR="006A519C">
        <w:instrText xml:space="preserve">" </w:instrText>
      </w:r>
      <w:r w:rsidR="006A519C">
        <w:fldChar w:fldCharType="end"/>
      </w:r>
      <w:r>
        <w:t>.</w:t>
      </w:r>
    </w:p>
    <w:p w:rsidR="00C009B8" w:rsidRDefault="00046B30">
      <w:pPr>
        <w:pStyle w:val="FirstParagraph"/>
      </w:pPr>
      <w:r>
        <w:t xml:space="preserve">We will first use the </w:t>
      </w:r>
      <w:r w:rsidR="00116823">
        <w:t>base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rsidR="00116823">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rsidR="00116823">
        <w:t xml:space="preserve"> </w:t>
      </w:r>
      <w:r>
        <w:t xml:space="preserve">to come up with the graphs. Then, we will go through </w:t>
      </w:r>
      <w:proofErr w:type="gramStart"/>
      <w:r>
        <w:t>a number of</w:t>
      </w:r>
      <w:proofErr w:type="gramEnd"/>
      <w:r>
        <w:t xml:space="preserve"> powerful </w:t>
      </w:r>
      <w:r w:rsidR="007E47BC">
        <w:t xml:space="preserve">R </w:t>
      </w:r>
      <w:r>
        <w:t>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to generate visually pleasant graphs to </w:t>
      </w:r>
      <w:r w:rsidR="007E47BC">
        <w:t xml:space="preserve">explore and </w:t>
      </w:r>
      <w:r>
        <w:t>summarize the data.</w:t>
      </w:r>
    </w:p>
    <w:p w:rsidR="00C009B8" w:rsidRDefault="00046B30">
      <w:pPr>
        <w:pStyle w:val="Heading2"/>
      </w:pPr>
      <w:bookmarkStart w:id="250" w:name="introduction-to-visualization"/>
      <w:bookmarkStart w:id="251" w:name="_Toc530050430"/>
      <w:bookmarkEnd w:id="250"/>
      <w:r>
        <w:t>Introduction to visualization</w:t>
      </w:r>
      <w:bookmarkEnd w:id="251"/>
    </w:p>
    <w:p w:rsidR="00C009B8" w:rsidRDefault="00046B30">
      <w:pPr>
        <w:pStyle w:val="FirstParagraph"/>
      </w:pPr>
      <w:r>
        <w:t>Data visualization</w:t>
      </w:r>
      <w:r w:rsidR="006A519C">
        <w:fldChar w:fldCharType="begin"/>
      </w:r>
      <w:r w:rsidR="006A519C">
        <w:instrText xml:space="preserve"> XE "</w:instrText>
      </w:r>
      <w:r w:rsidR="006A519C" w:rsidRPr="001335CD">
        <w:instrText>visualization</w:instrText>
      </w:r>
      <w:r w:rsidR="006A519C">
        <w:instrText xml:space="preserve">" </w:instrText>
      </w:r>
      <w:r w:rsidR="006A519C">
        <w:fldChar w:fldCharType="end"/>
      </w:r>
      <w:r>
        <w:t xml:space="preserve"> is essentially “information that has been abstracted in some schematic form, including attributes or variables for the units of information” (Friendly, </w:t>
      </w:r>
      <w:hyperlink w:anchor="ref-friendly2009">
        <w:r>
          <w:rPr>
            <w:rStyle w:val="Hyperlink"/>
          </w:rPr>
          <w:t>2009</w:t>
        </w:r>
      </w:hyperlink>
      <w:r>
        <w:t>).</w:t>
      </w:r>
    </w:p>
    <w:p w:rsidR="00C009B8" w:rsidRDefault="00046B30">
      <w:pPr>
        <w:pStyle w:val="BodyText"/>
      </w:pPr>
      <w:r>
        <w:t>For further reading, you may read these sources:</w:t>
      </w:r>
    </w:p>
    <w:p w:rsidR="00C009B8" w:rsidRDefault="00046B30" w:rsidP="00BF4A77">
      <w:pPr>
        <w:pStyle w:val="Compact"/>
        <w:numPr>
          <w:ilvl w:val="0"/>
          <w:numId w:val="8"/>
        </w:numPr>
      </w:pPr>
      <w:r>
        <w:t>Wikipedia entry on data visualization (</w:t>
      </w:r>
      <w:hyperlink r:id="rId63">
        <w:r>
          <w:rPr>
            <w:rStyle w:val="Hyperlink"/>
          </w:rPr>
          <w:t>https://en.m.wikipedia.org/wiki/Data_visualization</w:t>
        </w:r>
      </w:hyperlink>
      <w:r>
        <w:t>).</w:t>
      </w:r>
    </w:p>
    <w:p w:rsidR="00C009B8" w:rsidRDefault="00046B30" w:rsidP="00BF4A77">
      <w:pPr>
        <w:pStyle w:val="Compact"/>
        <w:numPr>
          <w:ilvl w:val="0"/>
          <w:numId w:val="8"/>
        </w:numPr>
      </w:pPr>
      <w:r>
        <w:t>Milestones in the history of thematic cartography, statistical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and data visualization (</w:t>
      </w:r>
      <w:hyperlink r:id="rId64">
        <w:r>
          <w:rPr>
            <w:rStyle w:val="Hyperlink"/>
          </w:rPr>
          <w:t>http://www.math.yorku.ca/SCS/Gallery/milestone/milestone.pdf</w:t>
        </w:r>
      </w:hyperlink>
      <w:r>
        <w:t>).</w:t>
      </w:r>
    </w:p>
    <w:p w:rsidR="00C009B8" w:rsidRDefault="00046B30">
      <w:pPr>
        <w:pStyle w:val="Heading3"/>
      </w:pPr>
      <w:bookmarkStart w:id="252" w:name="history-of-data-visualization"/>
      <w:bookmarkStart w:id="253" w:name="_Toc530050431"/>
      <w:bookmarkEnd w:id="252"/>
      <w:r>
        <w:t>History of data visualization</w:t>
      </w:r>
      <w:bookmarkEnd w:id="253"/>
    </w:p>
    <w:p w:rsidR="00C009B8" w:rsidRDefault="00046B30">
      <w:pPr>
        <w:pStyle w:val="FirstParagraph"/>
      </w:pPr>
      <w:r>
        <w:t xml:space="preserve">In his 1983 book </w:t>
      </w:r>
      <w:r>
        <w:rPr>
          <w:i/>
        </w:rPr>
        <w:t>The Visual Display of Quantitative Information</w:t>
      </w:r>
      <w:r>
        <w:t xml:space="preserve"> (Tufte, </w:t>
      </w:r>
      <w:hyperlink w:anchor="ref-tufte1983visual">
        <w:r>
          <w:rPr>
            <w:rStyle w:val="Hyperlink"/>
          </w:rPr>
          <w:t>1983</w:t>
        </w:r>
      </w:hyperlink>
      <w:r>
        <w:t xml:space="preserve">), the author Edward Tufte defines </w:t>
      </w:r>
      <w:r>
        <w:rPr>
          <w:i/>
        </w:rPr>
        <w:t>graphical displays</w:t>
      </w:r>
      <w:r>
        <w:t xml:space="preserve"> and the principles for effective graphical displays. The book defines “excellence in statistical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consists of complex ideas communicated with clarity, precision and efficiency”.</w:t>
      </w:r>
    </w:p>
    <w:p w:rsidR="00C009B8" w:rsidRDefault="00046B30">
      <w:pPr>
        <w:pStyle w:val="Heading3"/>
      </w:pPr>
      <w:bookmarkStart w:id="254" w:name="processes-and-objectives-of-visualizatio"/>
      <w:bookmarkStart w:id="255" w:name="_Toc530050432"/>
      <w:bookmarkEnd w:id="254"/>
      <w:r>
        <w:t>Processes and objectives of visualization</w:t>
      </w:r>
      <w:bookmarkEnd w:id="255"/>
    </w:p>
    <w:p w:rsidR="00C009B8" w:rsidRDefault="00046B30">
      <w:pPr>
        <w:pStyle w:val="FirstParagraph"/>
      </w:pPr>
      <w:r>
        <w:t>Visualization is the process of representing data graphically and interacting with these representations. The main objective is to gain insight into the data (</w:t>
      </w:r>
      <w:hyperlink r:id="rId65">
        <w:r>
          <w:rPr>
            <w:rStyle w:val="Hyperlink"/>
          </w:rPr>
          <w:t>http://researcher.watson.ibm.com/researcher/view_group.php?id=143</w:t>
        </w:r>
      </w:hyperlink>
      <w:r>
        <w:t>)</w:t>
      </w:r>
    </w:p>
    <w:p w:rsidR="00C009B8" w:rsidRDefault="00046B30">
      <w:pPr>
        <w:pStyle w:val="Heading3"/>
      </w:pPr>
      <w:bookmarkStart w:id="256" w:name="what-makes-good-graphics"/>
      <w:bookmarkStart w:id="257" w:name="_Toc530050433"/>
      <w:bookmarkEnd w:id="256"/>
      <w:r>
        <w:t>What makes good graphics</w:t>
      </w:r>
      <w:bookmarkEnd w:id="257"/>
      <w:r w:rsidR="00D1531D">
        <w:fldChar w:fldCharType="begin"/>
      </w:r>
      <w:r w:rsidR="00D1531D">
        <w:instrText xml:space="preserve"> XE "</w:instrText>
      </w:r>
      <w:r w:rsidR="00D1531D" w:rsidRPr="00A16D95">
        <w:rPr>
          <w:rStyle w:val="VerbatimChar"/>
          <w:b w:val="0"/>
        </w:rPr>
        <w:instrText>graphics</w:instrText>
      </w:r>
      <w:r w:rsidR="00D1531D">
        <w:instrText xml:space="preserve">" </w:instrText>
      </w:r>
      <w:r w:rsidR="00D1531D">
        <w:fldChar w:fldCharType="end"/>
      </w:r>
    </w:p>
    <w:p w:rsidR="00C009B8" w:rsidRDefault="00046B30">
      <w:pPr>
        <w:pStyle w:val="FirstParagraph"/>
      </w:pPr>
      <w:r>
        <w:t>You may require these to make good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w:t>
      </w:r>
    </w:p>
    <w:p w:rsidR="00C009B8" w:rsidRDefault="00046B30" w:rsidP="00BF4A77">
      <w:pPr>
        <w:pStyle w:val="Compact"/>
        <w:numPr>
          <w:ilvl w:val="0"/>
          <w:numId w:val="23"/>
        </w:numPr>
      </w:pPr>
      <w:r>
        <w:t>Data.</w:t>
      </w:r>
    </w:p>
    <w:p w:rsidR="00C009B8" w:rsidRDefault="00046B30" w:rsidP="00BF4A77">
      <w:pPr>
        <w:pStyle w:val="Compact"/>
        <w:numPr>
          <w:ilvl w:val="0"/>
          <w:numId w:val="23"/>
        </w:numPr>
      </w:pPr>
      <w:r>
        <w:t>Substance rather than about method, graphic design, technology of graphic production or something else.</w:t>
      </w:r>
    </w:p>
    <w:p w:rsidR="00C009B8" w:rsidRDefault="00046B30" w:rsidP="00BF4A77">
      <w:pPr>
        <w:pStyle w:val="Compact"/>
        <w:numPr>
          <w:ilvl w:val="0"/>
          <w:numId w:val="23"/>
        </w:numPr>
      </w:pPr>
      <w:r>
        <w:t>No distortion to what the data has to say.</w:t>
      </w:r>
    </w:p>
    <w:p w:rsidR="00C009B8" w:rsidRDefault="00046B30" w:rsidP="00BF4A77">
      <w:pPr>
        <w:pStyle w:val="Compact"/>
        <w:numPr>
          <w:ilvl w:val="0"/>
          <w:numId w:val="23"/>
        </w:numPr>
      </w:pPr>
      <w:r>
        <w:t>Presence of many numbers in a small space.</w:t>
      </w:r>
    </w:p>
    <w:p w:rsidR="00C009B8" w:rsidRDefault="00046B30" w:rsidP="00BF4A77">
      <w:pPr>
        <w:pStyle w:val="Compact"/>
        <w:numPr>
          <w:ilvl w:val="0"/>
          <w:numId w:val="23"/>
        </w:numPr>
      </w:pPr>
      <w:r>
        <w:t>Coherence for large data sets.</w:t>
      </w:r>
    </w:p>
    <w:p w:rsidR="00C009B8" w:rsidRDefault="00046B30" w:rsidP="00BF4A77">
      <w:pPr>
        <w:pStyle w:val="Compact"/>
        <w:numPr>
          <w:ilvl w:val="0"/>
          <w:numId w:val="23"/>
        </w:numPr>
      </w:pPr>
      <w:r>
        <w:t>Encourage the eye to compare different pieces of data.</w:t>
      </w:r>
    </w:p>
    <w:p w:rsidR="00C009B8" w:rsidRDefault="00046B30" w:rsidP="00BF4A77">
      <w:pPr>
        <w:pStyle w:val="Compact"/>
        <w:numPr>
          <w:ilvl w:val="0"/>
          <w:numId w:val="23"/>
        </w:numPr>
      </w:pPr>
      <w:r>
        <w:t>Reveal the data at several levels of detail, from a broad overview to the fine structure.</w:t>
      </w:r>
    </w:p>
    <w:p w:rsidR="00C009B8" w:rsidRDefault="00046B30" w:rsidP="00BF4A77">
      <w:pPr>
        <w:pStyle w:val="Compact"/>
        <w:numPr>
          <w:ilvl w:val="0"/>
          <w:numId w:val="23"/>
        </w:numPr>
      </w:pPr>
      <w:r>
        <w:lastRenderedPageBreak/>
        <w:t>Serve a reasonably clear purpose: description, exploration, tabulation or decoration.</w:t>
      </w:r>
    </w:p>
    <w:p w:rsidR="00C009B8" w:rsidRDefault="00046B30" w:rsidP="00BF4A77">
      <w:pPr>
        <w:pStyle w:val="Compact"/>
        <w:numPr>
          <w:ilvl w:val="0"/>
          <w:numId w:val="23"/>
        </w:numPr>
      </w:pPr>
      <w:r>
        <w:t>Be closely integrated with the statistical and verbal descriptions of a data set.</w:t>
      </w:r>
    </w:p>
    <w:p w:rsidR="00C009B8" w:rsidRDefault="00046B30">
      <w:pPr>
        <w:pStyle w:val="Heading2"/>
      </w:pPr>
      <w:bookmarkStart w:id="258" w:name="graphics-packages-in-r"/>
      <w:bookmarkStart w:id="259" w:name="_Toc530050434"/>
      <w:bookmarkEnd w:id="258"/>
      <w:r>
        <w:t>Graphics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in R</w:t>
      </w:r>
      <w:bookmarkEnd w:id="259"/>
    </w:p>
    <w:p w:rsidR="00C009B8" w:rsidRDefault="00046B30">
      <w:pPr>
        <w:pStyle w:val="FirstParagraph"/>
      </w:pPr>
      <w:r>
        <w:t xml:space="preserve">There are </w:t>
      </w:r>
      <w:proofErr w:type="gramStart"/>
      <w:r>
        <w:t>a number of</w:t>
      </w:r>
      <w:proofErr w:type="gramEnd"/>
      <w:r>
        <w:t xml:space="preserve">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in R. A few of the packages are aimed to perform tasks related with graphs. Some provide graphics for certain analyses.</w:t>
      </w:r>
    </w:p>
    <w:p w:rsidR="00C009B8" w:rsidRDefault="00046B30">
      <w:pPr>
        <w:pStyle w:val="BodyText"/>
      </w:pPr>
      <w:r>
        <w:t>The popular general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in R include:</w:t>
      </w:r>
    </w:p>
    <w:p w:rsidR="00C009B8" w:rsidRDefault="00046B30" w:rsidP="00BF4A77">
      <w:pPr>
        <w:pStyle w:val="Compact"/>
        <w:numPr>
          <w:ilvl w:val="0"/>
          <w:numId w:val="19"/>
        </w:numPr>
        <w:tabs>
          <w:tab w:val="clear" w:pos="0"/>
          <w:tab w:val="num" w:pos="1080"/>
        </w:tabs>
        <w:ind w:left="1440" w:hanging="720"/>
      </w:pPr>
      <w:r w:rsidRPr="00116823">
        <w:rPr>
          <w:rStyle w:val="VerbatimChar"/>
          <w:b/>
        </w:rPr>
        <w:t>graphics</w:t>
      </w:r>
      <w:r w:rsidR="00D1531D">
        <w:rPr>
          <w:rStyle w:val="VerbatimChar"/>
          <w:b/>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rStyle w:val="VerbatimChar"/>
          <w:b/>
        </w:rPr>
        <w:fldChar w:fldCharType="end"/>
      </w:r>
    </w:p>
    <w:p w:rsidR="00C009B8" w:rsidRPr="00116823" w:rsidRDefault="00046B30" w:rsidP="00BF4A77">
      <w:pPr>
        <w:pStyle w:val="Compact"/>
        <w:numPr>
          <w:ilvl w:val="0"/>
          <w:numId w:val="19"/>
        </w:numPr>
        <w:tabs>
          <w:tab w:val="clear" w:pos="0"/>
          <w:tab w:val="num" w:pos="1080"/>
        </w:tabs>
        <w:ind w:left="1440" w:hanging="720"/>
        <w:rPr>
          <w:b/>
        </w:rPr>
      </w:pPr>
      <w:r w:rsidRPr="00116823">
        <w:rPr>
          <w:rStyle w:val="VerbatimChar"/>
          <w:b/>
        </w:rPr>
        <w:t>lattice</w:t>
      </w:r>
      <w:r w:rsidR="00D1531D">
        <w:rPr>
          <w:rStyle w:val="VerbatimChar"/>
          <w:b/>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b/>
        </w:rPr>
        <w:fldChar w:fldCharType="end"/>
      </w:r>
    </w:p>
    <w:p w:rsidR="00C009B8" w:rsidRPr="00116823" w:rsidRDefault="00046B30" w:rsidP="00BF4A77">
      <w:pPr>
        <w:pStyle w:val="Compact"/>
        <w:numPr>
          <w:ilvl w:val="0"/>
          <w:numId w:val="19"/>
        </w:numPr>
        <w:tabs>
          <w:tab w:val="clear" w:pos="0"/>
          <w:tab w:val="num" w:pos="1080"/>
        </w:tabs>
        <w:ind w:left="1440" w:hanging="720"/>
        <w:rPr>
          <w:b/>
        </w:rPr>
      </w:pPr>
      <w:r w:rsidRPr="00116823">
        <w:rPr>
          <w:rStyle w:val="VerbatimChar"/>
          <w:b/>
        </w:rPr>
        <w:t>ggplot2</w:t>
      </w:r>
      <w:r w:rsidR="00D1531D">
        <w:rPr>
          <w:rStyle w:val="VerbatimChar"/>
          <w:b/>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b/>
        </w:rPr>
        <w:fldChar w:fldCharType="end"/>
      </w:r>
    </w:p>
    <w:p w:rsidR="00C009B8" w:rsidRDefault="00046B30">
      <w:pPr>
        <w:pStyle w:val="FirstParagraph"/>
      </w:pPr>
      <w:r>
        <w:t>Some examples of other more specific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aimed to run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for certain analyses include:</w:t>
      </w:r>
    </w:p>
    <w:p w:rsidR="00C009B8" w:rsidRDefault="00046B30" w:rsidP="00BF4A77">
      <w:pPr>
        <w:pStyle w:val="Compact"/>
        <w:numPr>
          <w:ilvl w:val="0"/>
          <w:numId w:val="20"/>
        </w:numPr>
        <w:tabs>
          <w:tab w:val="clear" w:pos="0"/>
          <w:tab w:val="left" w:pos="1080"/>
        </w:tabs>
        <w:ind w:left="1440" w:hanging="720"/>
      </w:pPr>
      <w:proofErr w:type="gramStart"/>
      <w:r>
        <w:rPr>
          <w:rStyle w:val="VerbatimChar"/>
        </w:rPr>
        <w:t>ggsurvlot(</w:t>
      </w:r>
      <w:proofErr w:type="gramEnd"/>
      <w:r>
        <w:rPr>
          <w:rStyle w:val="VerbatimChar"/>
        </w:rPr>
        <w:t>)</w:t>
      </w:r>
      <w:r>
        <w:t xml:space="preserve"> in </w:t>
      </w:r>
      <w:r>
        <w:rPr>
          <w:rStyle w:val="VerbatimChar"/>
        </w:rPr>
        <w:t>survminer</w:t>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to plot survival probability.</w:t>
      </w:r>
    </w:p>
    <w:p w:rsidR="00C009B8" w:rsidRDefault="00046B30" w:rsidP="00BF4A77">
      <w:pPr>
        <w:pStyle w:val="Compact"/>
        <w:numPr>
          <w:ilvl w:val="0"/>
          <w:numId w:val="20"/>
        </w:numPr>
        <w:tabs>
          <w:tab w:val="clear" w:pos="0"/>
          <w:tab w:val="left" w:pos="1080"/>
        </w:tabs>
        <w:ind w:left="1440" w:hanging="720"/>
      </w:pPr>
      <w:r>
        <w:rPr>
          <w:rStyle w:val="VerbatimChar"/>
        </w:rPr>
        <w:t>sjPlot</w:t>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to plot mixed models results.</w:t>
      </w:r>
    </w:p>
    <w:p w:rsidR="00C009B8" w:rsidRDefault="00046B30">
      <w:pPr>
        <w:pStyle w:val="Heading2"/>
      </w:pPr>
      <w:bookmarkStart w:id="260" w:name="questions-to-ask-before-plotting-graphs"/>
      <w:bookmarkStart w:id="261" w:name="_Toc530050435"/>
      <w:bookmarkEnd w:id="260"/>
      <w:r>
        <w:t>Questions to ask before plotting graphs</w:t>
      </w:r>
      <w:bookmarkEnd w:id="261"/>
    </w:p>
    <w:p w:rsidR="00C009B8" w:rsidRDefault="00046B30">
      <w:pPr>
        <w:pStyle w:val="FirstParagraph"/>
      </w:pPr>
      <w:r>
        <w:t>You must ask yourselves these questions:</w:t>
      </w:r>
    </w:p>
    <w:p w:rsidR="00C009B8" w:rsidRDefault="00046B30" w:rsidP="00BF4A77">
      <w:pPr>
        <w:pStyle w:val="Compact"/>
        <w:numPr>
          <w:ilvl w:val="0"/>
          <w:numId w:val="9"/>
        </w:numPr>
      </w:pPr>
      <w:r>
        <w:t>Which variable or variables do I want to plot?</w:t>
      </w:r>
    </w:p>
    <w:p w:rsidR="00C009B8" w:rsidRDefault="00046B30" w:rsidP="00BF4A77">
      <w:pPr>
        <w:pStyle w:val="Compact"/>
        <w:numPr>
          <w:ilvl w:val="0"/>
          <w:numId w:val="9"/>
        </w:numPr>
      </w:pPr>
      <w:r>
        <w:t>What is (or are) the type of th</w:t>
      </w:r>
      <w:r w:rsidR="00E612F2">
        <w:t xml:space="preserve">e </w:t>
      </w:r>
      <w:r>
        <w:t>variable?</w:t>
      </w:r>
    </w:p>
    <w:p w:rsidR="00C009B8" w:rsidRDefault="00046B30" w:rsidP="00BF4A77">
      <w:pPr>
        <w:pStyle w:val="Compact"/>
        <w:numPr>
          <w:ilvl w:val="2"/>
          <w:numId w:val="10"/>
        </w:numPr>
      </w:pPr>
      <w:r>
        <w:t>Are they factor (categorical) variables?</w:t>
      </w:r>
    </w:p>
    <w:p w:rsidR="00C009B8" w:rsidRDefault="00046B30" w:rsidP="00BF4A77">
      <w:pPr>
        <w:pStyle w:val="Compact"/>
        <w:numPr>
          <w:ilvl w:val="2"/>
          <w:numId w:val="10"/>
        </w:numPr>
      </w:pPr>
      <w:r>
        <w:t>Are they numerical variables?</w:t>
      </w:r>
    </w:p>
    <w:p w:rsidR="00C009B8" w:rsidRDefault="00046B30" w:rsidP="00BF4A77">
      <w:pPr>
        <w:pStyle w:val="Compact"/>
        <w:numPr>
          <w:ilvl w:val="0"/>
          <w:numId w:val="9"/>
        </w:numPr>
      </w:pPr>
      <w:r>
        <w:t xml:space="preserve">Am I going to </w:t>
      </w:r>
      <w:proofErr w:type="gramStart"/>
      <w:r>
        <w:t>plot</w:t>
      </w:r>
      <w:proofErr w:type="gramEnd"/>
    </w:p>
    <w:p w:rsidR="00C009B8" w:rsidRDefault="00046B30" w:rsidP="00BF4A77">
      <w:pPr>
        <w:pStyle w:val="Compact"/>
        <w:numPr>
          <w:ilvl w:val="2"/>
          <w:numId w:val="11"/>
        </w:numPr>
      </w:pPr>
      <w:r>
        <w:t>a single variable?</w:t>
      </w:r>
    </w:p>
    <w:p w:rsidR="00C009B8" w:rsidRDefault="00046B30" w:rsidP="00BF4A77">
      <w:pPr>
        <w:pStyle w:val="Compact"/>
        <w:numPr>
          <w:ilvl w:val="2"/>
          <w:numId w:val="11"/>
        </w:numPr>
      </w:pPr>
      <w:r>
        <w:t>two variables together?</w:t>
      </w:r>
    </w:p>
    <w:p w:rsidR="00C009B8" w:rsidRDefault="00046B30" w:rsidP="00BF4A77">
      <w:pPr>
        <w:pStyle w:val="Compact"/>
        <w:numPr>
          <w:ilvl w:val="2"/>
          <w:numId w:val="11"/>
        </w:numPr>
      </w:pPr>
      <w:r>
        <w:t>three variables together?</w:t>
      </w:r>
    </w:p>
    <w:p w:rsidR="00C009B8" w:rsidRDefault="00046B30">
      <w:pPr>
        <w:pStyle w:val="Heading2"/>
      </w:pPr>
      <w:bookmarkStart w:id="262" w:name="using-the-graphics-package"/>
      <w:bookmarkStart w:id="263" w:name="_Toc530050436"/>
      <w:bookmarkEnd w:id="262"/>
      <w:r>
        <w:t xml:space="preserve">Using the </w:t>
      </w:r>
      <w:r>
        <w:rPr>
          <w:rStyle w:val="VerbatimChar"/>
        </w:rPr>
        <w:t>graphics</w:t>
      </w:r>
      <w:r w:rsidR="00D1531D">
        <w:rPr>
          <w:rStyle w:val="VerbatimChar"/>
        </w:rPr>
        <w:fldChar w:fldCharType="begin"/>
      </w:r>
      <w:r w:rsidR="00D1531D">
        <w:instrText xml:space="preserve"> XE "</w:instrText>
      </w:r>
      <w:r w:rsidR="00D1531D" w:rsidRPr="00A16D95">
        <w:rPr>
          <w:rStyle w:val="VerbatimChar"/>
          <w:b w:val="0"/>
        </w:rPr>
        <w:instrText>graphics</w:instrText>
      </w:r>
      <w:r w:rsidR="00D1531D">
        <w:instrText xml:space="preserve">" </w:instrText>
      </w:r>
      <w:r w:rsidR="00D1531D">
        <w:rPr>
          <w:rStyle w:val="VerbatimChar"/>
        </w:rPr>
        <w:fldChar w:fldCharType="end"/>
      </w:r>
      <w:r>
        <w:t xml:space="preserve"> package</w:t>
      </w:r>
      <w:bookmarkEnd w:id="263"/>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p>
    <w:p w:rsidR="00E612F2" w:rsidRDefault="00046B30">
      <w:pPr>
        <w:pStyle w:val="FirstParagraph"/>
      </w:pPr>
      <w:r>
        <w:t>We start with the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that comes with the basic R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w:t>
      </w:r>
      <w:r w:rsidR="00E612F2">
        <w:t xml:space="preserve"> </w:t>
      </w:r>
      <w:proofErr w:type="gramStart"/>
      <w:r w:rsidR="00E612F2">
        <w:t>So</w:t>
      </w:r>
      <w:proofErr w:type="gramEnd"/>
      <w:r w:rsidR="00E612F2">
        <w:t xml:space="preserve"> graphics package is the base package. </w:t>
      </w:r>
      <w:r>
        <w:t xml:space="preserve"> </w:t>
      </w:r>
    </w:p>
    <w:p w:rsidR="00C009B8" w:rsidRDefault="00E612F2">
      <w:pPr>
        <w:pStyle w:val="FirstParagraph"/>
      </w:pPr>
      <w:r>
        <w:t>For this, w</w:t>
      </w:r>
      <w:r w:rsidR="00046B30">
        <w:t xml:space="preserve">e will use a dataset named </w:t>
      </w:r>
      <w:r w:rsidR="00046B30">
        <w:rPr>
          <w:rStyle w:val="VerbatimChar"/>
        </w:rPr>
        <w:t>cholest.dta</w:t>
      </w:r>
      <w:r w:rsidR="00046B30">
        <w:t xml:space="preserve"> which is in STATA format.</w:t>
      </w:r>
    </w:p>
    <w:p w:rsidR="00E612F2" w:rsidRDefault="00E612F2" w:rsidP="00E612F2">
      <w:pPr>
        <w:pStyle w:val="BodyText"/>
      </w:pPr>
      <w:r>
        <w:t>The steps we are taking below can be summarized as:</w:t>
      </w:r>
    </w:p>
    <w:p w:rsidR="00E612F2" w:rsidRDefault="00E612F2" w:rsidP="00BF4A77">
      <w:pPr>
        <w:pStyle w:val="BodyText"/>
        <w:numPr>
          <w:ilvl w:val="0"/>
          <w:numId w:val="24"/>
        </w:numPr>
      </w:pPr>
      <w:r>
        <w:t xml:space="preserve">Load </w:t>
      </w:r>
      <w:r w:rsidRPr="006960CD">
        <w:rPr>
          <w:rFonts w:ascii="Consolas" w:hAnsi="Consolas"/>
          <w:sz w:val="22"/>
          <w:szCs w:val="22"/>
        </w:rPr>
        <w:t>foreign</w:t>
      </w:r>
      <w:r>
        <w:t xml:space="preserve"> library to read STATA data</w:t>
      </w:r>
    </w:p>
    <w:p w:rsidR="00E612F2" w:rsidRDefault="00E612F2" w:rsidP="00BF4A77">
      <w:pPr>
        <w:pStyle w:val="BodyText"/>
        <w:numPr>
          <w:ilvl w:val="0"/>
          <w:numId w:val="24"/>
        </w:numPr>
      </w:pPr>
      <w:r>
        <w:t xml:space="preserve">Use the function </w:t>
      </w:r>
      <w:proofErr w:type="gramStart"/>
      <w:r w:rsidRPr="006960CD">
        <w:rPr>
          <w:rFonts w:ascii="Consolas" w:hAnsi="Consolas"/>
          <w:sz w:val="22"/>
          <w:szCs w:val="22"/>
        </w:rPr>
        <w:t>read.dta(</w:t>
      </w:r>
      <w:proofErr w:type="gramEnd"/>
      <w:r w:rsidRPr="006960CD">
        <w:rPr>
          <w:rFonts w:ascii="Consolas" w:hAnsi="Consolas"/>
          <w:sz w:val="22"/>
          <w:szCs w:val="22"/>
        </w:rPr>
        <w:t>)</w:t>
      </w:r>
      <w:r>
        <w:t xml:space="preserve"> to read data</w:t>
      </w:r>
    </w:p>
    <w:p w:rsidR="00E612F2" w:rsidRDefault="00E612F2" w:rsidP="00BF4A77">
      <w:pPr>
        <w:pStyle w:val="BodyText"/>
        <w:numPr>
          <w:ilvl w:val="0"/>
          <w:numId w:val="24"/>
        </w:numPr>
      </w:pPr>
      <w:r>
        <w:lastRenderedPageBreak/>
        <w:t xml:space="preserve">Function </w:t>
      </w:r>
      <w:proofErr w:type="gramStart"/>
      <w:r w:rsidRPr="006960CD">
        <w:rPr>
          <w:rFonts w:ascii="Consolas" w:hAnsi="Consolas"/>
          <w:sz w:val="22"/>
          <w:szCs w:val="22"/>
        </w:rPr>
        <w:t>str(</w:t>
      </w:r>
      <w:proofErr w:type="gramEnd"/>
      <w:r w:rsidRPr="006960CD">
        <w:rPr>
          <w:rFonts w:ascii="Consolas" w:hAnsi="Consolas"/>
          <w:sz w:val="22"/>
          <w:szCs w:val="22"/>
        </w:rPr>
        <w:t>)</w:t>
      </w:r>
      <w:r>
        <w:t xml:space="preserve"> to quickly view type of  variables</w:t>
      </w:r>
    </w:p>
    <w:p w:rsidR="00E612F2" w:rsidRDefault="00E612F2" w:rsidP="00BF4A77">
      <w:pPr>
        <w:pStyle w:val="BodyText"/>
        <w:numPr>
          <w:ilvl w:val="0"/>
          <w:numId w:val="24"/>
        </w:numPr>
      </w:pPr>
      <w:r>
        <w:t xml:space="preserve">Function </w:t>
      </w:r>
      <w:proofErr w:type="gramStart"/>
      <w:r w:rsidRPr="006960CD">
        <w:rPr>
          <w:rFonts w:ascii="Consolas" w:hAnsi="Consolas"/>
          <w:sz w:val="22"/>
          <w:szCs w:val="22"/>
        </w:rPr>
        <w:t>head(</w:t>
      </w:r>
      <w:proofErr w:type="gramEnd"/>
      <w:r w:rsidRPr="006960CD">
        <w:rPr>
          <w:rFonts w:ascii="Consolas" w:hAnsi="Consolas"/>
          <w:sz w:val="22"/>
          <w:szCs w:val="22"/>
        </w:rPr>
        <w:t>)</w:t>
      </w:r>
      <w:r>
        <w:t xml:space="preserve"> to list the first 6 observations</w:t>
      </w:r>
    </w:p>
    <w:p w:rsidR="00E612F2" w:rsidRDefault="00E612F2" w:rsidP="00BF4A77">
      <w:pPr>
        <w:pStyle w:val="BodyText"/>
        <w:numPr>
          <w:ilvl w:val="0"/>
          <w:numId w:val="24"/>
        </w:numPr>
      </w:pPr>
      <w:r>
        <w:t xml:space="preserve">Function </w:t>
      </w:r>
      <w:proofErr w:type="gramStart"/>
      <w:r w:rsidRPr="006960CD">
        <w:rPr>
          <w:rFonts w:ascii="Consolas" w:hAnsi="Consolas"/>
          <w:sz w:val="22"/>
          <w:szCs w:val="22"/>
        </w:rPr>
        <w:t>tail(</w:t>
      </w:r>
      <w:proofErr w:type="gramEnd"/>
      <w:r w:rsidRPr="006960CD">
        <w:rPr>
          <w:rFonts w:ascii="Consolas" w:hAnsi="Consolas"/>
          <w:sz w:val="22"/>
          <w:szCs w:val="22"/>
        </w:rPr>
        <w:t>)</w:t>
      </w:r>
      <w:r>
        <w:t xml:space="preserve"> to list the last 6 observations</w:t>
      </w:r>
    </w:p>
    <w:p w:rsidR="00E612F2" w:rsidRPr="00E612F2" w:rsidRDefault="00E612F2" w:rsidP="00BF4A77">
      <w:pPr>
        <w:pStyle w:val="BodyText"/>
        <w:numPr>
          <w:ilvl w:val="0"/>
          <w:numId w:val="24"/>
        </w:numPr>
      </w:pPr>
      <w:r>
        <w:t xml:space="preserve">Function </w:t>
      </w:r>
      <w:proofErr w:type="gramStart"/>
      <w:r w:rsidRPr="006960CD">
        <w:rPr>
          <w:rFonts w:ascii="Consolas" w:hAnsi="Consolas"/>
          <w:sz w:val="22"/>
          <w:szCs w:val="22"/>
        </w:rPr>
        <w:t>summary(</w:t>
      </w:r>
      <w:proofErr w:type="gramEnd"/>
      <w:r w:rsidRPr="006960CD">
        <w:rPr>
          <w:rFonts w:ascii="Consolas" w:hAnsi="Consolas"/>
          <w:sz w:val="22"/>
          <w:szCs w:val="22"/>
        </w:rPr>
        <w:t>)</w:t>
      </w:r>
      <w:r>
        <w:t xml:space="preserve"> to summarize data</w:t>
      </w:r>
    </w:p>
    <w:p w:rsidR="007E47BC" w:rsidRPr="007E47BC" w:rsidRDefault="007E47BC" w:rsidP="007E47BC">
      <w:pPr>
        <w:pStyle w:val="BodyText"/>
      </w:pPr>
    </w:p>
    <w:p w:rsidR="00C009B8" w:rsidRDefault="00046B30">
      <w:pPr>
        <w:pStyle w:val="SourceCode"/>
      </w:pPr>
      <w:r>
        <w:rPr>
          <w:rStyle w:val="KeywordTok"/>
        </w:rPr>
        <w:t>library</w:t>
      </w:r>
      <w:r>
        <w:rPr>
          <w:rStyle w:val="NormalTok"/>
        </w:rPr>
        <w:t>(foreign)</w:t>
      </w:r>
      <w:r>
        <w:br/>
      </w:r>
      <w:r>
        <w:rPr>
          <w:rStyle w:val="NormalTok"/>
        </w:rPr>
        <w:t>cholest &lt;-</w:t>
      </w:r>
      <w:r>
        <w:rPr>
          <w:rStyle w:val="StringTok"/>
        </w:rPr>
        <w:t xml:space="preserve"> </w:t>
      </w:r>
      <w:r>
        <w:rPr>
          <w:rStyle w:val="KeywordTok"/>
        </w:rPr>
        <w:t>read.dta</w:t>
      </w:r>
      <w:r>
        <w:rPr>
          <w:rStyle w:val="NormalTok"/>
        </w:rPr>
        <w:t>(</w:t>
      </w:r>
      <w:r>
        <w:rPr>
          <w:rStyle w:val="StringTok"/>
        </w:rPr>
        <w:t>"cholest.dta"</w:t>
      </w:r>
      <w:r>
        <w:rPr>
          <w:rStyle w:val="NormalTok"/>
        </w:rPr>
        <w:t>)</w:t>
      </w:r>
    </w:p>
    <w:p w:rsidR="00C009B8" w:rsidRDefault="00046B30">
      <w:pPr>
        <w:pStyle w:val="SourceCode"/>
      </w:pPr>
      <w:r>
        <w:rPr>
          <w:rStyle w:val="KeywordTok"/>
        </w:rPr>
        <w:t>str</w:t>
      </w:r>
      <w:r>
        <w:rPr>
          <w:rStyle w:val="NormalTok"/>
        </w:rPr>
        <w:t>(cholest)</w:t>
      </w:r>
    </w:p>
    <w:p w:rsidR="00C009B8" w:rsidRDefault="00046B30">
      <w:pPr>
        <w:pStyle w:val="SourceCode"/>
      </w:pPr>
      <w:r>
        <w:rPr>
          <w:rStyle w:val="VerbatimChar"/>
        </w:rPr>
        <w:t>'data.frame':   80 obs. of  5 variables:</w:t>
      </w:r>
      <w:r>
        <w:br/>
      </w:r>
      <w:r>
        <w:rPr>
          <w:rStyle w:val="VerbatimChar"/>
        </w:rPr>
        <w:t xml:space="preserve"> $ chol    : num  6.5 6.6 6.8 6.8 6.9 7 7 7.2 7.2 7.2 ...</w:t>
      </w:r>
      <w:r>
        <w:br/>
      </w:r>
      <w:r>
        <w:rPr>
          <w:rStyle w:val="VerbatimChar"/>
        </w:rPr>
        <w:t xml:space="preserve"> $ age     : num  38 35 39 36 31 38 33 36 40 34 ...</w:t>
      </w:r>
      <w:r>
        <w:br/>
      </w:r>
      <w:r>
        <w:rPr>
          <w:rStyle w:val="VerbatimChar"/>
        </w:rPr>
        <w:t xml:space="preserve"> $ exercise: num  6 5 6 5 4 4 5 5 4 6 ...</w:t>
      </w:r>
      <w:r>
        <w:br/>
      </w:r>
      <w:r>
        <w:rPr>
          <w:rStyle w:val="VerbatimChar"/>
        </w:rPr>
        <w:t xml:space="preserve"> $ sex     : Factor w/ 2 levels "female","male": 2 2 2 2 2 2 2 2 2 2 ...</w:t>
      </w:r>
      <w:r>
        <w:br/>
      </w:r>
      <w:r>
        <w:rPr>
          <w:rStyle w:val="VerbatimChar"/>
        </w:rPr>
        <w:t xml:space="preserve"> $ categ   : Factor w/ 3 levels "Grp A","Grp B",..: 1 1 1 1 1 1 1 1 1 1 ...</w:t>
      </w:r>
      <w:r>
        <w:br/>
      </w:r>
      <w:r>
        <w:rPr>
          <w:rStyle w:val="VerbatimChar"/>
        </w:rPr>
        <w:t xml:space="preserve"> - attr(*, "datalabel")= chr ""</w:t>
      </w:r>
      <w:r>
        <w:br/>
      </w:r>
      <w:r>
        <w:rPr>
          <w:rStyle w:val="VerbatimChar"/>
        </w:rPr>
        <w:t xml:space="preserve"> - attr(*, "time.stamp")= chr ""</w:t>
      </w:r>
      <w:r>
        <w:br/>
      </w:r>
      <w:r>
        <w:rPr>
          <w:rStyle w:val="VerbatimChar"/>
        </w:rPr>
        <w:t xml:space="preserve"> - attr(*, "formats")= chr  "%10.0g" "%10.0g" "%10.0g" "%10.0g" ...</w:t>
      </w:r>
      <w:r>
        <w:br/>
      </w:r>
      <w:r>
        <w:rPr>
          <w:rStyle w:val="VerbatimChar"/>
        </w:rPr>
        <w:t xml:space="preserve"> - attr(*, "types")= int  255 255 255 255 255</w:t>
      </w:r>
      <w:r>
        <w:br/>
      </w:r>
      <w:r>
        <w:rPr>
          <w:rStyle w:val="VerbatimChar"/>
        </w:rPr>
        <w:t xml:space="preserve"> - attr(*, "val.labels")= chr  "" "" "" "sex" ...</w:t>
      </w:r>
      <w:r>
        <w:br/>
      </w:r>
      <w:r>
        <w:rPr>
          <w:rStyle w:val="VerbatimChar"/>
        </w:rPr>
        <w:t xml:space="preserve"> - attr(*, "var.labels")= chr  "cholesterol in mmol/L" "age in year" </w:t>
      </w:r>
      <w:r>
        <w:br/>
      </w:r>
      <w:r>
        <w:rPr>
          <w:rStyle w:val="VerbatimChar"/>
        </w:rPr>
        <w:t xml:space="preserve">   "duration of exercise (hours/week)" "" ...</w:t>
      </w:r>
      <w:r>
        <w:br/>
      </w:r>
      <w:r>
        <w:rPr>
          <w:rStyle w:val="VerbatimChar"/>
        </w:rPr>
        <w:t xml:space="preserve"> - attr(*, "version</w:t>
      </w:r>
      <w:r w:rsidR="000E70B8">
        <w:rPr>
          <w:rStyle w:val="VerbatimChar"/>
        </w:rPr>
        <w:fldChar w:fldCharType="begin"/>
      </w:r>
      <w:r w:rsidR="000E70B8">
        <w:instrText xml:space="preserve"> XE "</w:instrText>
      </w:r>
      <w:r w:rsidR="000E70B8" w:rsidRPr="00A12BC1">
        <w:instrText>version</w:instrText>
      </w:r>
      <w:r w:rsidR="000E70B8">
        <w:instrText xml:space="preserve">" </w:instrText>
      </w:r>
      <w:r w:rsidR="000E70B8">
        <w:rPr>
          <w:rStyle w:val="VerbatimChar"/>
        </w:rPr>
        <w:fldChar w:fldCharType="end"/>
      </w:r>
      <w:r>
        <w:rPr>
          <w:rStyle w:val="VerbatimChar"/>
        </w:rPr>
        <w:t>")= int 8</w:t>
      </w:r>
      <w:r>
        <w:br/>
      </w:r>
      <w:r>
        <w:rPr>
          <w:rStyle w:val="VerbatimChar"/>
        </w:rPr>
        <w:t xml:space="preserve"> - attr(*, "label.table")=List of 2</w:t>
      </w:r>
      <w:r>
        <w:br/>
      </w:r>
      <w:r>
        <w:rPr>
          <w:rStyle w:val="VerbatimChar"/>
        </w:rPr>
        <w:t xml:space="preserve">  ..$ sex  : Named int  0 1</w:t>
      </w:r>
      <w:r>
        <w:br/>
      </w:r>
      <w:r>
        <w:rPr>
          <w:rStyle w:val="VerbatimChar"/>
        </w:rPr>
        <w:t xml:space="preserve">  .. </w:t>
      </w:r>
      <w:proofErr w:type="gramStart"/>
      <w:r>
        <w:rPr>
          <w:rStyle w:val="VerbatimChar"/>
        </w:rPr>
        <w:t>..</w:t>
      </w:r>
      <w:proofErr w:type="gramEnd"/>
      <w:r>
        <w:rPr>
          <w:rStyle w:val="VerbatimChar"/>
        </w:rPr>
        <w:t>- attr(*, "names")= chr  "female" "male"</w:t>
      </w:r>
      <w:r>
        <w:br/>
      </w:r>
      <w:r>
        <w:rPr>
          <w:rStyle w:val="VerbatimChar"/>
        </w:rPr>
        <w:t xml:space="preserve">  ..$ categ: Named int  0 1 2</w:t>
      </w:r>
      <w:r>
        <w:br/>
      </w:r>
      <w:r>
        <w:rPr>
          <w:rStyle w:val="VerbatimChar"/>
        </w:rPr>
        <w:t xml:space="preserve">  .. </w:t>
      </w:r>
      <w:proofErr w:type="gramStart"/>
      <w:r>
        <w:rPr>
          <w:rStyle w:val="VerbatimChar"/>
        </w:rPr>
        <w:t>..</w:t>
      </w:r>
      <w:proofErr w:type="gramEnd"/>
      <w:r>
        <w:rPr>
          <w:rStyle w:val="VerbatimChar"/>
        </w:rPr>
        <w:t>- attr(*, "names")= chr  "Grp A" "Grp B" "Grp C"</w:t>
      </w:r>
    </w:p>
    <w:p w:rsidR="00C009B8" w:rsidRDefault="00046B30">
      <w:pPr>
        <w:pStyle w:val="SourceCode"/>
      </w:pPr>
      <w:r>
        <w:rPr>
          <w:rStyle w:val="KeywordTok"/>
        </w:rPr>
        <w:t>head</w:t>
      </w:r>
      <w:r>
        <w:rPr>
          <w:rStyle w:val="NormalTok"/>
        </w:rPr>
        <w:t xml:space="preserve">(cholest); </w:t>
      </w:r>
      <w:r>
        <w:rPr>
          <w:rStyle w:val="KeywordTok"/>
        </w:rPr>
        <w:t>tail</w:t>
      </w:r>
      <w:r>
        <w:rPr>
          <w:rStyle w:val="NormalTok"/>
        </w:rPr>
        <w:t>(cholest)</w:t>
      </w:r>
    </w:p>
    <w:p w:rsidR="00C009B8" w:rsidRDefault="00046B30">
      <w:pPr>
        <w:pStyle w:val="SourceCode"/>
      </w:pPr>
      <w:r>
        <w:rPr>
          <w:rStyle w:val="VerbatimChar"/>
        </w:rPr>
        <w:t xml:space="preserve">##   chol age </w:t>
      </w:r>
      <w:proofErr w:type="gramStart"/>
      <w:r>
        <w:rPr>
          <w:rStyle w:val="VerbatimChar"/>
        </w:rPr>
        <w:t>exercise  sex</w:t>
      </w:r>
      <w:proofErr w:type="gramEnd"/>
      <w:r>
        <w:rPr>
          <w:rStyle w:val="VerbatimChar"/>
        </w:rPr>
        <w:t xml:space="preserve"> categ</w:t>
      </w:r>
      <w:r>
        <w:br/>
      </w:r>
      <w:r>
        <w:rPr>
          <w:rStyle w:val="VerbatimChar"/>
        </w:rPr>
        <w:t>## 1  6.5  38        6 male Grp A</w:t>
      </w:r>
      <w:r>
        <w:br/>
      </w:r>
      <w:r>
        <w:rPr>
          <w:rStyle w:val="VerbatimChar"/>
        </w:rPr>
        <w:t>## 2  6.6  35        5 male Grp A</w:t>
      </w:r>
      <w:r>
        <w:br/>
      </w:r>
      <w:r>
        <w:rPr>
          <w:rStyle w:val="VerbatimChar"/>
        </w:rPr>
        <w:t>## 3  6.8  39        6 male Grp A</w:t>
      </w:r>
      <w:r>
        <w:br/>
      </w:r>
      <w:r>
        <w:rPr>
          <w:rStyle w:val="VerbatimChar"/>
        </w:rPr>
        <w:t>## 4  6.8  36        5 male Grp A</w:t>
      </w:r>
      <w:r>
        <w:br/>
      </w:r>
      <w:r>
        <w:rPr>
          <w:rStyle w:val="VerbatimChar"/>
        </w:rPr>
        <w:t>## 5  6.9  31        4 male Grp A</w:t>
      </w:r>
      <w:r>
        <w:br/>
      </w:r>
      <w:r>
        <w:rPr>
          <w:rStyle w:val="VerbatimChar"/>
        </w:rPr>
        <w:t>## 6  7.0  38        4 male Grp A</w:t>
      </w:r>
    </w:p>
    <w:p w:rsidR="00C009B8" w:rsidRDefault="00046B30">
      <w:pPr>
        <w:pStyle w:val="SourceCode"/>
      </w:pPr>
      <w:r>
        <w:rPr>
          <w:rStyle w:val="VerbatimChar"/>
        </w:rPr>
        <w:t>##    chol age exercise    sex categ</w:t>
      </w:r>
      <w:r>
        <w:br/>
      </w:r>
      <w:r>
        <w:rPr>
          <w:rStyle w:val="VerbatimChar"/>
        </w:rPr>
        <w:t xml:space="preserve">## </w:t>
      </w:r>
      <w:proofErr w:type="gramStart"/>
      <w:r>
        <w:rPr>
          <w:rStyle w:val="VerbatimChar"/>
        </w:rPr>
        <w:t>75  9.4</w:t>
      </w:r>
      <w:proofErr w:type="gramEnd"/>
      <w:r>
        <w:rPr>
          <w:rStyle w:val="VerbatimChar"/>
        </w:rPr>
        <w:t xml:space="preserve">  45        4 female Grp C</w:t>
      </w:r>
      <w:r>
        <w:br/>
      </w:r>
      <w:r>
        <w:rPr>
          <w:rStyle w:val="VerbatimChar"/>
        </w:rPr>
        <w:t>## 76  9.5  52        4 female Grp C</w:t>
      </w:r>
      <w:r>
        <w:br/>
      </w:r>
      <w:r>
        <w:rPr>
          <w:rStyle w:val="VerbatimChar"/>
        </w:rPr>
        <w:t>## 77  9.6  35        4 female Grp C</w:t>
      </w:r>
      <w:r>
        <w:br/>
      </w:r>
      <w:r>
        <w:rPr>
          <w:rStyle w:val="VerbatimChar"/>
        </w:rPr>
        <w:t>## 78  9.8  43        3 female Grp C</w:t>
      </w:r>
      <w:r>
        <w:br/>
      </w:r>
      <w:r>
        <w:rPr>
          <w:rStyle w:val="VerbatimChar"/>
        </w:rPr>
        <w:t>## 79  9.9  47        3 female Grp C</w:t>
      </w:r>
      <w:r>
        <w:br/>
      </w:r>
      <w:r>
        <w:rPr>
          <w:rStyle w:val="VerbatimChar"/>
        </w:rPr>
        <w:t>## 80 10.0  44        3 female Grp C</w:t>
      </w:r>
    </w:p>
    <w:p w:rsidR="00C009B8" w:rsidRDefault="00046B30">
      <w:pPr>
        <w:pStyle w:val="SourceCode"/>
      </w:pPr>
      <w:r>
        <w:rPr>
          <w:rStyle w:val="KeywordTok"/>
        </w:rPr>
        <w:lastRenderedPageBreak/>
        <w:t>summary</w:t>
      </w:r>
      <w:r>
        <w:rPr>
          <w:rStyle w:val="NormalTok"/>
        </w:rPr>
        <w:t>(cholest)</w:t>
      </w:r>
    </w:p>
    <w:p w:rsidR="00C009B8" w:rsidRDefault="00046B30">
      <w:pPr>
        <w:pStyle w:val="SourceCode"/>
      </w:pPr>
      <w:r>
        <w:rPr>
          <w:rStyle w:val="VerbatimChar"/>
        </w:rPr>
        <w:t xml:space="preserve">##       chol            age           exercise         sex       categ   </w:t>
      </w:r>
      <w:r>
        <w:br/>
      </w:r>
      <w:r>
        <w:rPr>
          <w:rStyle w:val="VerbatimChar"/>
        </w:rPr>
        <w:t>#</w:t>
      </w:r>
      <w:proofErr w:type="gramStart"/>
      <w:r>
        <w:rPr>
          <w:rStyle w:val="VerbatimChar"/>
        </w:rPr>
        <w:t>#  Min.</w:t>
      </w:r>
      <w:proofErr w:type="gramEnd"/>
      <w:r>
        <w:rPr>
          <w:rStyle w:val="VerbatimChar"/>
        </w:rPr>
        <w:t xml:space="preserve">   : 6.50   Min.   :28.00   Min.   :2.000   female:40   Grp A:25  </w:t>
      </w:r>
      <w:r>
        <w:br/>
      </w:r>
      <w:r>
        <w:rPr>
          <w:rStyle w:val="VerbatimChar"/>
        </w:rPr>
        <w:t>#</w:t>
      </w:r>
      <w:proofErr w:type="gramStart"/>
      <w:r>
        <w:rPr>
          <w:rStyle w:val="VerbatimChar"/>
        </w:rPr>
        <w:t>#  1</w:t>
      </w:r>
      <w:proofErr w:type="gramEnd"/>
      <w:r>
        <w:rPr>
          <w:rStyle w:val="VerbatimChar"/>
        </w:rPr>
        <w:t xml:space="preserve">st Qu.: 7.60   1st Qu.:36.00   1st Qu.:4.000   male  :40   Grp B:33  </w:t>
      </w:r>
      <w:r>
        <w:br/>
      </w:r>
      <w:r>
        <w:rPr>
          <w:rStyle w:val="VerbatimChar"/>
        </w:rPr>
        <w:t xml:space="preserve">##  Median : 8.30   Median :39.00   Median :4.000               Grp C:22  </w:t>
      </w:r>
      <w:r>
        <w:br/>
      </w:r>
      <w:r>
        <w:rPr>
          <w:rStyle w:val="VerbatimChar"/>
        </w:rPr>
        <w:t xml:space="preserve">##  Mean   : 8.23   Mean   :39.48   Mean   :4.225                         </w:t>
      </w:r>
      <w:r>
        <w:br/>
      </w:r>
      <w:r>
        <w:rPr>
          <w:rStyle w:val="VerbatimChar"/>
        </w:rPr>
        <w:t xml:space="preserve">##  3rd Qu.: 8.80   3rd Qu.:43.25   3rd Qu.:5.000                         </w:t>
      </w:r>
      <w:r>
        <w:br/>
      </w:r>
      <w:r>
        <w:rPr>
          <w:rStyle w:val="VerbatimChar"/>
        </w:rPr>
        <w:t>##  Max.   :10.00   Max.   :52.00   Max.   :6.000</w:t>
      </w:r>
    </w:p>
    <w:p w:rsidR="00C009B8" w:rsidRDefault="00046B30">
      <w:pPr>
        <w:pStyle w:val="Heading3"/>
      </w:pPr>
      <w:bookmarkStart w:id="264" w:name="plotting-a-numerical-variable"/>
      <w:bookmarkStart w:id="265" w:name="_Toc530050437"/>
      <w:bookmarkEnd w:id="264"/>
      <w:r>
        <w:t>Plotting a numerical variable</w:t>
      </w:r>
      <w:bookmarkEnd w:id="265"/>
    </w:p>
    <w:p w:rsidR="00C009B8" w:rsidRDefault="00046B30">
      <w:pPr>
        <w:pStyle w:val="Heading4"/>
      </w:pPr>
      <w:bookmarkStart w:id="266" w:name="histogram"/>
      <w:bookmarkEnd w:id="266"/>
      <w:r>
        <w:t>Histogram</w:t>
      </w:r>
    </w:p>
    <w:p w:rsidR="00C009B8" w:rsidRDefault="00046B30">
      <w:pPr>
        <w:pStyle w:val="FirstParagraph"/>
      </w:pPr>
      <w:r>
        <w:t>We create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r>
        <w:t xml:space="preserve"> with </w:t>
      </w:r>
      <w:proofErr w:type="gramStart"/>
      <w:r>
        <w:rPr>
          <w:rStyle w:val="VerbatimChar"/>
        </w:rPr>
        <w:t>hist(</w:t>
      </w:r>
      <w:proofErr w:type="gramEnd"/>
      <w:r>
        <w:rPr>
          <w:rStyle w:val="VerbatimChar"/>
        </w:rPr>
        <w:t>x, breaks, freq)</w:t>
      </w:r>
      <w:r>
        <w:t xml:space="preserve"> function. In the function,</w:t>
      </w:r>
    </w:p>
    <w:p w:rsidR="00C009B8" w:rsidRDefault="00046B30" w:rsidP="00BF4A77">
      <w:pPr>
        <w:pStyle w:val="Compact"/>
        <w:numPr>
          <w:ilvl w:val="0"/>
          <w:numId w:val="12"/>
        </w:numPr>
      </w:pPr>
      <w:r>
        <w:t xml:space="preserve">the argument </w:t>
      </w:r>
      <w:r>
        <w:rPr>
          <w:rStyle w:val="VerbatimChar"/>
        </w:rPr>
        <w:t>x</w:t>
      </w:r>
      <w:r>
        <w:t xml:space="preserve"> is a numeric vector of values to be plotted.</w:t>
      </w:r>
    </w:p>
    <w:p w:rsidR="00C009B8" w:rsidRDefault="00046B30" w:rsidP="00BF4A77">
      <w:pPr>
        <w:pStyle w:val="Compact"/>
        <w:numPr>
          <w:ilvl w:val="0"/>
          <w:numId w:val="12"/>
        </w:numPr>
      </w:pPr>
      <w:r>
        <w:t xml:space="preserve">the argument option </w:t>
      </w:r>
      <w:r>
        <w:rPr>
          <w:rStyle w:val="VerbatimChar"/>
        </w:rPr>
        <w:t>freq = FALSE</w:t>
      </w:r>
      <w:r>
        <w:t xml:space="preserve"> plots probability densities instead of frequencies.</w:t>
      </w:r>
    </w:p>
    <w:p w:rsidR="00C009B8" w:rsidRDefault="00046B30" w:rsidP="00BF4A77">
      <w:pPr>
        <w:pStyle w:val="Compact"/>
        <w:numPr>
          <w:ilvl w:val="0"/>
          <w:numId w:val="12"/>
        </w:numPr>
      </w:pPr>
      <w:r>
        <w:t xml:space="preserve">the argument option </w:t>
      </w:r>
      <w:r>
        <w:rPr>
          <w:rStyle w:val="VerbatimChar"/>
        </w:rPr>
        <w:t>breaks =</w:t>
      </w:r>
      <w:r>
        <w:t xml:space="preserve"> controls the number of bins.</w:t>
      </w:r>
    </w:p>
    <w:p w:rsidR="00C009B8" w:rsidRDefault="00046B30">
      <w:pPr>
        <w:pStyle w:val="FirstParagraph"/>
      </w:pPr>
      <w:r>
        <w:t xml:space="preserve">The basic one can be run with </w:t>
      </w:r>
      <w:r>
        <w:rPr>
          <w:rStyle w:val="VerbatimChar"/>
        </w:rPr>
        <w:t>x</w:t>
      </w:r>
      <w:r>
        <w:t xml:space="preserve"> alone, in our case </w:t>
      </w:r>
      <w:r>
        <w:rPr>
          <w:rStyle w:val="VerbatimChar"/>
        </w:rPr>
        <w:t>cholest$chol</w:t>
      </w:r>
      <w:r>
        <w:t>,</w:t>
      </w:r>
    </w:p>
    <w:p w:rsidR="007E47BC" w:rsidRPr="007E47BC" w:rsidRDefault="007E47BC" w:rsidP="007E47BC">
      <w:pPr>
        <w:pStyle w:val="BodyText"/>
      </w:pPr>
    </w:p>
    <w:p w:rsidR="00C009B8" w:rsidRDefault="00046B30">
      <w:pPr>
        <w:pStyle w:val="SourceCode"/>
      </w:pPr>
      <w:r>
        <w:rPr>
          <w:rStyle w:val="KeywordTok"/>
        </w:rPr>
        <w:t>hist</w:t>
      </w:r>
      <w:r>
        <w:rPr>
          <w:rStyle w:val="NormalTok"/>
        </w:rPr>
        <w:t>(cholest</w:t>
      </w:r>
      <w:r>
        <w:rPr>
          <w:rStyle w:val="OperatorTok"/>
        </w:rPr>
        <w:t>$</w:t>
      </w:r>
      <w:r>
        <w:rPr>
          <w:rStyle w:val="NormalTok"/>
        </w:rPr>
        <w:t>chol)</w:t>
      </w:r>
    </w:p>
    <w:p w:rsidR="007E47BC" w:rsidRDefault="007E47BC" w:rsidP="00116823">
      <w:pPr>
        <w:pStyle w:val="FirstParagraph"/>
        <w:jc w:val="center"/>
      </w:pPr>
    </w:p>
    <w:p w:rsidR="00C009B8" w:rsidRDefault="00046B30" w:rsidP="00116823">
      <w:pPr>
        <w:pStyle w:val="FirstParagraph"/>
        <w:jc w:val="center"/>
      </w:pPr>
      <w:r>
        <w:rPr>
          <w:noProof/>
        </w:rPr>
        <w:drawing>
          <wp:inline distT="0" distB="0" distL="0" distR="0">
            <wp:extent cx="3688080" cy="362712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3-1.png"/>
                    <pic:cNvPicPr>
                      <a:picLocks noChangeAspect="1" noChangeArrowheads="1"/>
                    </pic:cNvPicPr>
                  </pic:nvPicPr>
                  <pic:blipFill>
                    <a:blip r:embed="rId66"/>
                    <a:stretch>
                      <a:fillRect/>
                    </a:stretch>
                  </pic:blipFill>
                  <pic:spPr bwMode="auto">
                    <a:xfrm>
                      <a:off x="0" y="0"/>
                      <a:ext cx="3688486" cy="3627519"/>
                    </a:xfrm>
                    <a:prstGeom prst="rect">
                      <a:avLst/>
                    </a:prstGeom>
                    <a:noFill/>
                    <a:ln w="9525">
                      <a:noFill/>
                      <a:headEnd/>
                      <a:tailEnd/>
                    </a:ln>
                  </pic:spPr>
                </pic:pic>
              </a:graphicData>
            </a:graphic>
          </wp:inline>
        </w:drawing>
      </w:r>
    </w:p>
    <w:p w:rsidR="00C009B8" w:rsidRDefault="00046B30">
      <w:pPr>
        <w:pStyle w:val="BodyText"/>
      </w:pPr>
      <w:r>
        <w:lastRenderedPageBreak/>
        <w:t xml:space="preserve">Now, to refine the </w:t>
      </w:r>
      <w:proofErr w:type="gramStart"/>
      <w:r>
        <w:rPr>
          <w:rStyle w:val="VerbatimChar"/>
        </w:rPr>
        <w:t>hist(</w:t>
      </w:r>
      <w:proofErr w:type="gramEnd"/>
      <w:r>
        <w:rPr>
          <w:rStyle w:val="VerbatimChar"/>
        </w:rPr>
        <w:t>)</w:t>
      </w:r>
      <w:r>
        <w:t xml:space="preserve"> function, we will:</w:t>
      </w:r>
    </w:p>
    <w:p w:rsidR="00C009B8" w:rsidRDefault="00046B30" w:rsidP="00BF4A77">
      <w:pPr>
        <w:pStyle w:val="Compact"/>
        <w:numPr>
          <w:ilvl w:val="0"/>
          <w:numId w:val="13"/>
        </w:numPr>
      </w:pPr>
      <w:r>
        <w:t xml:space="preserve">set the color </w:t>
      </w:r>
      <w:r>
        <w:rPr>
          <w:rStyle w:val="VerbatimChar"/>
        </w:rPr>
        <w:t>col =</w:t>
      </w:r>
      <w:r>
        <w:t xml:space="preserve"> argument to </w:t>
      </w:r>
      <w:r>
        <w:rPr>
          <w:rStyle w:val="VerbatimChar"/>
        </w:rPr>
        <w:t>red</w:t>
      </w:r>
      <w:r>
        <w:t>,</w:t>
      </w:r>
    </w:p>
    <w:p w:rsidR="00C009B8" w:rsidRDefault="00046B30" w:rsidP="00BF4A77">
      <w:pPr>
        <w:pStyle w:val="Compact"/>
        <w:numPr>
          <w:ilvl w:val="0"/>
          <w:numId w:val="13"/>
        </w:numPr>
      </w:pPr>
      <w:r>
        <w:t xml:space="preserve">set the argument for the number of bins to 8 bins </w:t>
      </w:r>
      <w:r>
        <w:rPr>
          <w:rStyle w:val="VerbatimChar"/>
        </w:rPr>
        <w:t>breaks = 10</w:t>
      </w:r>
      <w:r>
        <w:t>,</w:t>
      </w:r>
    </w:p>
    <w:p w:rsidR="00C009B8" w:rsidRDefault="00046B30" w:rsidP="00BF4A77">
      <w:pPr>
        <w:pStyle w:val="Compact"/>
        <w:numPr>
          <w:ilvl w:val="0"/>
          <w:numId w:val="13"/>
        </w:numPr>
      </w:pPr>
      <w:r>
        <w:t xml:space="preserve">label the x-axis using </w:t>
      </w:r>
      <w:r>
        <w:rPr>
          <w:rStyle w:val="VerbatimChar"/>
        </w:rPr>
        <w:t>xlab = "label"</w:t>
      </w:r>
      <w:r>
        <w:t>,</w:t>
      </w:r>
    </w:p>
    <w:p w:rsidR="00C009B8" w:rsidRDefault="00046B30" w:rsidP="00BF4A77">
      <w:pPr>
        <w:pStyle w:val="Compact"/>
        <w:numPr>
          <w:ilvl w:val="0"/>
          <w:numId w:val="13"/>
        </w:numPr>
      </w:pPr>
      <w:r>
        <w:t xml:space="preserve">the plot title is set by </w:t>
      </w:r>
      <w:r>
        <w:rPr>
          <w:rStyle w:val="VerbatimChar"/>
        </w:rPr>
        <w:t>main = "title of plot"</w:t>
      </w:r>
      <w:r>
        <w:t>.</w:t>
      </w:r>
    </w:p>
    <w:p w:rsidR="007E47BC" w:rsidRDefault="007E47BC" w:rsidP="006960CD">
      <w:pPr>
        <w:pStyle w:val="Compact"/>
        <w:ind w:left="1680"/>
      </w:pPr>
    </w:p>
    <w:p w:rsidR="00C009B8" w:rsidRDefault="00046B30">
      <w:pPr>
        <w:pStyle w:val="SourceCode"/>
      </w:pPr>
      <w:proofErr w:type="gramStart"/>
      <w:r>
        <w:rPr>
          <w:rStyle w:val="KeywordTok"/>
        </w:rPr>
        <w:t>hist</w:t>
      </w:r>
      <w:r>
        <w:rPr>
          <w:rStyle w:val="NormalTok"/>
        </w:rPr>
        <w:t>(</w:t>
      </w:r>
      <w:proofErr w:type="gramEnd"/>
      <w:r>
        <w:rPr>
          <w:rStyle w:val="NormalTok"/>
        </w:rPr>
        <w:t>cholest</w:t>
      </w:r>
      <w:r>
        <w:rPr>
          <w:rStyle w:val="OperatorTok"/>
        </w:rPr>
        <w:t>$</w:t>
      </w:r>
      <w:r>
        <w:rPr>
          <w:rStyle w:val="NormalTok"/>
        </w:rPr>
        <w:t xml:space="preserve">chol, </w:t>
      </w:r>
      <w:r>
        <w:rPr>
          <w:rStyle w:val="DataTypeTok"/>
        </w:rPr>
        <w:t>breaks =</w:t>
      </w:r>
      <w:r>
        <w:rPr>
          <w:rStyle w:val="NormalTok"/>
        </w:rPr>
        <w:t xml:space="preserve"> </w:t>
      </w:r>
      <w:r>
        <w:rPr>
          <w:rStyle w:val="DecValTok"/>
        </w:rPr>
        <w:t>10</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NormalTok"/>
        </w:rPr>
        <w:t xml:space="preserve">     </w:t>
      </w:r>
      <w:r>
        <w:rPr>
          <w:rStyle w:val="DataTypeTok"/>
        </w:rPr>
        <w:t>main =</w:t>
      </w:r>
      <w:r>
        <w:rPr>
          <w:rStyle w:val="NormalTok"/>
        </w:rPr>
        <w:t xml:space="preserve"> </w:t>
      </w:r>
      <w:r>
        <w:rPr>
          <w:rStyle w:val="StringTok"/>
        </w:rPr>
        <w:t>"Cholesterol (mmol/l) distribution"</w:t>
      </w:r>
      <w:r>
        <w:rPr>
          <w:rStyle w:val="NormalTok"/>
        </w:rPr>
        <w:t xml:space="preserve">, </w:t>
      </w:r>
      <w:r>
        <w:rPr>
          <w:rStyle w:val="DataTypeTok"/>
        </w:rPr>
        <w:t>xlab =</w:t>
      </w:r>
      <w:r>
        <w:rPr>
          <w:rStyle w:val="NormalTok"/>
        </w:rPr>
        <w:t xml:space="preserve"> </w:t>
      </w:r>
      <w:r>
        <w:rPr>
          <w:rStyle w:val="StringTok"/>
        </w:rPr>
        <w:t>"Cholesterol (mmol/l)"</w:t>
      </w:r>
      <w:r>
        <w:rPr>
          <w:rStyle w:val="NormalTok"/>
        </w:rPr>
        <w:t>)</w:t>
      </w:r>
    </w:p>
    <w:p w:rsidR="00C009B8" w:rsidRDefault="00046B30" w:rsidP="00116823">
      <w:pPr>
        <w:pStyle w:val="FirstParagraph"/>
        <w:jc w:val="center"/>
      </w:pPr>
      <w:r>
        <w:rPr>
          <w:noProof/>
        </w:rPr>
        <w:drawing>
          <wp:inline distT="0" distB="0" distL="0" distR="0">
            <wp:extent cx="3558540" cy="35890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4-1.png"/>
                    <pic:cNvPicPr>
                      <a:picLocks noChangeAspect="1" noChangeArrowheads="1"/>
                    </pic:cNvPicPr>
                  </pic:nvPicPr>
                  <pic:blipFill>
                    <a:blip r:embed="rId67"/>
                    <a:stretch>
                      <a:fillRect/>
                    </a:stretch>
                  </pic:blipFill>
                  <pic:spPr bwMode="auto">
                    <a:xfrm>
                      <a:off x="0" y="0"/>
                      <a:ext cx="3558931" cy="3589414"/>
                    </a:xfrm>
                    <a:prstGeom prst="rect">
                      <a:avLst/>
                    </a:prstGeom>
                    <a:noFill/>
                    <a:ln w="9525">
                      <a:noFill/>
                      <a:headEnd/>
                      <a:tailEnd/>
                    </a:ln>
                  </pic:spPr>
                </pic:pic>
              </a:graphicData>
            </a:graphic>
          </wp:inline>
        </w:drawing>
      </w:r>
    </w:p>
    <w:p w:rsidR="00C009B8" w:rsidRDefault="00046B30">
      <w:pPr>
        <w:pStyle w:val="Heading4"/>
      </w:pPr>
      <w:bookmarkStart w:id="267" w:name="kernel-density-plot"/>
      <w:bookmarkEnd w:id="267"/>
      <w:r>
        <w:t>Kernel density</w:t>
      </w:r>
      <w:r w:rsidR="00D1531D">
        <w:fldChar w:fldCharType="begin"/>
      </w:r>
      <w:r w:rsidR="00D1531D">
        <w:instrText xml:space="preserve"> XE "</w:instrText>
      </w:r>
      <w:r w:rsidR="00D1531D" w:rsidRPr="00A16D95">
        <w:instrText>Kernel density</w:instrText>
      </w:r>
      <w:r w:rsidR="00D1531D">
        <w:instrText xml:space="preserve">" </w:instrText>
      </w:r>
      <w:r w:rsidR="00D1531D">
        <w:fldChar w:fldCharType="end"/>
      </w:r>
      <w:r>
        <w:t xml:space="preserve"> plot</w:t>
      </w:r>
    </w:p>
    <w:p w:rsidR="00C009B8" w:rsidRDefault="00046B30">
      <w:pPr>
        <w:pStyle w:val="FirstParagraph"/>
      </w:pPr>
      <w:r>
        <w:t>Kernel density</w:t>
      </w:r>
      <w:r w:rsidR="00D1531D">
        <w:fldChar w:fldCharType="begin"/>
      </w:r>
      <w:r w:rsidR="00D1531D">
        <w:instrText xml:space="preserve"> XE "</w:instrText>
      </w:r>
      <w:r w:rsidR="00D1531D" w:rsidRPr="00A16D95">
        <w:instrText>Kernel density</w:instrText>
      </w:r>
      <w:r w:rsidR="00D1531D">
        <w:instrText xml:space="preserve">" </w:instrText>
      </w:r>
      <w:r w:rsidR="00D1531D">
        <w:fldChar w:fldCharType="end"/>
      </w:r>
      <w:r>
        <w:t xml:space="preserve"> plots are usually a much more effective way to view the distribution of a numerical variable.</w:t>
      </w:r>
    </w:p>
    <w:p w:rsidR="00C009B8" w:rsidRDefault="00046B30">
      <w:pPr>
        <w:pStyle w:val="BodyText"/>
      </w:pPr>
      <w:r>
        <w:t xml:space="preserve">This can be done using </w:t>
      </w:r>
      <w:r>
        <w:rPr>
          <w:rStyle w:val="VerbatimChar"/>
        </w:rPr>
        <w:t>plot(density(x))</w:t>
      </w:r>
      <w:r>
        <w:t>. In the function, the argument for x is a numeric vector.</w:t>
      </w:r>
    </w:p>
    <w:p w:rsidR="00C009B8" w:rsidRDefault="00046B30">
      <w:pPr>
        <w:pStyle w:val="BodyText"/>
      </w:pPr>
      <w:r>
        <w:t>Below, we</w:t>
      </w:r>
    </w:p>
    <w:p w:rsidR="00C009B8" w:rsidRDefault="00046B30" w:rsidP="00BF4A77">
      <w:pPr>
        <w:pStyle w:val="Compact"/>
        <w:numPr>
          <w:ilvl w:val="0"/>
          <w:numId w:val="25"/>
        </w:numPr>
        <w:ind w:left="1710" w:hanging="450"/>
      </w:pPr>
      <w:r>
        <w:t xml:space="preserve">create the density data and named it as </w:t>
      </w:r>
      <w:proofErr w:type="gramStart"/>
      <w:r>
        <w:rPr>
          <w:rStyle w:val="VerbatimChar"/>
        </w:rPr>
        <w:t>d.plot</w:t>
      </w:r>
      <w:proofErr w:type="gramEnd"/>
      <w:r>
        <w:t>,</w:t>
      </w:r>
    </w:p>
    <w:p w:rsidR="00C009B8" w:rsidRDefault="00046B30" w:rsidP="00BF4A77">
      <w:pPr>
        <w:pStyle w:val="Compact"/>
        <w:numPr>
          <w:ilvl w:val="0"/>
          <w:numId w:val="25"/>
        </w:numPr>
        <w:ind w:left="1710" w:hanging="450"/>
      </w:pPr>
      <w:r>
        <w:t xml:space="preserve">next, we plot </w:t>
      </w:r>
      <w:proofErr w:type="gramStart"/>
      <w:r>
        <w:rPr>
          <w:rStyle w:val="VerbatimChar"/>
        </w:rPr>
        <w:t>d.plot</w:t>
      </w:r>
      <w:proofErr w:type="gramEnd"/>
      <w:r>
        <w:t>.</w:t>
      </w:r>
    </w:p>
    <w:p w:rsidR="00116823" w:rsidRDefault="00116823" w:rsidP="00116823">
      <w:pPr>
        <w:pStyle w:val="Compact"/>
        <w:ind w:left="480"/>
      </w:pPr>
    </w:p>
    <w:p w:rsidR="007E47BC" w:rsidRDefault="007E47BC" w:rsidP="00116823">
      <w:pPr>
        <w:pStyle w:val="Compact"/>
        <w:ind w:left="480"/>
      </w:pPr>
    </w:p>
    <w:p w:rsidR="007E47BC" w:rsidRDefault="007E47BC" w:rsidP="00116823">
      <w:pPr>
        <w:pStyle w:val="Compact"/>
        <w:ind w:left="480"/>
      </w:pPr>
    </w:p>
    <w:p w:rsidR="00C009B8" w:rsidRDefault="00046B30">
      <w:pPr>
        <w:pStyle w:val="SourceCode"/>
      </w:pPr>
      <w:r>
        <w:rPr>
          <w:rStyle w:val="NormalTok"/>
        </w:rPr>
        <w:lastRenderedPageBreak/>
        <w:t>d.plot &lt;-</w:t>
      </w:r>
      <w:r>
        <w:rPr>
          <w:rStyle w:val="StringTok"/>
        </w:rPr>
        <w:t xml:space="preserve"> </w:t>
      </w:r>
      <w:r>
        <w:rPr>
          <w:rStyle w:val="KeywordTok"/>
        </w:rPr>
        <w:t>density</w:t>
      </w:r>
      <w:r>
        <w:rPr>
          <w:rStyle w:val="NormalTok"/>
        </w:rPr>
        <w:t>(cholest</w:t>
      </w:r>
      <w:r>
        <w:rPr>
          <w:rStyle w:val="OperatorTok"/>
        </w:rPr>
        <w:t>$</w:t>
      </w:r>
      <w:r>
        <w:rPr>
          <w:rStyle w:val="NormalTok"/>
        </w:rPr>
        <w:t xml:space="preserve">chol) </w:t>
      </w:r>
      <w:r>
        <w:rPr>
          <w:rStyle w:val="CommentTok"/>
        </w:rPr>
        <w:t xml:space="preserve"># returns the density data </w:t>
      </w:r>
      <w:r>
        <w:br/>
      </w:r>
      <w:proofErr w:type="gramStart"/>
      <w:r>
        <w:rPr>
          <w:rStyle w:val="KeywordTok"/>
        </w:rPr>
        <w:t>plot</w:t>
      </w:r>
      <w:r>
        <w:rPr>
          <w:rStyle w:val="NormalTok"/>
        </w:rPr>
        <w:t>(</w:t>
      </w:r>
      <w:proofErr w:type="gramEnd"/>
      <w:r>
        <w:rPr>
          <w:rStyle w:val="NormalTok"/>
        </w:rPr>
        <w:t xml:space="preserve">d.plot, </w:t>
      </w:r>
      <w:r>
        <w:rPr>
          <w:rStyle w:val="DataTypeTok"/>
        </w:rPr>
        <w:t>main =</w:t>
      </w:r>
      <w:r>
        <w:rPr>
          <w:rStyle w:val="NormalTok"/>
        </w:rPr>
        <w:t xml:space="preserve"> </w:t>
      </w:r>
      <w:r>
        <w:rPr>
          <w:rStyle w:val="StringTok"/>
        </w:rPr>
        <w:t>"Kernel Density of Serum Cholesterol"</w:t>
      </w:r>
      <w:r>
        <w:rPr>
          <w:rStyle w:val="NormalTok"/>
        </w:rPr>
        <w:t xml:space="preserve">) </w:t>
      </w:r>
      <w:r>
        <w:rPr>
          <w:rStyle w:val="CommentTok"/>
        </w:rPr>
        <w:t># plots the results</w:t>
      </w:r>
    </w:p>
    <w:p w:rsidR="00C009B8" w:rsidRDefault="00046B30" w:rsidP="007E47BC">
      <w:pPr>
        <w:pStyle w:val="FirstParagraph"/>
        <w:jc w:val="center"/>
      </w:pPr>
      <w:r>
        <w:rPr>
          <w:noProof/>
        </w:rPr>
        <w:drawing>
          <wp:inline distT="0" distB="0" distL="0" distR="0">
            <wp:extent cx="3695700" cy="329946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5-1.png"/>
                    <pic:cNvPicPr>
                      <a:picLocks noChangeAspect="1" noChangeArrowheads="1"/>
                    </pic:cNvPicPr>
                  </pic:nvPicPr>
                  <pic:blipFill>
                    <a:blip r:embed="rId68"/>
                    <a:stretch>
                      <a:fillRect/>
                    </a:stretch>
                  </pic:blipFill>
                  <pic:spPr bwMode="auto">
                    <a:xfrm>
                      <a:off x="0" y="0"/>
                      <a:ext cx="3696107" cy="3299823"/>
                    </a:xfrm>
                    <a:prstGeom prst="rect">
                      <a:avLst/>
                    </a:prstGeom>
                    <a:noFill/>
                    <a:ln w="9525">
                      <a:noFill/>
                      <a:headEnd/>
                      <a:tailEnd/>
                    </a:ln>
                  </pic:spPr>
                </pic:pic>
              </a:graphicData>
            </a:graphic>
          </wp:inline>
        </w:drawing>
      </w:r>
    </w:p>
    <w:p w:rsidR="00C009B8" w:rsidRDefault="00046B30">
      <w:pPr>
        <w:pStyle w:val="BodyText"/>
      </w:pPr>
      <w:proofErr w:type="gramStart"/>
      <w:r>
        <w:rPr>
          <w:rStyle w:val="VerbatimChar"/>
        </w:rPr>
        <w:t>plot(</w:t>
      </w:r>
      <w:proofErr w:type="gramEnd"/>
      <w:r>
        <w:rPr>
          <w:rStyle w:val="VerbatimChar"/>
        </w:rPr>
        <w:t>)</w:t>
      </w:r>
      <w:r>
        <w:t xml:space="preserve"> is a generic function for X-Y axes plotting. It accepts data frame and density objects and choose suitable plot automatically. You can view the details </w:t>
      </w:r>
      <w:proofErr w:type="gramStart"/>
      <w:r>
        <w:t xml:space="preserve">about </w:t>
      </w:r>
      <w:r>
        <w:rPr>
          <w:rStyle w:val="VerbatimChar"/>
        </w:rPr>
        <w:t>?plot</w:t>
      </w:r>
      <w:proofErr w:type="gramEnd"/>
      <w:r>
        <w:t xml:space="preserve"> in the help.</w:t>
      </w:r>
    </w:p>
    <w:p w:rsidR="00C009B8" w:rsidRDefault="00046B30">
      <w:pPr>
        <w:pStyle w:val="Heading4"/>
      </w:pPr>
      <w:bookmarkStart w:id="268" w:name="combining-the-histogram-and-density-curv"/>
      <w:bookmarkEnd w:id="268"/>
      <w:r>
        <w:t>Combining the histogram and density curve</w:t>
      </w:r>
    </w:p>
    <w:p w:rsidR="00C009B8" w:rsidRDefault="00046B30">
      <w:pPr>
        <w:pStyle w:val="FirstParagraph"/>
      </w:pPr>
      <w:r>
        <w:t>We can combine these plots in one single plot. Here, we will</w:t>
      </w:r>
    </w:p>
    <w:p w:rsidR="00C009B8" w:rsidRDefault="00046B30" w:rsidP="00BF4A77">
      <w:pPr>
        <w:pStyle w:val="Compact"/>
        <w:numPr>
          <w:ilvl w:val="0"/>
          <w:numId w:val="26"/>
        </w:numPr>
        <w:tabs>
          <w:tab w:val="left" w:pos="1440"/>
        </w:tabs>
        <w:ind w:left="1440" w:hanging="360"/>
      </w:pPr>
      <w:r>
        <w:t>plot the histogram with density (instead of frequency),</w:t>
      </w:r>
    </w:p>
    <w:p w:rsidR="00C009B8" w:rsidRDefault="00046B30" w:rsidP="00BF4A77">
      <w:pPr>
        <w:pStyle w:val="Compact"/>
        <w:numPr>
          <w:ilvl w:val="0"/>
          <w:numId w:val="26"/>
        </w:numPr>
        <w:tabs>
          <w:tab w:val="left" w:pos="1440"/>
        </w:tabs>
        <w:ind w:left="1440" w:hanging="360"/>
      </w:pPr>
      <w:r>
        <w:t xml:space="preserve">overlay the density curve on top of the histogram. To do that we need to use </w:t>
      </w:r>
      <w:proofErr w:type="gramStart"/>
      <w:r>
        <w:rPr>
          <w:rStyle w:val="VerbatimChar"/>
        </w:rPr>
        <w:t>lines(</w:t>
      </w:r>
      <w:proofErr w:type="gramEnd"/>
      <w:r>
        <w:rPr>
          <w:rStyle w:val="VerbatimChar"/>
        </w:rPr>
        <w:t>)</w:t>
      </w:r>
      <w:r>
        <w:t xml:space="preserve"> in place of </w:t>
      </w:r>
      <w:r>
        <w:rPr>
          <w:rStyle w:val="VerbatimChar"/>
        </w:rPr>
        <w:t>plot()</w:t>
      </w:r>
      <w:r>
        <w:t xml:space="preserve">. </w:t>
      </w:r>
      <w:proofErr w:type="gramStart"/>
      <w:r>
        <w:rPr>
          <w:rStyle w:val="VerbatimChar"/>
        </w:rPr>
        <w:t>plot(</w:t>
      </w:r>
      <w:proofErr w:type="gramEnd"/>
      <w:r>
        <w:rPr>
          <w:rStyle w:val="VerbatimChar"/>
        </w:rPr>
        <w:t>)</w:t>
      </w:r>
      <w:r>
        <w:t xml:space="preserve"> will create a new plot, but </w:t>
      </w:r>
      <w:r>
        <w:rPr>
          <w:rStyle w:val="VerbatimChar"/>
        </w:rPr>
        <w:t>lines()</w:t>
      </w:r>
      <w:r>
        <w:t xml:space="preserve"> will overlay line(s) on top of any plot.</w:t>
      </w:r>
    </w:p>
    <w:p w:rsidR="00116823" w:rsidRDefault="00116823" w:rsidP="00116823">
      <w:pPr>
        <w:pStyle w:val="Compact"/>
      </w:pPr>
    </w:p>
    <w:p w:rsidR="007E47BC" w:rsidRDefault="007E47BC">
      <w:r>
        <w:br w:type="page"/>
      </w:r>
    </w:p>
    <w:p w:rsidR="00116823" w:rsidRDefault="00116823" w:rsidP="00116823">
      <w:pPr>
        <w:pStyle w:val="Compact"/>
      </w:pPr>
    </w:p>
    <w:p w:rsidR="00C009B8" w:rsidRDefault="00046B30">
      <w:pPr>
        <w:pStyle w:val="SourceCode"/>
      </w:pPr>
      <w:proofErr w:type="gramStart"/>
      <w:r>
        <w:rPr>
          <w:rStyle w:val="KeywordTok"/>
        </w:rPr>
        <w:t>hist</w:t>
      </w:r>
      <w:r>
        <w:rPr>
          <w:rStyle w:val="NormalTok"/>
        </w:rPr>
        <w:t>(</w:t>
      </w:r>
      <w:proofErr w:type="gramEnd"/>
      <w:r>
        <w:rPr>
          <w:rStyle w:val="NormalTok"/>
        </w:rPr>
        <w:t>cholest</w:t>
      </w:r>
      <w:r>
        <w:rPr>
          <w:rStyle w:val="OperatorTok"/>
        </w:rPr>
        <w:t>$</w:t>
      </w:r>
      <w:r>
        <w:rPr>
          <w:rStyle w:val="NormalTok"/>
        </w:rPr>
        <w:t xml:space="preserve">chol, </w:t>
      </w:r>
      <w:r>
        <w:rPr>
          <w:rStyle w:val="DataTypeTok"/>
        </w:rPr>
        <w:t>breaks =</w:t>
      </w:r>
      <w:r>
        <w:rPr>
          <w:rStyle w:val="NormalTok"/>
        </w:rPr>
        <w:t xml:space="preserve"> </w:t>
      </w:r>
      <w:r>
        <w:rPr>
          <w:rStyle w:val="DecValTok"/>
        </w:rPr>
        <w:t>10</w:t>
      </w:r>
      <w:r>
        <w:rPr>
          <w:rStyle w:val="NormalTok"/>
        </w:rPr>
        <w:t xml:space="preserve">, </w:t>
      </w:r>
      <w:r>
        <w:rPr>
          <w:rStyle w:val="DataTypeTok"/>
        </w:rPr>
        <w:t>freq =</w:t>
      </w:r>
      <w:r>
        <w:rPr>
          <w:rStyle w:val="NormalTok"/>
        </w:rPr>
        <w:t xml:space="preserve"> </w:t>
      </w:r>
      <w:r>
        <w:rPr>
          <w:rStyle w:val="OtherTok"/>
        </w:rPr>
        <w:t>FALSE</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NormalTok"/>
        </w:rPr>
        <w:t xml:space="preserve">     </w:t>
      </w:r>
      <w:r>
        <w:rPr>
          <w:rStyle w:val="DataTypeTok"/>
        </w:rPr>
        <w:t>main =</w:t>
      </w:r>
      <w:r>
        <w:rPr>
          <w:rStyle w:val="NormalTok"/>
        </w:rPr>
        <w:t xml:space="preserve"> </w:t>
      </w:r>
      <w:r>
        <w:rPr>
          <w:rStyle w:val="StringTok"/>
        </w:rPr>
        <w:t>"Cholesterol (mmol/l) distribution"</w:t>
      </w:r>
      <w:r>
        <w:rPr>
          <w:rStyle w:val="NormalTok"/>
        </w:rPr>
        <w:t xml:space="preserve">, </w:t>
      </w:r>
      <w:r>
        <w:rPr>
          <w:rStyle w:val="DataTypeTok"/>
        </w:rPr>
        <w:t>xlab =</w:t>
      </w:r>
      <w:r>
        <w:rPr>
          <w:rStyle w:val="NormalTok"/>
        </w:rPr>
        <w:t xml:space="preserve"> </w:t>
      </w:r>
      <w:r>
        <w:rPr>
          <w:rStyle w:val="StringTok"/>
        </w:rPr>
        <w:t>"Cholesterol (mmol/l)"</w:t>
      </w:r>
      <w:r>
        <w:rPr>
          <w:rStyle w:val="NormalTok"/>
        </w:rPr>
        <w:t>)</w:t>
      </w:r>
      <w:r>
        <w:br/>
      </w:r>
      <w:r>
        <w:rPr>
          <w:rStyle w:val="KeywordTok"/>
        </w:rPr>
        <w:t>lines</w:t>
      </w:r>
      <w:r>
        <w:rPr>
          <w:rStyle w:val="NormalTok"/>
        </w:rPr>
        <w:t>(</w:t>
      </w:r>
      <w:r>
        <w:rPr>
          <w:rStyle w:val="KeywordTok"/>
        </w:rPr>
        <w:t>density</w:t>
      </w:r>
      <w:r>
        <w:rPr>
          <w:rStyle w:val="NormalTok"/>
        </w:rPr>
        <w:t>(cholest</w:t>
      </w:r>
      <w:r>
        <w:rPr>
          <w:rStyle w:val="OperatorTok"/>
        </w:rPr>
        <w:t>$</w:t>
      </w:r>
      <w:r>
        <w:rPr>
          <w:rStyle w:val="NormalTok"/>
        </w:rPr>
        <w:t xml:space="preserve">chol, </w:t>
      </w:r>
      <w:r>
        <w:rPr>
          <w:rStyle w:val="DataTypeTok"/>
        </w:rPr>
        <w:t>adjust =</w:t>
      </w:r>
      <w:r>
        <w:rPr>
          <w:rStyle w:val="NormalTok"/>
        </w:rPr>
        <w:t xml:space="preserve"> </w:t>
      </w:r>
      <w:r>
        <w:rPr>
          <w:rStyle w:val="FloatTok"/>
        </w:rPr>
        <w:t>1.5</w:t>
      </w:r>
      <w:r>
        <w:rPr>
          <w:rStyle w:val="NormalTok"/>
        </w:rPr>
        <w:t>))</w:t>
      </w:r>
    </w:p>
    <w:p w:rsidR="00116823" w:rsidRDefault="00046B30" w:rsidP="00116823">
      <w:pPr>
        <w:pStyle w:val="FirstParagraph"/>
        <w:jc w:val="center"/>
      </w:pPr>
      <w:r>
        <w:rPr>
          <w:noProof/>
        </w:rPr>
        <w:drawing>
          <wp:inline distT="0" distB="0" distL="0" distR="0">
            <wp:extent cx="3710940" cy="39700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6-1.png"/>
                    <pic:cNvPicPr>
                      <a:picLocks noChangeAspect="1" noChangeArrowheads="1"/>
                    </pic:cNvPicPr>
                  </pic:nvPicPr>
                  <pic:blipFill>
                    <a:blip r:embed="rId69"/>
                    <a:stretch>
                      <a:fillRect/>
                    </a:stretch>
                  </pic:blipFill>
                  <pic:spPr bwMode="auto">
                    <a:xfrm>
                      <a:off x="0" y="0"/>
                      <a:ext cx="3711351" cy="3970460"/>
                    </a:xfrm>
                    <a:prstGeom prst="rect">
                      <a:avLst/>
                    </a:prstGeom>
                    <a:noFill/>
                    <a:ln w="9525">
                      <a:noFill/>
                      <a:headEnd/>
                      <a:tailEnd/>
                    </a:ln>
                  </pic:spPr>
                </pic:pic>
              </a:graphicData>
            </a:graphic>
          </wp:inline>
        </w:drawing>
      </w:r>
    </w:p>
    <w:p w:rsidR="00116823" w:rsidRDefault="00116823">
      <w:pPr>
        <w:pStyle w:val="FirstParagraph"/>
      </w:pPr>
    </w:p>
    <w:p w:rsidR="00C009B8" w:rsidRDefault="00046B30">
      <w:pPr>
        <w:pStyle w:val="FirstParagraph"/>
      </w:pPr>
      <w:r>
        <w:t xml:space="preserve">Notice that you can </w:t>
      </w:r>
      <w:r>
        <w:rPr>
          <w:rStyle w:val="VerbatimChar"/>
        </w:rPr>
        <w:t>adjust =</w:t>
      </w:r>
      <w:r>
        <w:t xml:space="preserve"> the density bandwidth relative to the default bandwidth. Here we use </w:t>
      </w:r>
      <w:r>
        <w:rPr>
          <w:rStyle w:val="VerbatimChar"/>
        </w:rPr>
        <w:t>adjust = 1.5</w:t>
      </w:r>
      <w:r>
        <w:t>.</w:t>
      </w:r>
    </w:p>
    <w:p w:rsidR="006960CD" w:rsidRDefault="006960CD">
      <w:pPr>
        <w:rPr>
          <w:rFonts w:asciiTheme="majorHAnsi" w:eastAsiaTheme="majorEastAsia" w:hAnsiTheme="majorHAnsi" w:cstheme="majorBidi"/>
          <w:b/>
          <w:bCs/>
          <w:color w:val="4F81BD" w:themeColor="accent1"/>
        </w:rPr>
      </w:pPr>
      <w:bookmarkStart w:id="269" w:name="box-and-whisker-plot"/>
      <w:bookmarkEnd w:id="269"/>
      <w:r>
        <w:br w:type="page"/>
      </w:r>
    </w:p>
    <w:p w:rsidR="00C009B8" w:rsidRDefault="00046B30">
      <w:pPr>
        <w:pStyle w:val="Heading4"/>
      </w:pPr>
      <w:r>
        <w:lastRenderedPageBreak/>
        <w:t>Box-and-whisker plot</w:t>
      </w:r>
    </w:p>
    <w:p w:rsidR="00C009B8" w:rsidRDefault="00046B30">
      <w:pPr>
        <w:pStyle w:val="FirstParagraph"/>
      </w:pPr>
      <w:r>
        <w:t>We can easily obtain box-and-whisker plot</w:t>
      </w:r>
      <w:r w:rsidR="006A519C">
        <w:fldChar w:fldCharType="begin"/>
      </w:r>
      <w:r w:rsidR="006A519C">
        <w:instrText xml:space="preserve"> XE "</w:instrText>
      </w:r>
      <w:r w:rsidR="006A519C" w:rsidRPr="001335CD">
        <w:instrText>box-and-whisker plot</w:instrText>
      </w:r>
      <w:r w:rsidR="006A519C">
        <w:instrText xml:space="preserve">" </w:instrText>
      </w:r>
      <w:r w:rsidR="006A519C">
        <w:fldChar w:fldCharType="end"/>
      </w:r>
      <w:r>
        <w:t xml:space="preserve"> using </w:t>
      </w:r>
      <w:proofErr w:type="gramStart"/>
      <w:r>
        <w:rPr>
          <w:rStyle w:val="VerbatimChar"/>
        </w:rPr>
        <w:t>boxplot(</w:t>
      </w:r>
      <w:proofErr w:type="gramEnd"/>
      <w:r>
        <w:rPr>
          <w:rStyle w:val="VerbatimChar"/>
        </w:rPr>
        <w:t>)</w:t>
      </w:r>
      <w:r>
        <w:t>,</w:t>
      </w:r>
    </w:p>
    <w:p w:rsidR="007E47BC" w:rsidRPr="007E47BC" w:rsidRDefault="007E47BC" w:rsidP="007E47BC">
      <w:pPr>
        <w:pStyle w:val="BodyText"/>
      </w:pPr>
    </w:p>
    <w:p w:rsidR="00C009B8" w:rsidRDefault="00046B30">
      <w:pPr>
        <w:pStyle w:val="SourceCode"/>
      </w:pPr>
      <w:proofErr w:type="gramStart"/>
      <w:r>
        <w:rPr>
          <w:rStyle w:val="KeywordTok"/>
        </w:rPr>
        <w:t>boxplot</w:t>
      </w:r>
      <w:r>
        <w:rPr>
          <w:rStyle w:val="NormalTok"/>
        </w:rPr>
        <w:t>(</w:t>
      </w:r>
      <w:proofErr w:type="gramEnd"/>
      <w:r>
        <w:rPr>
          <w:rStyle w:val="NormalTok"/>
        </w:rPr>
        <w:t>cholest</w:t>
      </w:r>
      <w:r>
        <w:rPr>
          <w:rStyle w:val="OperatorTok"/>
        </w:rPr>
        <w:t>$</w:t>
      </w:r>
      <w:r>
        <w:rPr>
          <w:rStyle w:val="NormalTok"/>
        </w:rPr>
        <w:t xml:space="preserve">chol, </w:t>
      </w:r>
      <w:r>
        <w:rPr>
          <w:rStyle w:val="DataTypeTok"/>
        </w:rPr>
        <w:t>main =</w:t>
      </w:r>
      <w:r>
        <w:rPr>
          <w:rStyle w:val="NormalTok"/>
        </w:rPr>
        <w:t xml:space="preserve"> </w:t>
      </w:r>
      <w:r>
        <w:rPr>
          <w:rStyle w:val="StringTok"/>
        </w:rPr>
        <w:t>"Cholesterol (mmol/l) distribution"</w:t>
      </w:r>
      <w:r>
        <w:rPr>
          <w:rStyle w:val="NormalTok"/>
        </w:rPr>
        <w:t>,</w:t>
      </w:r>
      <w:r>
        <w:br/>
      </w:r>
      <w:r>
        <w:rPr>
          <w:rStyle w:val="NormalTok"/>
        </w:rPr>
        <w:t xml:space="preserve">        </w:t>
      </w:r>
      <w:r>
        <w:rPr>
          <w:rStyle w:val="DataTypeTok"/>
        </w:rPr>
        <w:t>ylab =</w:t>
      </w:r>
      <w:r>
        <w:rPr>
          <w:rStyle w:val="NormalTok"/>
        </w:rPr>
        <w:t xml:space="preserve"> </w:t>
      </w:r>
      <w:r>
        <w:rPr>
          <w:rStyle w:val="StringTok"/>
        </w:rPr>
        <w:t>"Cholesterol (mmol/l)"</w:t>
      </w:r>
      <w:r>
        <w:rPr>
          <w:rStyle w:val="NormalTok"/>
        </w:rPr>
        <w:t>)</w:t>
      </w:r>
    </w:p>
    <w:p w:rsidR="00116823" w:rsidRDefault="00046B30" w:rsidP="00116823">
      <w:pPr>
        <w:pStyle w:val="FirstParagraph"/>
        <w:jc w:val="center"/>
      </w:pPr>
      <w:r>
        <w:rPr>
          <w:noProof/>
        </w:rPr>
        <w:drawing>
          <wp:inline distT="0" distB="0" distL="0" distR="0">
            <wp:extent cx="3665220" cy="36652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7-1.png"/>
                    <pic:cNvPicPr>
                      <a:picLocks noChangeAspect="1" noChangeArrowheads="1"/>
                    </pic:cNvPicPr>
                  </pic:nvPicPr>
                  <pic:blipFill>
                    <a:blip r:embed="rId70"/>
                    <a:stretch>
                      <a:fillRect/>
                    </a:stretch>
                  </pic:blipFill>
                  <pic:spPr bwMode="auto">
                    <a:xfrm>
                      <a:off x="0" y="0"/>
                      <a:ext cx="3665623" cy="3665623"/>
                    </a:xfrm>
                    <a:prstGeom prst="rect">
                      <a:avLst/>
                    </a:prstGeom>
                    <a:noFill/>
                    <a:ln w="9525">
                      <a:noFill/>
                      <a:headEnd/>
                      <a:tailEnd/>
                    </a:ln>
                  </pic:spPr>
                </pic:pic>
              </a:graphicData>
            </a:graphic>
          </wp:inline>
        </w:drawing>
      </w:r>
    </w:p>
    <w:p w:rsidR="00C009B8" w:rsidRDefault="00046B30">
      <w:pPr>
        <w:pStyle w:val="FirstParagraph"/>
      </w:pPr>
      <w:r>
        <w:t xml:space="preserve">Here we include </w:t>
      </w:r>
      <w:r>
        <w:rPr>
          <w:rStyle w:val="VerbatimChar"/>
        </w:rPr>
        <w:t>ylab</w:t>
      </w:r>
      <w:r>
        <w:t>, which stands for y-axis label.</w:t>
      </w:r>
    </w:p>
    <w:p w:rsidR="00C009B8" w:rsidRDefault="00046B30">
      <w:pPr>
        <w:pStyle w:val="BodyText"/>
      </w:pPr>
      <w:proofErr w:type="gramStart"/>
      <w:r>
        <w:rPr>
          <w:rStyle w:val="VerbatimChar"/>
        </w:rPr>
        <w:t>boxplot(</w:t>
      </w:r>
      <w:proofErr w:type="gramEnd"/>
      <w:r>
        <w:rPr>
          <w:rStyle w:val="VerbatimChar"/>
        </w:rPr>
        <w:t>)</w:t>
      </w:r>
      <w:r>
        <w:t xml:space="preserve"> can easily handle many variables (of the same scale), for example we use </w:t>
      </w:r>
      <w:r>
        <w:rPr>
          <w:rStyle w:val="VerbatimChar"/>
        </w:rPr>
        <w:t>attitude</w:t>
      </w:r>
      <w:r>
        <w:t xml:space="preserve"> dataset,</w:t>
      </w:r>
    </w:p>
    <w:p w:rsidR="007E47BC" w:rsidRDefault="007E47BC">
      <w:pPr>
        <w:pStyle w:val="BodyText"/>
      </w:pPr>
    </w:p>
    <w:p w:rsidR="006960CD" w:rsidRDefault="006960CD">
      <w:pPr>
        <w:rPr>
          <w:rStyle w:val="KeywordTok"/>
        </w:rPr>
      </w:pPr>
      <w:r>
        <w:rPr>
          <w:rStyle w:val="KeywordTok"/>
        </w:rPr>
        <w:br w:type="page"/>
      </w:r>
    </w:p>
    <w:p w:rsidR="00C009B8" w:rsidRDefault="00046B30">
      <w:pPr>
        <w:pStyle w:val="SourceCode"/>
      </w:pPr>
      <w:proofErr w:type="gramStart"/>
      <w:r>
        <w:rPr>
          <w:rStyle w:val="KeywordTok"/>
        </w:rPr>
        <w:lastRenderedPageBreak/>
        <w:t>boxplot</w:t>
      </w:r>
      <w:r>
        <w:rPr>
          <w:rStyle w:val="NormalTok"/>
        </w:rPr>
        <w:t>(</w:t>
      </w:r>
      <w:proofErr w:type="gramEnd"/>
      <w:r>
        <w:rPr>
          <w:rStyle w:val="NormalTok"/>
        </w:rPr>
        <w:t xml:space="preserve">attitude, </w:t>
      </w:r>
      <w:r>
        <w:rPr>
          <w:rStyle w:val="DataTypeTok"/>
        </w:rPr>
        <w:t>col =</w:t>
      </w:r>
      <w:r>
        <w:rPr>
          <w:rStyle w:val="NormalTok"/>
        </w:rPr>
        <w:t xml:space="preserve"> </w:t>
      </w:r>
      <w:r>
        <w:rPr>
          <w:rStyle w:val="KeywordTok"/>
        </w:rPr>
        <w:t>rainbow</w:t>
      </w:r>
      <w:r>
        <w:rPr>
          <w:rStyle w:val="NormalTok"/>
        </w:rPr>
        <w:t>(</w:t>
      </w:r>
      <w:r>
        <w:rPr>
          <w:rStyle w:val="DecValTok"/>
        </w:rPr>
        <w:t>7</w:t>
      </w:r>
      <w:r>
        <w:rPr>
          <w:rStyle w:val="NormalTok"/>
        </w:rPr>
        <w:t>))</w:t>
      </w:r>
    </w:p>
    <w:p w:rsidR="00116823" w:rsidRDefault="00046B30" w:rsidP="00116823">
      <w:pPr>
        <w:pStyle w:val="FirstParagraph"/>
        <w:jc w:val="center"/>
      </w:pPr>
      <w:r>
        <w:rPr>
          <w:noProof/>
        </w:rPr>
        <w:drawing>
          <wp:inline distT="0" distB="0" distL="0" distR="0">
            <wp:extent cx="3489960" cy="37719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8-1.png"/>
                    <pic:cNvPicPr>
                      <a:picLocks noChangeAspect="1" noChangeArrowheads="1"/>
                    </pic:cNvPicPr>
                  </pic:nvPicPr>
                  <pic:blipFill>
                    <a:blip r:embed="rId71"/>
                    <a:stretch>
                      <a:fillRect/>
                    </a:stretch>
                  </pic:blipFill>
                  <pic:spPr bwMode="auto">
                    <a:xfrm>
                      <a:off x="0" y="0"/>
                      <a:ext cx="3490342" cy="3772313"/>
                    </a:xfrm>
                    <a:prstGeom prst="rect">
                      <a:avLst/>
                    </a:prstGeom>
                    <a:noFill/>
                    <a:ln w="9525">
                      <a:noFill/>
                      <a:headEnd/>
                      <a:tailEnd/>
                    </a:ln>
                  </pic:spPr>
                </pic:pic>
              </a:graphicData>
            </a:graphic>
          </wp:inline>
        </w:drawing>
      </w:r>
    </w:p>
    <w:p w:rsidR="00C009B8" w:rsidRDefault="00046B30">
      <w:pPr>
        <w:pStyle w:val="FirstParagraph"/>
      </w:pPr>
      <w:r>
        <w:t xml:space="preserve">We leave it to you to discover what </w:t>
      </w:r>
      <w:proofErr w:type="gramStart"/>
      <w:r>
        <w:rPr>
          <w:rStyle w:val="VerbatimChar"/>
        </w:rPr>
        <w:t>rainbow(</w:t>
      </w:r>
      <w:proofErr w:type="gramEnd"/>
      <w:r>
        <w:rPr>
          <w:rStyle w:val="VerbatimChar"/>
        </w:rPr>
        <w:t>)</w:t>
      </w:r>
      <w:r>
        <w:t xml:space="preserve"> does.</w:t>
      </w:r>
    </w:p>
    <w:p w:rsidR="00C009B8" w:rsidRDefault="00046B30">
      <w:pPr>
        <w:pStyle w:val="Heading3"/>
      </w:pPr>
      <w:bookmarkStart w:id="270" w:name="plotting-relationship-between-numerical-"/>
      <w:bookmarkStart w:id="271" w:name="_Toc530050438"/>
      <w:bookmarkEnd w:id="270"/>
      <w:r>
        <w:t>Plotting relationship between numerical variables</w:t>
      </w:r>
      <w:bookmarkEnd w:id="271"/>
    </w:p>
    <w:p w:rsidR="00C009B8" w:rsidRDefault="00046B30">
      <w:pPr>
        <w:pStyle w:val="FirstParagraph"/>
      </w:pPr>
      <w:r>
        <w:t xml:space="preserve">We can plot two numerical variables </w:t>
      </w:r>
      <w:r w:rsidR="006A519C">
        <w:t>simultaneously</w:t>
      </w:r>
      <w:r>
        <w:t>. From such plot, we can see the association or relationship between the two variables.</w:t>
      </w:r>
    </w:p>
    <w:p w:rsidR="00C009B8" w:rsidRDefault="00046B30">
      <w:pPr>
        <w:pStyle w:val="Heading4"/>
      </w:pPr>
      <w:bookmarkStart w:id="272" w:name="scatter-plot"/>
      <w:bookmarkEnd w:id="272"/>
      <w:r>
        <w:t>Scatter plot</w:t>
      </w:r>
    </w:p>
    <w:p w:rsidR="00C009B8" w:rsidRDefault="00046B30">
      <w:pPr>
        <w:pStyle w:val="FirstParagraph"/>
      </w:pPr>
      <w:r>
        <w:t>Scatter plot</w:t>
      </w:r>
      <w:r w:rsidR="006A519C">
        <w:fldChar w:fldCharType="begin"/>
      </w:r>
      <w:r w:rsidR="006A519C">
        <w:instrText xml:space="preserve"> XE "</w:instrText>
      </w:r>
      <w:r w:rsidR="006A519C" w:rsidRPr="001335CD">
        <w:instrText>Scatter plot</w:instrText>
      </w:r>
      <w:r w:rsidR="006A519C">
        <w:instrText xml:space="preserve">" </w:instrText>
      </w:r>
      <w:r w:rsidR="006A519C">
        <w:fldChar w:fldCharType="end"/>
      </w:r>
      <w:r>
        <w:t xml:space="preserve"> is one of the most common plots to display the association between two numerical variables. The function is basically specified as </w:t>
      </w:r>
      <w:proofErr w:type="gramStart"/>
      <w:r>
        <w:rPr>
          <w:rStyle w:val="VerbatimChar"/>
        </w:rPr>
        <w:t>plot(</w:t>
      </w:r>
      <w:proofErr w:type="gramEnd"/>
      <w:r>
        <w:rPr>
          <w:rStyle w:val="VerbatimChar"/>
        </w:rPr>
        <w:t>x, y)</w:t>
      </w:r>
      <w:r>
        <w:t>.</w:t>
      </w:r>
    </w:p>
    <w:p w:rsidR="00C009B8" w:rsidRDefault="00046B30">
      <w:pPr>
        <w:pStyle w:val="BodyText"/>
      </w:pPr>
      <w:r>
        <w:t xml:space="preserve">Now we plot </w:t>
      </w:r>
      <w:r>
        <w:rPr>
          <w:rStyle w:val="VerbatimChar"/>
        </w:rPr>
        <w:t>age</w:t>
      </w:r>
      <w:r>
        <w:t xml:space="preserve"> on x-axis and </w:t>
      </w:r>
      <w:r>
        <w:rPr>
          <w:rStyle w:val="VerbatimChar"/>
        </w:rPr>
        <w:t>chol</w:t>
      </w:r>
      <w:r>
        <w:t xml:space="preserve"> on y-axis,</w:t>
      </w:r>
    </w:p>
    <w:p w:rsidR="006960CD" w:rsidRDefault="006960CD">
      <w:r>
        <w:br w:type="page"/>
      </w:r>
    </w:p>
    <w:p w:rsidR="007E47BC" w:rsidRDefault="007E47BC">
      <w:pPr>
        <w:pStyle w:val="BodyText"/>
      </w:pPr>
    </w:p>
    <w:p w:rsidR="00C009B8" w:rsidRDefault="00046B30">
      <w:pPr>
        <w:pStyle w:val="SourceCode"/>
      </w:pPr>
      <w:proofErr w:type="gramStart"/>
      <w:r>
        <w:rPr>
          <w:rStyle w:val="KeywordTok"/>
        </w:rPr>
        <w:t>plot</w:t>
      </w:r>
      <w:r>
        <w:rPr>
          <w:rStyle w:val="NormalTok"/>
        </w:rPr>
        <w:t>(</w:t>
      </w:r>
      <w:proofErr w:type="gramEnd"/>
      <w:r>
        <w:rPr>
          <w:rStyle w:val="NormalTok"/>
        </w:rPr>
        <w:t>cholest</w:t>
      </w:r>
      <w:r>
        <w:rPr>
          <w:rStyle w:val="OperatorTok"/>
        </w:rPr>
        <w:t>$</w:t>
      </w:r>
      <w:r>
        <w:rPr>
          <w:rStyle w:val="NormalTok"/>
        </w:rPr>
        <w:t>age, cholest</w:t>
      </w:r>
      <w:r>
        <w:rPr>
          <w:rStyle w:val="OperatorTok"/>
        </w:rPr>
        <w:t>$</w:t>
      </w:r>
      <w:r>
        <w:rPr>
          <w:rStyle w:val="NormalTok"/>
        </w:rPr>
        <w:t xml:space="preserve">chol, </w:t>
      </w:r>
      <w:r>
        <w:rPr>
          <w:rStyle w:val="DataTypeTok"/>
        </w:rPr>
        <w:t>main =</w:t>
      </w:r>
      <w:r>
        <w:rPr>
          <w:rStyle w:val="NormalTok"/>
        </w:rPr>
        <w:t xml:space="preserve"> </w:t>
      </w:r>
      <w:r>
        <w:rPr>
          <w:rStyle w:val="StringTok"/>
        </w:rPr>
        <w:t>"Scatterplot"</w:t>
      </w:r>
      <w:r>
        <w:rPr>
          <w:rStyle w:val="NormalTok"/>
        </w:rPr>
        <w:t>,</w:t>
      </w:r>
      <w:r>
        <w:br/>
      </w:r>
      <w:r>
        <w:rPr>
          <w:rStyle w:val="NormalTok"/>
        </w:rPr>
        <w:t xml:space="preserve">     </w:t>
      </w:r>
      <w:r>
        <w:rPr>
          <w:rStyle w:val="DataTypeTok"/>
        </w:rPr>
        <w:t>xlab =</w:t>
      </w:r>
      <w:r>
        <w:rPr>
          <w:rStyle w:val="NormalTok"/>
        </w:rPr>
        <w:t xml:space="preserve"> </w:t>
      </w:r>
      <w:r>
        <w:rPr>
          <w:rStyle w:val="StringTok"/>
        </w:rPr>
        <w:t>"Age"</w:t>
      </w:r>
      <w:r>
        <w:rPr>
          <w:rStyle w:val="NormalTok"/>
        </w:rPr>
        <w:t xml:space="preserve">, </w:t>
      </w:r>
      <w:r>
        <w:rPr>
          <w:rStyle w:val="DataTypeTok"/>
        </w:rPr>
        <w:t>ylab =</w:t>
      </w:r>
      <w:r>
        <w:rPr>
          <w:rStyle w:val="NormalTok"/>
        </w:rPr>
        <w:t xml:space="preserve"> </w:t>
      </w:r>
      <w:r>
        <w:rPr>
          <w:rStyle w:val="StringTok"/>
        </w:rPr>
        <w:t>"Cholestrol"</w:t>
      </w:r>
      <w:r>
        <w:rPr>
          <w:rStyle w:val="NormalTok"/>
        </w:rPr>
        <w:t xml:space="preserve">, </w:t>
      </w:r>
      <w:r>
        <w:rPr>
          <w:rStyle w:val="DataTypeTok"/>
        </w:rPr>
        <w:t>pch =</w:t>
      </w:r>
      <w:r>
        <w:rPr>
          <w:rStyle w:val="NormalTok"/>
        </w:rPr>
        <w:t xml:space="preserve"> </w:t>
      </w:r>
      <w:r>
        <w:rPr>
          <w:rStyle w:val="DecValTok"/>
        </w:rPr>
        <w:t>19</w:t>
      </w:r>
      <w:r>
        <w:rPr>
          <w:rStyle w:val="NormalTok"/>
        </w:rPr>
        <w:t>)</w:t>
      </w:r>
      <w:r>
        <w:br/>
      </w:r>
      <w:r>
        <w:rPr>
          <w:rStyle w:val="KeywordTok"/>
        </w:rPr>
        <w:t>abline</w:t>
      </w:r>
      <w:r>
        <w:rPr>
          <w:rStyle w:val="NormalTok"/>
        </w:rPr>
        <w:t>(</w:t>
      </w:r>
      <w:r>
        <w:rPr>
          <w:rStyle w:val="KeywordTok"/>
        </w:rPr>
        <w:t>line</w:t>
      </w:r>
      <w:r>
        <w:rPr>
          <w:rStyle w:val="NormalTok"/>
        </w:rPr>
        <w:t>(cholest</w:t>
      </w:r>
      <w:r>
        <w:rPr>
          <w:rStyle w:val="OperatorTok"/>
        </w:rPr>
        <w:t>$</w:t>
      </w:r>
      <w:r>
        <w:rPr>
          <w:rStyle w:val="NormalTok"/>
        </w:rPr>
        <w:t>age, cholest</w:t>
      </w:r>
      <w:r>
        <w:rPr>
          <w:rStyle w:val="OperatorTok"/>
        </w:rPr>
        <w:t>$</w:t>
      </w:r>
      <w:r>
        <w:rPr>
          <w:rStyle w:val="NormalTok"/>
        </w:rPr>
        <w:t>chol))</w:t>
      </w:r>
    </w:p>
    <w:p w:rsidR="00116823" w:rsidRDefault="00046B30" w:rsidP="00116823">
      <w:pPr>
        <w:pStyle w:val="FirstParagraph"/>
        <w:jc w:val="center"/>
      </w:pPr>
      <w:r>
        <w:rPr>
          <w:noProof/>
        </w:rPr>
        <w:drawing>
          <wp:inline distT="0" distB="0" distL="0" distR="0">
            <wp:extent cx="3444240" cy="381762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9-1.png"/>
                    <pic:cNvPicPr>
                      <a:picLocks noChangeAspect="1" noChangeArrowheads="1"/>
                    </pic:cNvPicPr>
                  </pic:nvPicPr>
                  <pic:blipFill>
                    <a:blip r:embed="rId72"/>
                    <a:stretch>
                      <a:fillRect/>
                    </a:stretch>
                  </pic:blipFill>
                  <pic:spPr bwMode="auto">
                    <a:xfrm>
                      <a:off x="0" y="0"/>
                      <a:ext cx="3444617" cy="3818038"/>
                    </a:xfrm>
                    <a:prstGeom prst="rect">
                      <a:avLst/>
                    </a:prstGeom>
                    <a:noFill/>
                    <a:ln w="9525">
                      <a:noFill/>
                      <a:headEnd/>
                      <a:tailEnd/>
                    </a:ln>
                  </pic:spPr>
                </pic:pic>
              </a:graphicData>
            </a:graphic>
          </wp:inline>
        </w:drawing>
      </w:r>
    </w:p>
    <w:p w:rsidR="00C009B8" w:rsidRDefault="00046B30">
      <w:pPr>
        <w:pStyle w:val="FirstParagraph"/>
      </w:pPr>
      <w:r>
        <w:t xml:space="preserve">Here we include a new argument, plotting character </w:t>
      </w:r>
      <w:r>
        <w:rPr>
          <w:rStyle w:val="VerbatimChar"/>
        </w:rPr>
        <w:t>pch</w:t>
      </w:r>
      <w:r>
        <w:t xml:space="preserve">. Here we use </w:t>
      </w:r>
      <w:r>
        <w:rPr>
          <w:rStyle w:val="VerbatimChar"/>
        </w:rPr>
        <w:t>19</w:t>
      </w:r>
      <w:r>
        <w:t xml:space="preserve"> (see </w:t>
      </w:r>
      <w:proofErr w:type="gramStart"/>
      <w:r>
        <w:t xml:space="preserve">help </w:t>
      </w:r>
      <w:r>
        <w:rPr>
          <w:rStyle w:val="VerbatimChar"/>
        </w:rPr>
        <w:t>?points</w:t>
      </w:r>
      <w:proofErr w:type="gramEnd"/>
      <w:r>
        <w:t xml:space="preserve">). We can included a regression line, by combining </w:t>
      </w:r>
      <w:proofErr w:type="gramStart"/>
      <w:r>
        <w:rPr>
          <w:rStyle w:val="VerbatimChar"/>
        </w:rPr>
        <w:t>abline(</w:t>
      </w:r>
      <w:proofErr w:type="gramEnd"/>
      <w:r>
        <w:rPr>
          <w:rStyle w:val="VerbatimChar"/>
        </w:rPr>
        <w:t>)</w:t>
      </w:r>
      <w:r>
        <w:t xml:space="preserve"> and </w:t>
      </w:r>
      <w:r>
        <w:rPr>
          <w:rStyle w:val="VerbatimChar"/>
        </w:rPr>
        <w:t>line()</w:t>
      </w:r>
      <w:r>
        <w:t xml:space="preserve">. </w:t>
      </w:r>
      <w:proofErr w:type="gramStart"/>
      <w:r>
        <w:rPr>
          <w:rStyle w:val="VerbatimChar"/>
        </w:rPr>
        <w:t>abline(</w:t>
      </w:r>
      <w:proofErr w:type="gramEnd"/>
      <w:r>
        <w:rPr>
          <w:rStyle w:val="VerbatimChar"/>
        </w:rPr>
        <w:t>)</w:t>
      </w:r>
      <w:r>
        <w:t xml:space="preserve"> gives you the straight line, while </w:t>
      </w:r>
      <w:r>
        <w:rPr>
          <w:rStyle w:val="VerbatimChar"/>
        </w:rPr>
        <w:t>line()</w:t>
      </w:r>
      <w:r>
        <w:t xml:space="preserve"> feeds the data of robust line fitting to </w:t>
      </w:r>
      <w:r>
        <w:rPr>
          <w:rStyle w:val="VerbatimChar"/>
        </w:rPr>
        <w:t>abline()</w:t>
      </w:r>
      <w:r>
        <w:t>.</w:t>
      </w:r>
    </w:p>
    <w:p w:rsidR="00C009B8" w:rsidRDefault="00046B30">
      <w:pPr>
        <w:pStyle w:val="BodyText"/>
      </w:pPr>
      <w:r>
        <w:t xml:space="preserve">You can always personalize the graphical parameters such as parameters for </w:t>
      </w:r>
      <w:r>
        <w:rPr>
          <w:rStyle w:val="VerbatimChar"/>
        </w:rPr>
        <w:t>fonts, colours, lines</w:t>
      </w:r>
      <w:r>
        <w:t xml:space="preserve"> and </w:t>
      </w:r>
      <w:r>
        <w:rPr>
          <w:rStyle w:val="VerbatimChar"/>
        </w:rPr>
        <w:t>symbols</w:t>
      </w:r>
      <w:r>
        <w:t xml:space="preserve">. You can find the details in the </w:t>
      </w:r>
      <w:r>
        <w:rPr>
          <w:rStyle w:val="VerbatimChar"/>
        </w:rPr>
        <w:t>graphics</w:t>
      </w:r>
      <w:r w:rsidR="00D1531D">
        <w:rPr>
          <w:rStyle w:val="VerbatimChar"/>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rStyle w:val="VerbatimChar"/>
        </w:rPr>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documentation and </w:t>
      </w:r>
      <w:proofErr w:type="gramStart"/>
      <w:r>
        <w:t xml:space="preserve">help </w:t>
      </w:r>
      <w:r>
        <w:rPr>
          <w:rStyle w:val="VerbatimChar"/>
        </w:rPr>
        <w:t>?</w:t>
      </w:r>
      <w:proofErr w:type="gramEnd"/>
      <w:r>
        <w:rPr>
          <w:rStyle w:val="VerbatimChar"/>
        </w:rPr>
        <w:t>par</w:t>
      </w:r>
      <w:r>
        <w:t xml:space="preserve">. In addition, this website summarizes the parameters in a very nice way: </w:t>
      </w:r>
      <w:hyperlink r:id="rId73">
        <w:r>
          <w:rPr>
            <w:rStyle w:val="Hyperlink"/>
          </w:rPr>
          <w:t>http://www.statmethods.net/advgraphs/parameters.html</w:t>
        </w:r>
      </w:hyperlink>
    </w:p>
    <w:p w:rsidR="006960CD" w:rsidRDefault="006960CD">
      <w:r>
        <w:br w:type="page"/>
      </w:r>
    </w:p>
    <w:p w:rsidR="00C009B8" w:rsidRDefault="00046B30">
      <w:pPr>
        <w:pStyle w:val="BodyText"/>
      </w:pPr>
      <w:r>
        <w:lastRenderedPageBreak/>
        <w:t xml:space="preserve">We can also plot </w:t>
      </w:r>
      <w:proofErr w:type="gramStart"/>
      <w:r>
        <w:t>a number of</w:t>
      </w:r>
      <w:proofErr w:type="gramEnd"/>
      <w:r>
        <w:t xml:space="preserve"> scatter plots simultaneously to explore the relationship between several numerical variables, for example using </w:t>
      </w:r>
      <w:r>
        <w:rPr>
          <w:rStyle w:val="VerbatimChar"/>
        </w:rPr>
        <w:t>iris</w:t>
      </w:r>
      <w:r>
        <w:t xml:space="preserve"> data set,</w:t>
      </w:r>
    </w:p>
    <w:p w:rsidR="007E47BC" w:rsidRDefault="007E47BC">
      <w:pPr>
        <w:pStyle w:val="BodyText"/>
      </w:pPr>
    </w:p>
    <w:p w:rsidR="00C009B8" w:rsidRDefault="00046B30">
      <w:pPr>
        <w:pStyle w:val="SourceCode"/>
      </w:pPr>
      <w:r>
        <w:rPr>
          <w:rStyle w:val="KeywordTok"/>
        </w:rPr>
        <w:t>str</w:t>
      </w:r>
      <w:r>
        <w:rPr>
          <w:rStyle w:val="NormalTok"/>
        </w:rPr>
        <w:t>(iris)</w:t>
      </w:r>
    </w:p>
    <w:p w:rsidR="00C009B8" w:rsidRDefault="00046B30">
      <w:pPr>
        <w:pStyle w:val="SourceCode"/>
      </w:pPr>
      <w:r>
        <w:rPr>
          <w:rStyle w:val="VerbatimChar"/>
        </w:rPr>
        <w:t>## 'data.frame':    150 obs. of  5 variables:</w:t>
      </w:r>
      <w:r>
        <w:br/>
      </w:r>
      <w:r>
        <w:rPr>
          <w:rStyle w:val="VerbatimChar"/>
        </w:rPr>
        <w:t>##  $ Sepal.Length: num  5.1 4.9 4.7 4.6 5 5.4 4.6 5 4.4 4.9 ...</w:t>
      </w:r>
      <w:r>
        <w:br/>
      </w:r>
      <w:r>
        <w:rPr>
          <w:rStyle w:val="VerbatimChar"/>
        </w:rPr>
        <w:t>##  $ Sepal.Width : num  3.5 3 3.2 3.1 3.6 3.9 3.4 3.4 2.9 3.1 ...</w:t>
      </w:r>
      <w:r>
        <w:br/>
      </w:r>
      <w:r>
        <w:rPr>
          <w:rStyle w:val="VerbatimChar"/>
        </w:rPr>
        <w:t>##  $ Petal.Length: num  1.4 1.4 1.3 1.5 1.4 1.7 1.4 1.5 1.4 1.5 ...</w:t>
      </w:r>
      <w:r>
        <w:br/>
      </w:r>
      <w:r>
        <w:rPr>
          <w:rStyle w:val="VerbatimChar"/>
        </w:rPr>
        <w:t>##  $ Petal.Width : num  0.2 0.2 0.2 0.2 0.2 0.4 0.3 0.2 0.2 0.1 ...</w:t>
      </w:r>
      <w:r>
        <w:br/>
      </w:r>
      <w:r>
        <w:rPr>
          <w:rStyle w:val="VerbatimChar"/>
        </w:rPr>
        <w:t>##  $ Species     : Factor w/ 3 levels "setosa","versicolor",..: 1 1 1 1 1 1 1 1 1 1 ...</w:t>
      </w:r>
    </w:p>
    <w:p w:rsidR="00C009B8" w:rsidRDefault="00046B30">
      <w:pPr>
        <w:pStyle w:val="SourceCode"/>
      </w:pPr>
      <w:r>
        <w:rPr>
          <w:rStyle w:val="KeywordTok"/>
        </w:rPr>
        <w:t>plot</w:t>
      </w:r>
      <w:r>
        <w:rPr>
          <w:rStyle w:val="NormalTok"/>
        </w:rPr>
        <w:t>(</w:t>
      </w:r>
      <w:proofErr w:type="gramStart"/>
      <w:r>
        <w:rPr>
          <w:rStyle w:val="NormalTok"/>
        </w:rPr>
        <w:t>iris[</w:t>
      </w:r>
      <w:proofErr w:type="gramEnd"/>
      <w:r>
        <w:rPr>
          <w:rStyle w:val="DecValTok"/>
        </w:rPr>
        <w:t>1</w:t>
      </w:r>
      <w:r>
        <w:rPr>
          <w:rStyle w:val="OperatorTok"/>
        </w:rPr>
        <w:t>:</w:t>
      </w:r>
      <w:r>
        <w:rPr>
          <w:rStyle w:val="DecValTok"/>
        </w:rPr>
        <w:t>3</w:t>
      </w:r>
      <w:r>
        <w:rPr>
          <w:rStyle w:val="NormalTok"/>
        </w:rPr>
        <w:t>])</w:t>
      </w:r>
    </w:p>
    <w:p w:rsidR="00116823" w:rsidRDefault="00046B30" w:rsidP="00116823">
      <w:pPr>
        <w:pStyle w:val="FirstParagraph"/>
        <w:jc w:val="center"/>
      </w:pPr>
      <w:r>
        <w:rPr>
          <w:noProof/>
        </w:rPr>
        <w:drawing>
          <wp:inline distT="0" distB="0" distL="0" distR="0">
            <wp:extent cx="3604260" cy="377952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80-1.png"/>
                    <pic:cNvPicPr>
                      <a:picLocks noChangeAspect="1" noChangeArrowheads="1"/>
                    </pic:cNvPicPr>
                  </pic:nvPicPr>
                  <pic:blipFill>
                    <a:blip r:embed="rId74"/>
                    <a:stretch>
                      <a:fillRect/>
                    </a:stretch>
                  </pic:blipFill>
                  <pic:spPr bwMode="auto">
                    <a:xfrm>
                      <a:off x="0" y="0"/>
                      <a:ext cx="3604656" cy="3779935"/>
                    </a:xfrm>
                    <a:prstGeom prst="rect">
                      <a:avLst/>
                    </a:prstGeom>
                    <a:noFill/>
                    <a:ln w="9525">
                      <a:noFill/>
                      <a:headEnd/>
                      <a:tailEnd/>
                    </a:ln>
                  </pic:spPr>
                </pic:pic>
              </a:graphicData>
            </a:graphic>
          </wp:inline>
        </w:drawing>
      </w:r>
    </w:p>
    <w:p w:rsidR="00C009B8" w:rsidRDefault="00046B30">
      <w:pPr>
        <w:pStyle w:val="FirstParagraph"/>
      </w:pPr>
      <w:r>
        <w:t xml:space="preserve">and </w:t>
      </w:r>
      <w:r>
        <w:rPr>
          <w:rStyle w:val="VerbatimChar"/>
        </w:rPr>
        <w:t>attitude</w:t>
      </w:r>
      <w:r>
        <w:t xml:space="preserve"> data set,</w:t>
      </w:r>
    </w:p>
    <w:p w:rsidR="007E47BC" w:rsidRPr="007E47BC" w:rsidRDefault="007E47BC" w:rsidP="007E47BC">
      <w:pPr>
        <w:pStyle w:val="BodyText"/>
      </w:pPr>
    </w:p>
    <w:p w:rsidR="00C009B8" w:rsidRDefault="00046B30">
      <w:pPr>
        <w:pStyle w:val="SourceCode"/>
      </w:pPr>
      <w:r>
        <w:rPr>
          <w:rStyle w:val="KeywordTok"/>
        </w:rPr>
        <w:t>str</w:t>
      </w:r>
      <w:r>
        <w:rPr>
          <w:rStyle w:val="NormalTok"/>
        </w:rPr>
        <w:t>(attitude)</w:t>
      </w:r>
    </w:p>
    <w:p w:rsidR="00C009B8" w:rsidRDefault="00046B30">
      <w:pPr>
        <w:pStyle w:val="SourceCode"/>
      </w:pPr>
      <w:r>
        <w:rPr>
          <w:rStyle w:val="VerbatimChar"/>
        </w:rPr>
        <w:t>## 'data.frame':    30 obs. of  7 variables:</w:t>
      </w:r>
      <w:r>
        <w:br/>
      </w:r>
      <w:r>
        <w:rPr>
          <w:rStyle w:val="VerbatimChar"/>
        </w:rPr>
        <w:t>##  $ rating    : num  43 63 71 61 81 43 58 71 72 67 ...</w:t>
      </w:r>
      <w:r>
        <w:br/>
      </w:r>
      <w:r>
        <w:rPr>
          <w:rStyle w:val="VerbatimChar"/>
        </w:rPr>
        <w:t>##  $ complaints: num  51 64 70 63 78 55 67 75 82 61 ...</w:t>
      </w:r>
      <w:r>
        <w:br/>
      </w:r>
      <w:r>
        <w:rPr>
          <w:rStyle w:val="VerbatimChar"/>
        </w:rPr>
        <w:t>##  $ privileges: num  30 51 68 45 56 49 42 50 72 45 ...</w:t>
      </w:r>
      <w:r>
        <w:br/>
      </w:r>
      <w:r>
        <w:rPr>
          <w:rStyle w:val="VerbatimChar"/>
        </w:rPr>
        <w:t>##  $ learning  : num  39 54 69 47 66 44 56 55 67 47 ...</w:t>
      </w:r>
      <w:r>
        <w:br/>
      </w:r>
      <w:r>
        <w:rPr>
          <w:rStyle w:val="VerbatimChar"/>
        </w:rPr>
        <w:lastRenderedPageBreak/>
        <w:t>##  $ raises    : num  61 63 76 54 71 54 66 70 71 62 ...</w:t>
      </w:r>
      <w:r>
        <w:br/>
      </w:r>
      <w:r>
        <w:rPr>
          <w:rStyle w:val="VerbatimChar"/>
        </w:rPr>
        <w:t>##  $ critical  : num  92 73 86 84 83 49 68 66 83 80 ...</w:t>
      </w:r>
      <w:r>
        <w:br/>
      </w:r>
      <w:r>
        <w:rPr>
          <w:rStyle w:val="VerbatimChar"/>
        </w:rPr>
        <w:t>##  $ advance   : num  45 47 48 35 47 34 35 41 31 41 ...</w:t>
      </w:r>
    </w:p>
    <w:p w:rsidR="00C009B8" w:rsidRDefault="00046B30">
      <w:pPr>
        <w:pStyle w:val="SourceCode"/>
      </w:pPr>
      <w:r>
        <w:rPr>
          <w:rStyle w:val="KeywordTok"/>
        </w:rPr>
        <w:t>plot</w:t>
      </w:r>
      <w:r>
        <w:rPr>
          <w:rStyle w:val="NormalTok"/>
        </w:rPr>
        <w:t>(attitude)</w:t>
      </w:r>
    </w:p>
    <w:p w:rsidR="00C009B8" w:rsidRDefault="00046B30" w:rsidP="00116823">
      <w:pPr>
        <w:pStyle w:val="FirstParagraph"/>
        <w:jc w:val="center"/>
      </w:pPr>
      <w:r>
        <w:rPr>
          <w:noProof/>
        </w:rPr>
        <w:drawing>
          <wp:inline distT="0" distB="0" distL="0" distR="0">
            <wp:extent cx="4191000" cy="4572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81-1.png"/>
                    <pic:cNvPicPr>
                      <a:picLocks noChangeAspect="1" noChangeArrowheads="1"/>
                    </pic:cNvPicPr>
                  </pic:nvPicPr>
                  <pic:blipFill>
                    <a:blip r:embed="rId75"/>
                    <a:stretch>
                      <a:fillRect/>
                    </a:stretch>
                  </pic:blipFill>
                  <pic:spPr bwMode="auto">
                    <a:xfrm>
                      <a:off x="0" y="0"/>
                      <a:ext cx="4191461" cy="4572503"/>
                    </a:xfrm>
                    <a:prstGeom prst="rect">
                      <a:avLst/>
                    </a:prstGeom>
                    <a:noFill/>
                    <a:ln w="9525">
                      <a:noFill/>
                      <a:headEnd/>
                      <a:tailEnd/>
                    </a:ln>
                  </pic:spPr>
                </pic:pic>
              </a:graphicData>
            </a:graphic>
          </wp:inline>
        </w:drawing>
      </w:r>
    </w:p>
    <w:p w:rsidR="00C009B8" w:rsidRDefault="00046B30">
      <w:pPr>
        <w:pStyle w:val="Heading3"/>
      </w:pPr>
      <w:bookmarkStart w:id="273" w:name="plotting-a-categorical-variable"/>
      <w:bookmarkStart w:id="274" w:name="_Toc530050439"/>
      <w:bookmarkEnd w:id="273"/>
      <w:r>
        <w:t>Plotting a categorical variable</w:t>
      </w:r>
      <w:bookmarkEnd w:id="274"/>
    </w:p>
    <w:p w:rsidR="00C009B8" w:rsidRDefault="00046B30">
      <w:pPr>
        <w:pStyle w:val="FirstParagraph"/>
      </w:pPr>
      <w:r>
        <w:t>Fora categorical variable, we can plot a bar chart</w:t>
      </w:r>
      <w:r w:rsidR="00D1531D">
        <w:fldChar w:fldCharType="begin"/>
      </w:r>
      <w:r w:rsidR="00D1531D">
        <w:instrText xml:space="preserve"> XE "</w:instrText>
      </w:r>
      <w:r w:rsidR="00D1531D" w:rsidRPr="00A16D95">
        <w:instrText>bar chart</w:instrText>
      </w:r>
      <w:r w:rsidR="00D1531D">
        <w:instrText xml:space="preserve">" </w:instrText>
      </w:r>
      <w:r w:rsidR="00D1531D">
        <w:fldChar w:fldCharType="end"/>
      </w:r>
      <w:r w:rsidR="00D1531D">
        <w:t xml:space="preserve"> </w:t>
      </w:r>
      <w:r>
        <w:t>to display the frequencies of the data.</w:t>
      </w:r>
    </w:p>
    <w:p w:rsidR="00C009B8" w:rsidRDefault="00046B30">
      <w:pPr>
        <w:pStyle w:val="BodyText"/>
      </w:pPr>
      <w:r>
        <w:t xml:space="preserve">Create a frequency table of intervention groups </w:t>
      </w:r>
      <w:r>
        <w:rPr>
          <w:rStyle w:val="VerbatimChar"/>
        </w:rPr>
        <w:t>categ</w:t>
      </w:r>
      <w:r>
        <w:t xml:space="preserve"> and name it as </w:t>
      </w:r>
      <w:r>
        <w:rPr>
          <w:rStyle w:val="VerbatimChar"/>
        </w:rPr>
        <w:t>counts</w:t>
      </w:r>
      <w:r>
        <w:t>:</w:t>
      </w:r>
    </w:p>
    <w:p w:rsidR="007E47BC" w:rsidRDefault="007E47BC">
      <w:pPr>
        <w:pStyle w:val="BodyText"/>
      </w:pPr>
    </w:p>
    <w:p w:rsidR="00C009B8" w:rsidRDefault="00046B30">
      <w:pPr>
        <w:pStyle w:val="SourceCode"/>
      </w:pPr>
      <w:r>
        <w:rPr>
          <w:rStyle w:val="NormalTok"/>
        </w:rPr>
        <w:t>counts &lt;-</w:t>
      </w:r>
      <w:r>
        <w:rPr>
          <w:rStyle w:val="StringTok"/>
        </w:rPr>
        <w:t xml:space="preserve"> </w:t>
      </w:r>
      <w:r>
        <w:rPr>
          <w:rStyle w:val="KeywordTok"/>
        </w:rPr>
        <w:t>table</w:t>
      </w:r>
      <w:r>
        <w:rPr>
          <w:rStyle w:val="NormalTok"/>
        </w:rPr>
        <w:t>(cholest</w:t>
      </w:r>
      <w:r>
        <w:rPr>
          <w:rStyle w:val="OperatorTok"/>
        </w:rPr>
        <w:t>$</w:t>
      </w:r>
      <w:r>
        <w:rPr>
          <w:rStyle w:val="NormalTok"/>
        </w:rPr>
        <w:t>categ)</w:t>
      </w:r>
      <w:r>
        <w:br/>
      </w:r>
      <w:r>
        <w:rPr>
          <w:rStyle w:val="NormalTok"/>
        </w:rPr>
        <w:t>counts</w:t>
      </w:r>
    </w:p>
    <w:p w:rsidR="00C009B8" w:rsidRDefault="00046B30">
      <w:pPr>
        <w:pStyle w:val="SourceCode"/>
      </w:pPr>
      <w:r>
        <w:rPr>
          <w:rStyle w:val="VerbatimChar"/>
        </w:rPr>
        <w:t xml:space="preserve">## </w:t>
      </w:r>
      <w:r>
        <w:br/>
      </w:r>
      <w:r>
        <w:rPr>
          <w:rStyle w:val="VerbatimChar"/>
        </w:rPr>
        <w:t xml:space="preserve">## Grp A Grp B Grp C </w:t>
      </w:r>
      <w:r>
        <w:br/>
      </w:r>
      <w:r>
        <w:rPr>
          <w:rStyle w:val="VerbatimChar"/>
        </w:rPr>
        <w:t>##    25    33    22</w:t>
      </w:r>
    </w:p>
    <w:p w:rsidR="007E47BC" w:rsidRDefault="007E47BC">
      <w:pPr>
        <w:pStyle w:val="FirstParagraph"/>
      </w:pPr>
    </w:p>
    <w:p w:rsidR="00C009B8" w:rsidRDefault="00046B30">
      <w:pPr>
        <w:pStyle w:val="FirstParagraph"/>
      </w:pPr>
      <w:r>
        <w:lastRenderedPageBreak/>
        <w:t xml:space="preserve">Now, plot the frequencies for the </w:t>
      </w:r>
      <w:r>
        <w:rPr>
          <w:rStyle w:val="VerbatimChar"/>
        </w:rPr>
        <w:t>counts</w:t>
      </w:r>
      <w:r>
        <w:t xml:space="preserv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created above,</w:t>
      </w:r>
    </w:p>
    <w:p w:rsidR="007E47BC" w:rsidRPr="007E47BC" w:rsidRDefault="007E47BC" w:rsidP="007E47BC">
      <w:pPr>
        <w:pStyle w:val="BodyText"/>
      </w:pPr>
    </w:p>
    <w:p w:rsidR="00C009B8" w:rsidRDefault="00046B30">
      <w:pPr>
        <w:pStyle w:val="SourceCode"/>
      </w:pPr>
      <w:proofErr w:type="gramStart"/>
      <w:r>
        <w:rPr>
          <w:rStyle w:val="KeywordTok"/>
        </w:rPr>
        <w:t>barplot</w:t>
      </w:r>
      <w:r>
        <w:rPr>
          <w:rStyle w:val="NormalTok"/>
        </w:rPr>
        <w:t>(</w:t>
      </w:r>
      <w:proofErr w:type="gramEnd"/>
      <w:r>
        <w:rPr>
          <w:rStyle w:val="NormalTok"/>
        </w:rPr>
        <w:t xml:space="preserve">counts, </w:t>
      </w:r>
      <w:r>
        <w:rPr>
          <w:rStyle w:val="DataTypeTok"/>
        </w:rPr>
        <w:t>main=</w:t>
      </w:r>
      <w:r>
        <w:rPr>
          <w:rStyle w:val="StringTok"/>
        </w:rPr>
        <w:t>"Frequency by intervention group"</w:t>
      </w:r>
      <w:r>
        <w:rPr>
          <w:rStyle w:val="NormalTok"/>
        </w:rPr>
        <w:t xml:space="preserve">, </w:t>
      </w:r>
      <w:r>
        <w:br/>
      </w:r>
      <w:r>
        <w:rPr>
          <w:rStyle w:val="NormalTok"/>
        </w:rPr>
        <w:t xml:space="preserve">        </w:t>
      </w:r>
      <w:r>
        <w:rPr>
          <w:rStyle w:val="DataTypeTok"/>
        </w:rPr>
        <w:t>ylab =</w:t>
      </w:r>
      <w:r>
        <w:rPr>
          <w:rStyle w:val="NormalTok"/>
        </w:rPr>
        <w:t xml:space="preserve"> </w:t>
      </w:r>
      <w:r>
        <w:rPr>
          <w:rStyle w:val="StringTok"/>
        </w:rPr>
        <w:t>"Intervention group"</w:t>
      </w:r>
      <w:r>
        <w:rPr>
          <w:rStyle w:val="NormalTok"/>
        </w:rPr>
        <w:t xml:space="preserve">, </w:t>
      </w:r>
      <w:r>
        <w:rPr>
          <w:rStyle w:val="DataTypeTok"/>
        </w:rPr>
        <w:t>xlab =</w:t>
      </w:r>
      <w:r>
        <w:rPr>
          <w:rStyle w:val="NormalTok"/>
        </w:rPr>
        <w:t xml:space="preserve"> </w:t>
      </w:r>
      <w:r>
        <w:rPr>
          <w:rStyle w:val="StringTok"/>
        </w:rPr>
        <w:t>"Frequency"</w:t>
      </w:r>
      <w:r>
        <w:rPr>
          <w:rStyle w:val="NormalTok"/>
        </w:rPr>
        <w:t>,</w:t>
      </w:r>
      <w:r>
        <w:br/>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3</w:t>
      </w:r>
      <w:r>
        <w:rPr>
          <w:rStyle w:val="NormalTok"/>
        </w:rPr>
        <w:t xml:space="preserve">, </w:t>
      </w:r>
      <w:r>
        <w:rPr>
          <w:rStyle w:val="DataTypeTok"/>
        </w:rPr>
        <w:t>alpha =</w:t>
      </w:r>
      <w:r>
        <w:rPr>
          <w:rStyle w:val="NormalTok"/>
        </w:rPr>
        <w:t xml:space="preserve"> </w:t>
      </w:r>
      <w:r>
        <w:rPr>
          <w:rStyle w:val="FloatTok"/>
        </w:rPr>
        <w:t>0.5</w:t>
      </w:r>
      <w:r>
        <w:rPr>
          <w:rStyle w:val="NormalTok"/>
        </w:rPr>
        <w:t>))</w:t>
      </w:r>
    </w:p>
    <w:p w:rsidR="007E47BC" w:rsidRDefault="007E47BC" w:rsidP="00116823">
      <w:pPr>
        <w:pStyle w:val="FirstParagraph"/>
        <w:jc w:val="center"/>
      </w:pPr>
    </w:p>
    <w:p w:rsidR="00116823" w:rsidRDefault="00046B30" w:rsidP="00116823">
      <w:pPr>
        <w:pStyle w:val="FirstParagraph"/>
        <w:jc w:val="center"/>
      </w:pPr>
      <w:r>
        <w:rPr>
          <w:noProof/>
        </w:rPr>
        <w:drawing>
          <wp:inline distT="0" distB="0" distL="0" distR="0">
            <wp:extent cx="3825240" cy="37719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83-1.png"/>
                    <pic:cNvPicPr>
                      <a:picLocks noChangeAspect="1" noChangeArrowheads="1"/>
                    </pic:cNvPicPr>
                  </pic:nvPicPr>
                  <pic:blipFill>
                    <a:blip r:embed="rId76"/>
                    <a:stretch>
                      <a:fillRect/>
                    </a:stretch>
                  </pic:blipFill>
                  <pic:spPr bwMode="auto">
                    <a:xfrm>
                      <a:off x="0" y="0"/>
                      <a:ext cx="3825657" cy="3772311"/>
                    </a:xfrm>
                    <a:prstGeom prst="rect">
                      <a:avLst/>
                    </a:prstGeom>
                    <a:noFill/>
                    <a:ln w="9525">
                      <a:noFill/>
                      <a:headEnd/>
                      <a:tailEnd/>
                    </a:ln>
                  </pic:spPr>
                </pic:pic>
              </a:graphicData>
            </a:graphic>
          </wp:inline>
        </w:drawing>
      </w:r>
    </w:p>
    <w:p w:rsidR="00116823" w:rsidRDefault="00116823">
      <w:pPr>
        <w:pStyle w:val="FirstParagraph"/>
      </w:pPr>
    </w:p>
    <w:p w:rsidR="00C009B8" w:rsidRDefault="00046B30">
      <w:pPr>
        <w:pStyle w:val="FirstParagraph"/>
      </w:pPr>
      <w:r>
        <w:t xml:space="preserve">Here we give </w:t>
      </w:r>
      <w:proofErr w:type="gramStart"/>
      <w:r>
        <w:rPr>
          <w:rStyle w:val="VerbatimChar"/>
        </w:rPr>
        <w:t>rainbow(</w:t>
      </w:r>
      <w:proofErr w:type="gramEnd"/>
      <w:r>
        <w:rPr>
          <w:rStyle w:val="VerbatimChar"/>
        </w:rPr>
        <w:t>)</w:t>
      </w:r>
      <w:r>
        <w:t xml:space="preserve"> a bit twist by adding </w:t>
      </w:r>
      <w:r>
        <w:rPr>
          <w:rStyle w:val="VerbatimChar"/>
        </w:rPr>
        <w:t>alpha = 0.5</w:t>
      </w:r>
      <w:r>
        <w:t xml:space="preserve"> argument and value.</w:t>
      </w:r>
    </w:p>
    <w:p w:rsidR="00C009B8" w:rsidRDefault="00046B30">
      <w:pPr>
        <w:pStyle w:val="BodyText"/>
      </w:pPr>
      <w:r>
        <w:t>We can make the plot look nicer by adding sample sizes to the bars,</w:t>
      </w:r>
    </w:p>
    <w:p w:rsidR="006960CD" w:rsidRDefault="006960CD">
      <w:pPr>
        <w:pStyle w:val="BodyText"/>
      </w:pPr>
    </w:p>
    <w:p w:rsidR="00C009B8" w:rsidRDefault="00046B30">
      <w:pPr>
        <w:pStyle w:val="SourceCode"/>
      </w:pPr>
      <w:proofErr w:type="gramStart"/>
      <w:r>
        <w:rPr>
          <w:rStyle w:val="KeywordTok"/>
        </w:rPr>
        <w:t>barplot</w:t>
      </w:r>
      <w:r>
        <w:rPr>
          <w:rStyle w:val="NormalTok"/>
        </w:rPr>
        <w:t>(</w:t>
      </w:r>
      <w:proofErr w:type="gramEnd"/>
      <w:r>
        <w:rPr>
          <w:rStyle w:val="NormalTok"/>
        </w:rPr>
        <w:t xml:space="preserve">counts, </w:t>
      </w:r>
      <w:r>
        <w:rPr>
          <w:rStyle w:val="DataTypeTok"/>
        </w:rPr>
        <w:t>main=</w:t>
      </w:r>
      <w:r>
        <w:rPr>
          <w:rStyle w:val="StringTok"/>
        </w:rPr>
        <w:t>"Frequency by intervention group"</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"Intervention group"</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3</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40</w:t>
      </w:r>
      <w:r>
        <w:rPr>
          <w:rStyle w:val="NormalTok"/>
        </w:rPr>
        <w:t>)) -&gt;</w:t>
      </w:r>
      <w:r>
        <w:rPr>
          <w:rStyle w:val="StringTok"/>
        </w:rPr>
        <w:t xml:space="preserve"> </w:t>
      </w:r>
      <w:r>
        <w:rPr>
          <w:rStyle w:val="NormalTok"/>
        </w:rPr>
        <w:t>bplot_setting</w:t>
      </w:r>
      <w:r>
        <w:br/>
      </w:r>
      <w:r>
        <w:rPr>
          <w:rStyle w:val="KeywordTok"/>
        </w:rPr>
        <w:t>text</w:t>
      </w:r>
      <w:r>
        <w:rPr>
          <w:rStyle w:val="NormalTok"/>
        </w:rPr>
        <w:t xml:space="preserve">(bplot_setting, counts </w:t>
      </w:r>
      <w:r>
        <w:rPr>
          <w:rStyle w:val="OperatorTok"/>
        </w:rPr>
        <w:t>+</w:t>
      </w:r>
      <w:r>
        <w:rPr>
          <w:rStyle w:val="StringTok"/>
        </w:rPr>
        <w:t xml:space="preserve"> </w:t>
      </w:r>
      <w:r>
        <w:rPr>
          <w:rStyle w:val="DecValTok"/>
        </w:rPr>
        <w:t>5</w:t>
      </w:r>
      <w:r>
        <w:rPr>
          <w:rStyle w:val="NormalTok"/>
        </w:rPr>
        <w:t xml:space="preserve">, </w:t>
      </w:r>
      <w:r>
        <w:rPr>
          <w:rStyle w:val="KeywordTok"/>
        </w:rPr>
        <w:t>paste0</w:t>
      </w:r>
      <w:r>
        <w:rPr>
          <w:rStyle w:val="NormalTok"/>
        </w:rPr>
        <w:t>(</w:t>
      </w:r>
      <w:r>
        <w:rPr>
          <w:rStyle w:val="StringTok"/>
        </w:rPr>
        <w:t>"n = "</w:t>
      </w:r>
      <w:r>
        <w:rPr>
          <w:rStyle w:val="NormalTok"/>
        </w:rPr>
        <w:t>, counts))</w:t>
      </w:r>
    </w:p>
    <w:p w:rsidR="00116823" w:rsidRDefault="00046B30" w:rsidP="00116823">
      <w:pPr>
        <w:pStyle w:val="FirstParagraph"/>
        <w:jc w:val="center"/>
      </w:pPr>
      <w:r>
        <w:rPr>
          <w:noProof/>
        </w:rPr>
        <w:lastRenderedPageBreak/>
        <w:drawing>
          <wp:inline distT="0" distB="0" distL="0" distR="0">
            <wp:extent cx="3848100" cy="413004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84-1.png"/>
                    <pic:cNvPicPr>
                      <a:picLocks noChangeAspect="1" noChangeArrowheads="1"/>
                    </pic:cNvPicPr>
                  </pic:nvPicPr>
                  <pic:blipFill>
                    <a:blip r:embed="rId77"/>
                    <a:stretch>
                      <a:fillRect/>
                    </a:stretch>
                  </pic:blipFill>
                  <pic:spPr bwMode="auto">
                    <a:xfrm>
                      <a:off x="0" y="0"/>
                      <a:ext cx="3848527" cy="4130498"/>
                    </a:xfrm>
                    <a:prstGeom prst="rect">
                      <a:avLst/>
                    </a:prstGeom>
                    <a:noFill/>
                    <a:ln w="9525">
                      <a:noFill/>
                      <a:headEnd/>
                      <a:tailEnd/>
                    </a:ln>
                  </pic:spPr>
                </pic:pic>
              </a:graphicData>
            </a:graphic>
          </wp:inline>
        </w:drawing>
      </w:r>
    </w:p>
    <w:p w:rsidR="007E47BC" w:rsidRPr="007E47BC" w:rsidRDefault="007E47BC" w:rsidP="007E47BC">
      <w:pPr>
        <w:pStyle w:val="BodyText"/>
      </w:pPr>
    </w:p>
    <w:p w:rsidR="00C009B8" w:rsidRDefault="00046B30">
      <w:pPr>
        <w:pStyle w:val="FirstParagraph"/>
      </w:pPr>
      <w:r>
        <w:t xml:space="preserve">Notice </w:t>
      </w:r>
      <w:r>
        <w:rPr>
          <w:rStyle w:val="VerbatimChar"/>
        </w:rPr>
        <w:t>-&gt;</w:t>
      </w:r>
      <w:r>
        <w:t xml:space="preserve"> assignment sign, which is just the reverse of </w:t>
      </w:r>
      <w:r>
        <w:rPr>
          <w:rStyle w:val="VerbatimChar"/>
        </w:rPr>
        <w:t>&lt;-</w:t>
      </w:r>
      <w:r>
        <w:t xml:space="preserve"> sign we are used to. We can also write the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name on the </w:t>
      </w:r>
      <w:proofErr w:type="gramStart"/>
      <w:r>
        <w:t>right hand</w:t>
      </w:r>
      <w:proofErr w:type="gramEnd"/>
      <w:r>
        <w:t xml:space="preserve"> side of the assignment arrangement. Here we intentionally do so to emphasize the </w:t>
      </w:r>
      <w:proofErr w:type="gramStart"/>
      <w:r>
        <w:rPr>
          <w:rStyle w:val="VerbatimChar"/>
        </w:rPr>
        <w:t>barplot(</w:t>
      </w:r>
      <w:proofErr w:type="gramEnd"/>
      <w:r>
        <w:rPr>
          <w:rStyle w:val="VerbatimChar"/>
        </w:rPr>
        <w:t>)</w:t>
      </w:r>
      <w:r>
        <w:t xml:space="preserve"> codes. </w:t>
      </w:r>
      <w:r>
        <w:rPr>
          <w:rStyle w:val="VerbatimChar"/>
        </w:rPr>
        <w:t>bplot_setting</w:t>
      </w:r>
      <w:r>
        <w:t xml:space="preserve"> gives </w:t>
      </w:r>
      <w:proofErr w:type="gramStart"/>
      <w:r>
        <w:rPr>
          <w:rStyle w:val="VerbatimChar"/>
        </w:rPr>
        <w:t>text(</w:t>
      </w:r>
      <w:proofErr w:type="gramEnd"/>
      <w:r>
        <w:rPr>
          <w:rStyle w:val="VerbatimChar"/>
        </w:rPr>
        <w:t>)</w:t>
      </w:r>
      <w:r>
        <w:t xml:space="preserve"> the x coordinates, and </w:t>
      </w:r>
      <w:r>
        <w:rPr>
          <w:rStyle w:val="VerbatimChar"/>
        </w:rPr>
        <w:t>counts + 5</w:t>
      </w:r>
      <w:r>
        <w:t xml:space="preserve"> gives it the y coordinates.</w:t>
      </w:r>
    </w:p>
    <w:p w:rsidR="00C009B8" w:rsidRDefault="00046B30">
      <w:pPr>
        <w:pStyle w:val="BodyText"/>
      </w:pPr>
      <w:r>
        <w:t>To make things more complicated (a.k.a more interesting in R), we plot a stacked bar chart</w:t>
      </w:r>
      <w:r w:rsidR="00D1531D">
        <w:fldChar w:fldCharType="begin"/>
      </w:r>
      <w:r w:rsidR="00D1531D">
        <w:instrText xml:space="preserve"> XE "</w:instrText>
      </w:r>
      <w:r w:rsidR="00D1531D" w:rsidRPr="00A16D95">
        <w:instrText>bar chart</w:instrText>
      </w:r>
      <w:r w:rsidR="00D1531D">
        <w:instrText xml:space="preserve">" </w:instrText>
      </w:r>
      <w:r w:rsidR="00D1531D">
        <w:fldChar w:fldCharType="end"/>
      </w:r>
      <w:r>
        <w:t xml:space="preserve">. We need age categories to demonstrate a nice looking stacked bacrchart, and we create </w:t>
      </w:r>
      <w:r>
        <w:rPr>
          <w:rStyle w:val="VerbatimChar"/>
        </w:rPr>
        <w:t>age_cat</w:t>
      </w:r>
      <w:r>
        <w:t>,</w:t>
      </w:r>
    </w:p>
    <w:p w:rsidR="007E47BC" w:rsidRDefault="007E47BC">
      <w:pPr>
        <w:pStyle w:val="BodyText"/>
      </w:pPr>
    </w:p>
    <w:p w:rsidR="00C009B8" w:rsidRDefault="00046B30">
      <w:pPr>
        <w:pStyle w:val="SourceCode"/>
      </w:pPr>
      <w:r>
        <w:rPr>
          <w:rStyle w:val="CommentTok"/>
        </w:rPr>
        <w:t># group `age` into `age_cat` = `&lt; 35`, `35-45`, `&gt; 45`</w:t>
      </w:r>
      <w:r>
        <w:br/>
      </w:r>
      <w:r>
        <w:rPr>
          <w:rStyle w:val="NormalTok"/>
        </w:rPr>
        <w:t>cholest</w:t>
      </w:r>
      <w:r>
        <w:rPr>
          <w:rStyle w:val="OperatorTok"/>
        </w:rPr>
        <w:t>$</w:t>
      </w:r>
      <w:r>
        <w:rPr>
          <w:rStyle w:val="NormalTok"/>
        </w:rPr>
        <w:t>age_cat &lt;-</w:t>
      </w:r>
      <w:r>
        <w:rPr>
          <w:rStyle w:val="StringTok"/>
        </w:rPr>
        <w:t xml:space="preserve"> </w:t>
      </w:r>
      <w:proofErr w:type="gramStart"/>
      <w:r>
        <w:rPr>
          <w:rStyle w:val="KeywordTok"/>
        </w:rPr>
        <w:t>cut</w:t>
      </w:r>
      <w:r>
        <w:rPr>
          <w:rStyle w:val="NormalTok"/>
        </w:rPr>
        <w:t>(</w:t>
      </w:r>
      <w:proofErr w:type="gramEnd"/>
      <w:r>
        <w:rPr>
          <w:rStyle w:val="NormalTok"/>
        </w:rPr>
        <w:t>cholest</w:t>
      </w:r>
      <w:r>
        <w:rPr>
          <w:rStyle w:val="OperatorTok"/>
        </w:rPr>
        <w:t>$</w:t>
      </w:r>
      <w:r>
        <w:rPr>
          <w:rStyle w:val="NormalTok"/>
        </w:rPr>
        <w:t>age,</w:t>
      </w:r>
      <w:r>
        <w:br/>
      </w:r>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OperatorTok"/>
        </w:rPr>
        <w:t>-</w:t>
      </w:r>
      <w:r>
        <w:rPr>
          <w:rStyle w:val="OtherTok"/>
        </w:rPr>
        <w:t>Inf</w:t>
      </w:r>
      <w:r>
        <w:rPr>
          <w:rStyle w:val="NormalTok"/>
        </w:rPr>
        <w:t xml:space="preserve">, </w:t>
      </w:r>
      <w:r>
        <w:rPr>
          <w:rStyle w:val="DecValTok"/>
        </w:rPr>
        <w:t>35</w:t>
      </w:r>
      <w:r>
        <w:rPr>
          <w:rStyle w:val="NormalTok"/>
        </w:rPr>
        <w:t xml:space="preserve">, </w:t>
      </w:r>
      <w:r>
        <w:rPr>
          <w:rStyle w:val="DecValTok"/>
        </w:rPr>
        <w:t>45</w:t>
      </w:r>
      <w:r>
        <w:rPr>
          <w:rStyle w:val="NormalTok"/>
        </w:rPr>
        <w:t xml:space="preserve">, </w:t>
      </w:r>
      <w:r>
        <w:rPr>
          <w:rStyle w:val="OtherTok"/>
        </w:rPr>
        <w:t>Inf</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"&lt;35"</w:t>
      </w:r>
      <w:r>
        <w:rPr>
          <w:rStyle w:val="NormalTok"/>
        </w:rPr>
        <w:t xml:space="preserve">, </w:t>
      </w:r>
      <w:r>
        <w:rPr>
          <w:rStyle w:val="StringTok"/>
        </w:rPr>
        <w:t>"35-45"</w:t>
      </w:r>
      <w:r>
        <w:rPr>
          <w:rStyle w:val="NormalTok"/>
        </w:rPr>
        <w:t xml:space="preserve">, </w:t>
      </w:r>
      <w:r>
        <w:rPr>
          <w:rStyle w:val="StringTok"/>
        </w:rPr>
        <w:t>"&gt;45"</w:t>
      </w:r>
      <w:r>
        <w:rPr>
          <w:rStyle w:val="NormalTok"/>
        </w:rPr>
        <w:t>))</w:t>
      </w:r>
    </w:p>
    <w:p w:rsidR="007E47BC" w:rsidRDefault="007E47BC">
      <w:pPr>
        <w:pStyle w:val="FirstParagraph"/>
      </w:pPr>
    </w:p>
    <w:p w:rsidR="006960CD" w:rsidRDefault="006960CD">
      <w:r>
        <w:br w:type="page"/>
      </w:r>
    </w:p>
    <w:p w:rsidR="00C009B8" w:rsidRDefault="00046B30">
      <w:pPr>
        <w:pStyle w:val="FirstParagraph"/>
      </w:pPr>
      <w:r>
        <w:lastRenderedPageBreak/>
        <w:t xml:space="preserve">Then we obtain the cross-tabulated counts between </w:t>
      </w:r>
      <w:r>
        <w:rPr>
          <w:rStyle w:val="VerbatimChar"/>
        </w:rPr>
        <w:t>sex</w:t>
      </w:r>
      <w:r>
        <w:t xml:space="preserve"> and </w:t>
      </w:r>
      <w:r>
        <w:rPr>
          <w:rStyle w:val="VerbatimChar"/>
        </w:rPr>
        <w:t>age_cat</w:t>
      </w:r>
      <w:r>
        <w:t>,</w:t>
      </w:r>
    </w:p>
    <w:p w:rsidR="007E47BC" w:rsidRPr="007E47BC" w:rsidRDefault="007E47BC" w:rsidP="007E47BC">
      <w:pPr>
        <w:pStyle w:val="BodyText"/>
      </w:pPr>
    </w:p>
    <w:p w:rsidR="00C009B8" w:rsidRDefault="00046B30">
      <w:pPr>
        <w:pStyle w:val="SourceCode"/>
      </w:pPr>
      <w:r>
        <w:rPr>
          <w:rStyle w:val="NormalTok"/>
        </w:rPr>
        <w:t>cross &lt;-</w:t>
      </w:r>
      <w:r>
        <w:rPr>
          <w:rStyle w:val="StringTok"/>
        </w:rPr>
        <w:t xml:space="preserve"> </w:t>
      </w:r>
      <w:proofErr w:type="gramStart"/>
      <w:r>
        <w:rPr>
          <w:rStyle w:val="KeywordTok"/>
        </w:rPr>
        <w:t>table</w:t>
      </w:r>
      <w:r>
        <w:rPr>
          <w:rStyle w:val="NormalTok"/>
        </w:rPr>
        <w:t>(</w:t>
      </w:r>
      <w:proofErr w:type="gramEnd"/>
      <w:r>
        <w:rPr>
          <w:rStyle w:val="NormalTok"/>
        </w:rPr>
        <w:t>cholest</w:t>
      </w:r>
      <w:r>
        <w:rPr>
          <w:rStyle w:val="OperatorTok"/>
        </w:rPr>
        <w:t>$</w:t>
      </w:r>
      <w:r>
        <w:rPr>
          <w:rStyle w:val="NormalTok"/>
        </w:rPr>
        <w:t>sex, cholest</w:t>
      </w:r>
      <w:r>
        <w:rPr>
          <w:rStyle w:val="OperatorTok"/>
        </w:rPr>
        <w:t>$</w:t>
      </w:r>
      <w:r>
        <w:rPr>
          <w:rStyle w:val="NormalTok"/>
        </w:rPr>
        <w:t>age_cat)</w:t>
      </w:r>
      <w:r>
        <w:br/>
      </w:r>
      <w:r>
        <w:rPr>
          <w:rStyle w:val="KeywordTok"/>
        </w:rPr>
        <w:t>addmargins</w:t>
      </w:r>
      <w:r>
        <w:rPr>
          <w:rStyle w:val="NormalTok"/>
        </w:rPr>
        <w:t xml:space="preserve">(cross)  </w:t>
      </w:r>
      <w:r>
        <w:rPr>
          <w:rStyle w:val="CommentTok"/>
        </w:rPr>
        <w:t># just to get an overview of the height of the bars</w:t>
      </w:r>
    </w:p>
    <w:p w:rsidR="00C009B8" w:rsidRDefault="00046B30">
      <w:pPr>
        <w:pStyle w:val="SourceCode"/>
      </w:pPr>
      <w:r>
        <w:rPr>
          <w:rStyle w:val="VerbatimChar"/>
        </w:rPr>
        <w:t xml:space="preserve">##         </w:t>
      </w:r>
      <w:r>
        <w:br/>
      </w:r>
      <w:r>
        <w:rPr>
          <w:rStyle w:val="VerbatimChar"/>
        </w:rPr>
        <w:t>##          &lt;35 35-45 &gt;45 Sum</w:t>
      </w:r>
      <w:r>
        <w:br/>
      </w:r>
      <w:r>
        <w:rPr>
          <w:rStyle w:val="VerbatimChar"/>
        </w:rPr>
        <w:t xml:space="preserve">##   female   7    25   </w:t>
      </w:r>
      <w:proofErr w:type="gramStart"/>
      <w:r>
        <w:rPr>
          <w:rStyle w:val="VerbatimChar"/>
        </w:rPr>
        <w:t>8  40</w:t>
      </w:r>
      <w:proofErr w:type="gramEnd"/>
      <w:r>
        <w:br/>
      </w:r>
      <w:r>
        <w:rPr>
          <w:rStyle w:val="VerbatimChar"/>
        </w:rPr>
        <w:t>##   male    11    27   2  40</w:t>
      </w:r>
      <w:r>
        <w:br/>
      </w:r>
      <w:r>
        <w:rPr>
          <w:rStyle w:val="VerbatimChar"/>
        </w:rPr>
        <w:t>##   Sum     18    52  10  80</w:t>
      </w:r>
    </w:p>
    <w:p w:rsidR="007E47BC" w:rsidRDefault="007E47BC">
      <w:pPr>
        <w:pStyle w:val="FirstParagraph"/>
      </w:pPr>
    </w:p>
    <w:p w:rsidR="00C009B8" w:rsidRDefault="00046B30">
      <w:pPr>
        <w:pStyle w:val="FirstParagraph"/>
      </w:pPr>
      <w:r>
        <w:t>Plot our nice stacked bar chart</w:t>
      </w:r>
      <w:r w:rsidR="006A519C">
        <w:fldChar w:fldCharType="begin"/>
      </w:r>
      <w:r w:rsidR="006A519C">
        <w:instrText xml:space="preserve"> XE "</w:instrText>
      </w:r>
      <w:r w:rsidR="006A519C" w:rsidRPr="001335CD">
        <w:instrText>stacked bar chart</w:instrText>
      </w:r>
      <w:r w:rsidR="006A519C">
        <w:instrText xml:space="preserve">" </w:instrText>
      </w:r>
      <w:r w:rsidR="006A519C">
        <w:fldChar w:fldCharType="end"/>
      </w:r>
      <w:r>
        <w:t>,</w:t>
      </w:r>
    </w:p>
    <w:p w:rsidR="007E47BC" w:rsidRPr="007E47BC" w:rsidRDefault="007E47BC" w:rsidP="007E47BC">
      <w:pPr>
        <w:pStyle w:val="BodyText"/>
      </w:pPr>
    </w:p>
    <w:p w:rsidR="00C009B8" w:rsidRDefault="00046B30">
      <w:pPr>
        <w:pStyle w:val="SourceCode"/>
      </w:pPr>
      <w:r>
        <w:rPr>
          <w:rStyle w:val="KeywordTok"/>
        </w:rPr>
        <w:t>barplot</w:t>
      </w:r>
      <w:r>
        <w:rPr>
          <w:rStyle w:val="NormalTok"/>
        </w:rPr>
        <w:t xml:space="preserve">(cross, </w:t>
      </w:r>
      <w:r>
        <w:rPr>
          <w:rStyle w:val="DataTypeTok"/>
        </w:rPr>
        <w:t>main =</w:t>
      </w:r>
      <w:r>
        <w:rPr>
          <w:rStyle w:val="NormalTok"/>
        </w:rPr>
        <w:t xml:space="preserve"> </w:t>
      </w:r>
      <w:r>
        <w:rPr>
          <w:rStyle w:val="StringTok"/>
        </w:rPr>
        <w:t>"Frequency by age group"</w:t>
      </w:r>
      <w:r>
        <w:rPr>
          <w:rStyle w:val="NormalTok"/>
        </w:rPr>
        <w:t>,</w:t>
      </w:r>
      <w:r>
        <w:br/>
      </w:r>
      <w:r>
        <w:rPr>
          <w:rStyle w:val="NormalTok"/>
        </w:rPr>
        <w:t xml:space="preserve">        </w:t>
      </w:r>
      <w:r>
        <w:rPr>
          <w:rStyle w:val="DataTypeTok"/>
        </w:rPr>
        <w:t>xlab =</w:t>
      </w:r>
      <w:r>
        <w:rPr>
          <w:rStyle w:val="NormalTok"/>
        </w:rPr>
        <w:t xml:space="preserve"> </w:t>
      </w:r>
      <w:r>
        <w:rPr>
          <w:rStyle w:val="StringTok"/>
        </w:rPr>
        <w:t>"Age group"</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2</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60</w:t>
      </w:r>
      <w:r>
        <w:rPr>
          <w:rStyle w:val="NormalTok"/>
        </w:rPr>
        <w:t>),</w:t>
      </w:r>
      <w:r>
        <w:br/>
      </w:r>
      <w:r>
        <w:rPr>
          <w:rStyle w:val="NormalTok"/>
        </w:rPr>
        <w:t xml:space="preserve">        </w:t>
      </w:r>
      <w:r>
        <w:rPr>
          <w:rStyle w:val="DataTypeTok"/>
        </w:rPr>
        <w:t>legend =</w:t>
      </w:r>
      <w:r>
        <w:rPr>
          <w:rStyle w:val="NormalTok"/>
        </w:rPr>
        <w:t xml:space="preserve"> </w:t>
      </w:r>
      <w:r>
        <w:rPr>
          <w:rStyle w:val="KeywordTok"/>
        </w:rPr>
        <w:t>rownames</w:t>
      </w:r>
      <w:r>
        <w:rPr>
          <w:rStyle w:val="NormalTok"/>
        </w:rPr>
        <w:t>(cross)) -&gt;</w:t>
      </w:r>
      <w:r>
        <w:rPr>
          <w:rStyle w:val="StringTok"/>
        </w:rPr>
        <w:t xml:space="preserve"> </w:t>
      </w:r>
      <w:r>
        <w:rPr>
          <w:rStyle w:val="NormalTok"/>
        </w:rPr>
        <w:t>bplot_setting</w:t>
      </w:r>
      <w:r>
        <w:br/>
      </w:r>
      <w:r>
        <w:rPr>
          <w:rStyle w:val="KeywordTok"/>
        </w:rPr>
        <w:t>text</w:t>
      </w:r>
      <w:r>
        <w:rPr>
          <w:rStyle w:val="NormalTok"/>
        </w:rPr>
        <w:t>(</w:t>
      </w:r>
      <w:r>
        <w:rPr>
          <w:rStyle w:val="KeywordTok"/>
        </w:rPr>
        <w:t>rep</w:t>
      </w:r>
      <w:r>
        <w:rPr>
          <w:rStyle w:val="NormalTok"/>
        </w:rPr>
        <w:t xml:space="preserve">(bplot_setting, </w:t>
      </w:r>
      <w:r>
        <w:rPr>
          <w:rStyle w:val="DataTypeTok"/>
        </w:rPr>
        <w:t>each =</w:t>
      </w:r>
      <w:r>
        <w:rPr>
          <w:rStyle w:val="NormalTok"/>
        </w:rPr>
        <w:t xml:space="preserve"> </w:t>
      </w:r>
      <w:r>
        <w:rPr>
          <w:rStyle w:val="DecValTok"/>
        </w:rPr>
        <w:t>2</w:t>
      </w:r>
      <w:r>
        <w:rPr>
          <w:rStyle w:val="NormalTok"/>
        </w:rPr>
        <w:t xml:space="preserve">), </w:t>
      </w:r>
      <w:r>
        <w:rPr>
          <w:rStyle w:val="KeywordTok"/>
        </w:rPr>
        <w:t>c</w:t>
      </w:r>
      <w:r>
        <w:rPr>
          <w:rStyle w:val="NormalTok"/>
        </w:rPr>
        <w:t>(</w:t>
      </w:r>
      <w:r>
        <w:rPr>
          <w:rStyle w:val="DecValTok"/>
        </w:rPr>
        <w:t>4</w:t>
      </w:r>
      <w:r>
        <w:rPr>
          <w:rStyle w:val="NormalTok"/>
        </w:rPr>
        <w:t xml:space="preserve">, </w:t>
      </w:r>
      <w:r>
        <w:rPr>
          <w:rStyle w:val="DecValTok"/>
        </w:rPr>
        <w:t>12</w:t>
      </w:r>
      <w:r>
        <w:rPr>
          <w:rStyle w:val="NormalTok"/>
        </w:rPr>
        <w:t xml:space="preserve">, </w:t>
      </w:r>
      <w:r>
        <w:rPr>
          <w:rStyle w:val="DecValTok"/>
        </w:rPr>
        <w:t>12</w:t>
      </w:r>
      <w:r>
        <w:rPr>
          <w:rStyle w:val="NormalTok"/>
        </w:rPr>
        <w:t xml:space="preserve">, </w:t>
      </w:r>
      <w:r>
        <w:rPr>
          <w:rStyle w:val="DecValTok"/>
        </w:rPr>
        <w:t>39</w:t>
      </w:r>
      <w:r>
        <w:rPr>
          <w:rStyle w:val="NormalTok"/>
        </w:rPr>
        <w:t xml:space="preserve">, </w:t>
      </w:r>
      <w:r>
        <w:rPr>
          <w:rStyle w:val="DecValTok"/>
        </w:rPr>
        <w:t>4</w:t>
      </w:r>
      <w:r>
        <w:rPr>
          <w:rStyle w:val="NormalTok"/>
        </w:rPr>
        <w:t xml:space="preserve">, </w:t>
      </w:r>
      <w:r>
        <w:rPr>
          <w:rStyle w:val="DecValTok"/>
        </w:rPr>
        <w:t>9</w:t>
      </w:r>
      <w:r>
        <w:rPr>
          <w:rStyle w:val="NormalTok"/>
        </w:rPr>
        <w:t>),</w:t>
      </w:r>
      <w:r>
        <w:br/>
      </w:r>
      <w:r>
        <w:rPr>
          <w:rStyle w:val="NormalTok"/>
        </w:rPr>
        <w:t xml:space="preserve">     </w:t>
      </w:r>
      <w:r>
        <w:rPr>
          <w:rStyle w:val="KeywordTok"/>
        </w:rPr>
        <w:t>paste0</w:t>
      </w:r>
      <w:r>
        <w:rPr>
          <w:rStyle w:val="NormalTok"/>
        </w:rPr>
        <w:t>(</w:t>
      </w:r>
      <w:r>
        <w:rPr>
          <w:rStyle w:val="StringTok"/>
        </w:rPr>
        <w:t>"n = "</w:t>
      </w:r>
      <w:r>
        <w:rPr>
          <w:rStyle w:val="NormalTok"/>
        </w:rPr>
        <w:t xml:space="preserve">, cross))  </w:t>
      </w:r>
      <w:r>
        <w:rPr>
          <w:rStyle w:val="CommentTok"/>
        </w:rPr>
        <w:t># adjust y coordinates to your liking</w:t>
      </w:r>
    </w:p>
    <w:p w:rsidR="00116823" w:rsidRDefault="00046B30" w:rsidP="00116823">
      <w:pPr>
        <w:pStyle w:val="FirstParagraph"/>
        <w:jc w:val="center"/>
      </w:pPr>
      <w:r>
        <w:rPr>
          <w:noProof/>
        </w:rPr>
        <w:drawing>
          <wp:inline distT="0" distB="0" distL="0" distR="0">
            <wp:extent cx="3985260" cy="424434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87-1.png"/>
                    <pic:cNvPicPr>
                      <a:picLocks noChangeAspect="1" noChangeArrowheads="1"/>
                    </pic:cNvPicPr>
                  </pic:nvPicPr>
                  <pic:blipFill>
                    <a:blip r:embed="rId78"/>
                    <a:stretch>
                      <a:fillRect/>
                    </a:stretch>
                  </pic:blipFill>
                  <pic:spPr bwMode="auto">
                    <a:xfrm>
                      <a:off x="0" y="0"/>
                      <a:ext cx="3985698" cy="4244806"/>
                    </a:xfrm>
                    <a:prstGeom prst="rect">
                      <a:avLst/>
                    </a:prstGeom>
                    <a:noFill/>
                    <a:ln w="9525">
                      <a:noFill/>
                      <a:headEnd/>
                      <a:tailEnd/>
                    </a:ln>
                  </pic:spPr>
                </pic:pic>
              </a:graphicData>
            </a:graphic>
          </wp:inline>
        </w:drawing>
      </w:r>
    </w:p>
    <w:p w:rsidR="00C009B8" w:rsidRDefault="00046B30">
      <w:pPr>
        <w:pStyle w:val="FirstParagraph"/>
      </w:pPr>
      <w:r>
        <w:lastRenderedPageBreak/>
        <w:t xml:space="preserve">Note how we use </w:t>
      </w:r>
      <w:proofErr w:type="gramStart"/>
      <w:r>
        <w:rPr>
          <w:rStyle w:val="VerbatimChar"/>
        </w:rPr>
        <w:t>rep(</w:t>
      </w:r>
      <w:proofErr w:type="gramEnd"/>
      <w:r>
        <w:rPr>
          <w:rStyle w:val="VerbatimChar"/>
        </w:rPr>
        <w:t>)</w:t>
      </w:r>
      <w:r>
        <w:t xml:space="preserve"> to repeat x coordinates twice for each age category.</w:t>
      </w:r>
    </w:p>
    <w:p w:rsidR="00C009B8" w:rsidRDefault="00046B30">
      <w:pPr>
        <w:pStyle w:val="Heading3"/>
      </w:pPr>
      <w:bookmarkStart w:id="275" w:name="saving-plots-in-r"/>
      <w:bookmarkStart w:id="276" w:name="_Toc530050440"/>
      <w:bookmarkEnd w:id="275"/>
      <w:r>
        <w:t>Saving plots in R</w:t>
      </w:r>
      <w:bookmarkEnd w:id="276"/>
    </w:p>
    <w:p w:rsidR="00C009B8" w:rsidRDefault="00046B30">
      <w:pPr>
        <w:pStyle w:val="FirstParagraph"/>
      </w:pPr>
      <w:r>
        <w:t xml:space="preserve">We can save the generated plots. In RStudio, under </w:t>
      </w:r>
      <w:r>
        <w:rPr>
          <w:b/>
        </w:rPr>
        <w:t>Plots</w:t>
      </w:r>
      <w:r>
        <w:t xml:space="preserve"> tab, yiou can click on the </w:t>
      </w:r>
      <w:r>
        <w:rPr>
          <w:b/>
        </w:rPr>
        <w:t>Export</w:t>
      </w:r>
      <w:r>
        <w:t xml:space="preserve"> button to save the plots as image of PDF. Alternatively, we can automaticaly save the plots (without viewing the plots). The examples below will save the plot as image and PDF formats.</w:t>
      </w:r>
    </w:p>
    <w:p w:rsidR="00C009B8" w:rsidRDefault="00046B30">
      <w:pPr>
        <w:pStyle w:val="BodyText"/>
      </w:pPr>
      <w:r>
        <w:t xml:space="preserve">Here we save as an image </w:t>
      </w:r>
      <w:r>
        <w:rPr>
          <w:rStyle w:val="VerbatimChar"/>
        </w:rPr>
        <w:t>.png</w:t>
      </w:r>
      <w:r>
        <w:t>,</w:t>
      </w:r>
    </w:p>
    <w:p w:rsidR="007E47BC" w:rsidRDefault="007E47BC">
      <w:pPr>
        <w:pStyle w:val="BodyText"/>
      </w:pPr>
    </w:p>
    <w:p w:rsidR="00C009B8" w:rsidRDefault="00046B30">
      <w:pPr>
        <w:pStyle w:val="SourceCode"/>
      </w:pPr>
      <w:proofErr w:type="gramStart"/>
      <w:r>
        <w:rPr>
          <w:rStyle w:val="KeywordTok"/>
        </w:rPr>
        <w:t>png</w:t>
      </w:r>
      <w:r>
        <w:rPr>
          <w:rStyle w:val="NormalTok"/>
        </w:rPr>
        <w:t>(</w:t>
      </w:r>
      <w:proofErr w:type="gramEnd"/>
      <w:r>
        <w:rPr>
          <w:rStyle w:val="DataTypeTok"/>
        </w:rPr>
        <w:t>file =</w:t>
      </w:r>
      <w:r>
        <w:rPr>
          <w:rStyle w:val="NormalTok"/>
        </w:rPr>
        <w:t xml:space="preserve"> </w:t>
      </w:r>
      <w:r>
        <w:rPr>
          <w:rStyle w:val="StringTok"/>
        </w:rPr>
        <w:t>"hist.png"</w:t>
      </w:r>
      <w:r>
        <w:rPr>
          <w:rStyle w:val="NormalTok"/>
        </w:rPr>
        <w:t>)</w:t>
      </w:r>
      <w:r>
        <w:br/>
      </w:r>
      <w:r>
        <w:rPr>
          <w:rStyle w:val="KeywordTok"/>
        </w:rPr>
        <w:t>hist</w:t>
      </w:r>
      <w:r>
        <w:rPr>
          <w:rStyle w:val="NormalTok"/>
        </w:rPr>
        <w:t>(cholest</w:t>
      </w:r>
      <w:r>
        <w:rPr>
          <w:rStyle w:val="OperatorTok"/>
        </w:rPr>
        <w:t>$</w:t>
      </w:r>
      <w:r>
        <w:rPr>
          <w:rStyle w:val="NormalTok"/>
        </w:rPr>
        <w:t>chol)</w:t>
      </w:r>
      <w:r>
        <w:br/>
      </w:r>
      <w:r>
        <w:rPr>
          <w:rStyle w:val="KeywordTok"/>
        </w:rPr>
        <w:t>dev.off</w:t>
      </w:r>
      <w:r>
        <w:rPr>
          <w:rStyle w:val="NormalTok"/>
        </w:rPr>
        <w:t>()</w:t>
      </w:r>
    </w:p>
    <w:p w:rsidR="00C009B8" w:rsidRDefault="00046B30">
      <w:pPr>
        <w:pStyle w:val="SourceCode"/>
      </w:pPr>
      <w:r>
        <w:rPr>
          <w:rStyle w:val="VerbatimChar"/>
        </w:rPr>
        <w:t xml:space="preserve">## png </w:t>
      </w:r>
      <w:r>
        <w:br/>
      </w:r>
      <w:r>
        <w:rPr>
          <w:rStyle w:val="VerbatimChar"/>
        </w:rPr>
        <w:t>##   2</w:t>
      </w:r>
    </w:p>
    <w:p w:rsidR="007E47BC" w:rsidRDefault="007E47BC">
      <w:pPr>
        <w:pStyle w:val="FirstParagraph"/>
        <w:rPr>
          <w:rStyle w:val="VerbatimChar"/>
        </w:rPr>
      </w:pPr>
    </w:p>
    <w:p w:rsidR="00C009B8" w:rsidRDefault="00046B30">
      <w:pPr>
        <w:pStyle w:val="FirstParagraph"/>
      </w:pPr>
      <w:proofErr w:type="gramStart"/>
      <w:r>
        <w:rPr>
          <w:rStyle w:val="VerbatimChar"/>
        </w:rPr>
        <w:t>png(</w:t>
      </w:r>
      <w:proofErr w:type="gramEnd"/>
      <w:r>
        <w:rPr>
          <w:rStyle w:val="VerbatimChar"/>
        </w:rPr>
        <w:t>)</w:t>
      </w:r>
      <w:r>
        <w:t xml:space="preserve"> opens creates an empty file namely </w:t>
      </w:r>
      <w:r>
        <w:rPr>
          <w:rStyle w:val="VerbatimChar"/>
        </w:rPr>
        <w:t>airmiles.png</w:t>
      </w:r>
      <w:r>
        <w:t xml:space="preserve">, while </w:t>
      </w:r>
      <w:r>
        <w:rPr>
          <w:rStyle w:val="VerbatimChar"/>
        </w:rPr>
        <w:t>dev.off()</w:t>
      </w:r>
      <w:r>
        <w:t xml:space="preserve"> closes the file and save whatever plot you have in between these two lines (limited to the last one if you specified several plots).</w:t>
      </w:r>
    </w:p>
    <w:p w:rsidR="00C009B8" w:rsidRDefault="00046B30">
      <w:pPr>
        <w:pStyle w:val="BodyText"/>
      </w:pPr>
      <w:r>
        <w:t xml:space="preserve">You can also specify the </w:t>
      </w:r>
      <w:r>
        <w:rPr>
          <w:rStyle w:val="VerbatimChar"/>
        </w:rPr>
        <w:t>width =</w:t>
      </w:r>
      <w:r>
        <w:t xml:space="preserve"> and </w:t>
      </w:r>
      <w:r>
        <w:rPr>
          <w:rStyle w:val="VerbatimChar"/>
        </w:rPr>
        <w:t>height =</w:t>
      </w:r>
      <w:r>
        <w:t xml:space="preserve"> of the image. View the help </w:t>
      </w:r>
      <w:proofErr w:type="gramStart"/>
      <w:r>
        <w:t xml:space="preserve">for </w:t>
      </w:r>
      <w:r>
        <w:rPr>
          <w:rStyle w:val="VerbatimChar"/>
        </w:rPr>
        <w:t>?png</w:t>
      </w:r>
      <w:proofErr w:type="gramEnd"/>
      <w:r>
        <w:t>. The help also lists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for the rest of image formats such as </w:t>
      </w:r>
      <w:r>
        <w:rPr>
          <w:rStyle w:val="VerbatimChar"/>
        </w:rPr>
        <w:t>bmp, jpeg</w:t>
      </w:r>
      <w:r>
        <w:t xml:space="preserve"> and </w:t>
      </w:r>
      <w:r>
        <w:rPr>
          <w:rStyle w:val="VerbatimChar"/>
        </w:rPr>
        <w:t>tiff</w:t>
      </w:r>
      <w:r>
        <w:t>.</w:t>
      </w:r>
    </w:p>
    <w:p w:rsidR="00C009B8" w:rsidRDefault="00046B30">
      <w:pPr>
        <w:pStyle w:val="BodyText"/>
      </w:pPr>
      <w:r>
        <w:t>Now, we can also save as PDF,</w:t>
      </w:r>
    </w:p>
    <w:p w:rsidR="007E47BC" w:rsidRDefault="007E47BC">
      <w:pPr>
        <w:pStyle w:val="BodyText"/>
      </w:pPr>
    </w:p>
    <w:p w:rsidR="00C009B8" w:rsidRDefault="00046B30">
      <w:pPr>
        <w:pStyle w:val="SourceCode"/>
      </w:pPr>
      <w:r>
        <w:rPr>
          <w:rStyle w:val="KeywordTok"/>
        </w:rPr>
        <w:t>pdf</w:t>
      </w:r>
      <w:r>
        <w:rPr>
          <w:rStyle w:val="NormalTok"/>
        </w:rPr>
        <w:t>(</w:t>
      </w:r>
      <w:r>
        <w:rPr>
          <w:rStyle w:val="StringTok"/>
        </w:rPr>
        <w:t>"plots.pdf"</w:t>
      </w:r>
      <w:r>
        <w:rPr>
          <w:rStyle w:val="NormalTok"/>
        </w:rPr>
        <w:t>)</w:t>
      </w:r>
      <w:r>
        <w:br/>
      </w:r>
      <w:proofErr w:type="gramStart"/>
      <w:r>
        <w:rPr>
          <w:rStyle w:val="KeywordTok"/>
        </w:rPr>
        <w:t>hist</w:t>
      </w:r>
      <w:r>
        <w:rPr>
          <w:rStyle w:val="NormalTok"/>
        </w:rPr>
        <w:t>(</w:t>
      </w:r>
      <w:proofErr w:type="gramEnd"/>
      <w:r>
        <w:rPr>
          <w:rStyle w:val="NormalTok"/>
        </w:rPr>
        <w:t>cholest</w:t>
      </w:r>
      <w:r>
        <w:rPr>
          <w:rStyle w:val="OperatorTok"/>
        </w:rPr>
        <w:t>$</w:t>
      </w:r>
      <w:r>
        <w:rPr>
          <w:rStyle w:val="NormalTok"/>
        </w:rPr>
        <w:t xml:space="preserve">chol, </w:t>
      </w:r>
      <w:r>
        <w:rPr>
          <w:rStyle w:val="DataTypeTok"/>
        </w:rPr>
        <w:t>freq =</w:t>
      </w:r>
      <w:r>
        <w:rPr>
          <w:rStyle w:val="NormalTok"/>
        </w:rPr>
        <w:t xml:space="preserve"> </w:t>
      </w:r>
      <w:r>
        <w:rPr>
          <w:rStyle w:val="OtherTok"/>
        </w:rPr>
        <w:t>FALSE</w:t>
      </w:r>
      <w:r>
        <w:rPr>
          <w:rStyle w:val="NormalTok"/>
        </w:rPr>
        <w:t>)</w:t>
      </w:r>
      <w:r>
        <w:br/>
      </w:r>
      <w:r>
        <w:rPr>
          <w:rStyle w:val="KeywordTok"/>
        </w:rPr>
        <w:t>lines</w:t>
      </w:r>
      <w:r>
        <w:rPr>
          <w:rStyle w:val="NormalTok"/>
        </w:rPr>
        <w:t>(</w:t>
      </w:r>
      <w:r>
        <w:rPr>
          <w:rStyle w:val="KeywordTok"/>
        </w:rPr>
        <w:t>density</w:t>
      </w:r>
      <w:r>
        <w:rPr>
          <w:rStyle w:val="NormalTok"/>
        </w:rPr>
        <w:t>(cholest</w:t>
      </w:r>
      <w:r>
        <w:rPr>
          <w:rStyle w:val="OperatorTok"/>
        </w:rPr>
        <w:t>$</w:t>
      </w:r>
      <w:r>
        <w:rPr>
          <w:rStyle w:val="NormalTok"/>
        </w:rPr>
        <w:t>chol))</w:t>
      </w:r>
      <w:r>
        <w:br/>
      </w:r>
      <w:r>
        <w:rPr>
          <w:rStyle w:val="KeywordTok"/>
        </w:rPr>
        <w:t>barplot</w:t>
      </w:r>
      <w:r>
        <w:rPr>
          <w:rStyle w:val="NormalTok"/>
        </w:rPr>
        <w:t>(</w:t>
      </w:r>
      <w:r>
        <w:rPr>
          <w:rStyle w:val="KeywordTok"/>
        </w:rPr>
        <w:t>table</w:t>
      </w:r>
      <w:r>
        <w:rPr>
          <w:rStyle w:val="NormalTok"/>
        </w:rPr>
        <w:t>(cholest</w:t>
      </w:r>
      <w:r>
        <w:rPr>
          <w:rStyle w:val="OperatorTok"/>
        </w:rPr>
        <w:t>$</w:t>
      </w:r>
      <w:r>
        <w:rPr>
          <w:rStyle w:val="NormalTok"/>
        </w:rPr>
        <w:t>sex))</w:t>
      </w:r>
      <w:r>
        <w:br/>
      </w:r>
      <w:r>
        <w:rPr>
          <w:rStyle w:val="KeywordTok"/>
        </w:rPr>
        <w:t>plot</w:t>
      </w:r>
      <w:r>
        <w:rPr>
          <w:rStyle w:val="NormalTok"/>
        </w:rPr>
        <w:t>(cholest</w:t>
      </w:r>
      <w:r>
        <w:rPr>
          <w:rStyle w:val="OperatorTok"/>
        </w:rPr>
        <w:t>$</w:t>
      </w:r>
      <w:r>
        <w:rPr>
          <w:rStyle w:val="NormalTok"/>
        </w:rPr>
        <w:t>chol, cholest</w:t>
      </w:r>
      <w:r>
        <w:rPr>
          <w:rStyle w:val="OperatorTok"/>
        </w:rPr>
        <w:t>$</w:t>
      </w:r>
      <w:r>
        <w:rPr>
          <w:rStyle w:val="NormalTok"/>
        </w:rPr>
        <w:t>age)</w:t>
      </w:r>
      <w:r>
        <w:br/>
      </w:r>
      <w:r>
        <w:rPr>
          <w:rStyle w:val="KeywordTok"/>
        </w:rPr>
        <w:t>dev.off</w:t>
      </w:r>
      <w:r>
        <w:rPr>
          <w:rStyle w:val="NormalTok"/>
        </w:rPr>
        <w:t>()</w:t>
      </w:r>
    </w:p>
    <w:p w:rsidR="00C009B8" w:rsidRDefault="00046B30">
      <w:pPr>
        <w:pStyle w:val="SourceCode"/>
      </w:pPr>
      <w:r>
        <w:rPr>
          <w:rStyle w:val="VerbatimChar"/>
        </w:rPr>
        <w:t xml:space="preserve">## png </w:t>
      </w:r>
      <w:r>
        <w:br/>
      </w:r>
      <w:r>
        <w:rPr>
          <w:rStyle w:val="VerbatimChar"/>
        </w:rPr>
        <w:t>##   2</w:t>
      </w:r>
    </w:p>
    <w:p w:rsidR="007E47BC" w:rsidRDefault="007E47BC">
      <w:pPr>
        <w:pStyle w:val="FirstParagraph"/>
      </w:pPr>
    </w:p>
    <w:p w:rsidR="00C009B8" w:rsidRDefault="00046B30">
      <w:pPr>
        <w:pStyle w:val="FirstParagraph"/>
      </w:pPr>
      <w:r>
        <w:t>The advantage of saving as PDF is because we can save many plots in a single PDF file as demonstrated here. The quality of the saved plots is also very good as compared to saving as images.</w:t>
      </w:r>
    </w:p>
    <w:p w:rsidR="007E47BC" w:rsidRPr="007E47BC" w:rsidRDefault="007E47BC" w:rsidP="007E47BC">
      <w:pPr>
        <w:pStyle w:val="BodyText"/>
      </w:pPr>
    </w:p>
    <w:p w:rsidR="00C009B8" w:rsidRDefault="00046B30">
      <w:pPr>
        <w:pStyle w:val="Heading2"/>
      </w:pPr>
      <w:bookmarkStart w:id="277" w:name="using-the-lattice-package"/>
      <w:bookmarkStart w:id="278" w:name="_Toc530050441"/>
      <w:bookmarkEnd w:id="277"/>
      <w:r>
        <w:lastRenderedPageBreak/>
        <w:t xml:space="preserve">Using the </w:t>
      </w:r>
      <w:r>
        <w:rPr>
          <w:rStyle w:val="VerbatimChar"/>
        </w:rPr>
        <w:t>lattice</w:t>
      </w:r>
      <w:r w:rsidR="00D1531D">
        <w:rPr>
          <w:rStyle w:val="VerbatimChar"/>
        </w:rPr>
        <w:fldChar w:fldCharType="begin"/>
      </w:r>
      <w:r w:rsidR="00D1531D">
        <w:instrText xml:space="preserve"> XE "</w:instrText>
      </w:r>
      <w:r w:rsidR="00D1531D" w:rsidRPr="00A16D95">
        <w:rPr>
          <w:rStyle w:val="VerbatimChar"/>
          <w:b w:val="0"/>
        </w:rPr>
        <w:instrText>lattice</w:instrText>
      </w:r>
      <w:r w:rsidR="00D1531D">
        <w:instrText xml:space="preserve">" </w:instrText>
      </w:r>
      <w:r w:rsidR="00D1531D">
        <w:rPr>
          <w:rStyle w:val="VerbatimChar"/>
        </w:rPr>
        <w:fldChar w:fldCharType="end"/>
      </w:r>
      <w:r>
        <w:t xml:space="preserve"> package</w:t>
      </w:r>
      <w:bookmarkEnd w:id="278"/>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p>
    <w:p w:rsidR="00C009B8" w:rsidRDefault="00046B30">
      <w:pPr>
        <w:pStyle w:val="FirstParagraph"/>
      </w:pP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can create beautiful plots too. Its main emphasis is on the visualization of multivariate data, thus it is very useful for plotting multiple plots, for example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r>
        <w:t xml:space="preserve"> of questionnaire items. It is also easy to visualize the data by groups in </w:t>
      </w:r>
      <w:r>
        <w:rPr>
          <w:rStyle w:val="VerbatimChar"/>
        </w:rPr>
        <w:t>lattice</w:t>
      </w:r>
      <w:r>
        <w:t xml:space="preserve"> as we will show in examples below. A very useful introduction to </w:t>
      </w:r>
      <w:r>
        <w:rPr>
          <w:rStyle w:val="VerbatimChar"/>
        </w:rPr>
        <w:t>lattice</w:t>
      </w:r>
      <w:r>
        <w:t xml:space="preserve"> package by the package developer can be found here </w:t>
      </w:r>
      <w:hyperlink r:id="rId79">
        <w:r>
          <w:rPr>
            <w:rStyle w:val="Hyperlink"/>
          </w:rPr>
          <w:t>http://lattice.r-forge.r-project.org/Vignettes/src/lattice-intro/lattice-intro.pdf</w:t>
        </w:r>
      </w:hyperlink>
      <w:r>
        <w:t>.</w:t>
      </w:r>
    </w:p>
    <w:p w:rsidR="007E47BC" w:rsidRPr="007E47BC" w:rsidRDefault="007E47BC" w:rsidP="007E47BC">
      <w:pPr>
        <w:pStyle w:val="BodyText"/>
      </w:pPr>
    </w:p>
    <w:p w:rsidR="00C009B8" w:rsidRDefault="00046B30">
      <w:pPr>
        <w:pStyle w:val="Heading3"/>
      </w:pPr>
      <w:bookmarkStart w:id="279" w:name="_Toc530050442"/>
      <w:r>
        <w:t>Histogram, density and box-and-whisker plots</w:t>
      </w:r>
      <w:bookmarkEnd w:id="279"/>
    </w:p>
    <w:p w:rsidR="00C009B8" w:rsidRDefault="00046B30">
      <w:pPr>
        <w:pStyle w:val="FirstParagraph"/>
      </w:pPr>
      <w:r>
        <w:t xml:space="preserve">Load the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w:t>
      </w:r>
    </w:p>
    <w:p w:rsidR="007E47BC" w:rsidRPr="007E47BC" w:rsidRDefault="007E47BC" w:rsidP="007E47BC">
      <w:pPr>
        <w:pStyle w:val="BodyText"/>
      </w:pPr>
    </w:p>
    <w:p w:rsidR="00C009B8" w:rsidRDefault="00046B30">
      <w:pPr>
        <w:pStyle w:val="SourceCode"/>
      </w:pPr>
      <w:r>
        <w:rPr>
          <w:rStyle w:val="KeywordTok"/>
        </w:rPr>
        <w:t>library</w:t>
      </w:r>
      <w:r>
        <w:rPr>
          <w:rStyle w:val="NormalTok"/>
        </w:rPr>
        <w:t>(lattice</w:t>
      </w:r>
      <w:r w:rsidR="00D1531D">
        <w:rPr>
          <w:rStyle w:val="NormalTok"/>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NormalTok"/>
        </w:rPr>
        <w:fldChar w:fldCharType="end"/>
      </w:r>
      <w:r>
        <w:rPr>
          <w:rStyle w:val="NormalTok"/>
        </w:rPr>
        <w:t>)</w:t>
      </w:r>
    </w:p>
    <w:p w:rsidR="007E47BC" w:rsidRDefault="007E47BC">
      <w:pPr>
        <w:pStyle w:val="FirstParagraph"/>
      </w:pPr>
    </w:p>
    <w:p w:rsidR="00C009B8" w:rsidRDefault="00046B30">
      <w:pPr>
        <w:pStyle w:val="FirstParagraph"/>
      </w:pPr>
      <w:r>
        <w:t xml:space="preserve">Plot a histogram for variable </w:t>
      </w:r>
      <w:r>
        <w:rPr>
          <w:rStyle w:val="VerbatimChar"/>
        </w:rPr>
        <w:t>chol</w:t>
      </w:r>
      <w:r>
        <w:t xml:space="preserve"> and label the x-axis</w:t>
      </w:r>
    </w:p>
    <w:p w:rsidR="007E47BC" w:rsidRPr="007E47BC" w:rsidRDefault="007E47BC" w:rsidP="007E47BC">
      <w:pPr>
        <w:pStyle w:val="BodyText"/>
      </w:pPr>
    </w:p>
    <w:p w:rsidR="00C009B8" w:rsidRDefault="00046B30">
      <w:pPr>
        <w:pStyle w:val="SourceCode"/>
      </w:pPr>
      <w:proofErr w:type="gramStart"/>
      <w:r>
        <w:rPr>
          <w:rStyle w:val="KeywordTok"/>
        </w:rPr>
        <w:t>histogram</w:t>
      </w:r>
      <w:r>
        <w:rPr>
          <w:rStyle w:val="NormalTok"/>
        </w:rPr>
        <w:t>(</w:t>
      </w:r>
      <w:proofErr w:type="gramEnd"/>
      <w:r>
        <w:rPr>
          <w:rStyle w:val="OperatorTok"/>
        </w:rPr>
        <w:t>~</w:t>
      </w:r>
      <w:r>
        <w:rPr>
          <w:rStyle w:val="StringTok"/>
        </w:rPr>
        <w:t xml:space="preserve"> </w:t>
      </w:r>
      <w:r>
        <w:rPr>
          <w:rStyle w:val="NormalTok"/>
        </w:rPr>
        <w:t xml:space="preserve">chol, </w:t>
      </w:r>
      <w:r>
        <w:rPr>
          <w:rStyle w:val="DataTypeTok"/>
        </w:rPr>
        <w:t>data =</w:t>
      </w:r>
      <w:r>
        <w:rPr>
          <w:rStyle w:val="NormalTok"/>
        </w:rPr>
        <w:t xml:space="preserve"> cholest, </w:t>
      </w:r>
      <w:r>
        <w:rPr>
          <w:rStyle w:val="DataTypeTok"/>
        </w:rPr>
        <w:t>xlab =</w:t>
      </w:r>
      <w:r>
        <w:rPr>
          <w:rStyle w:val="NormalTok"/>
        </w:rPr>
        <w:t xml:space="preserve"> </w:t>
      </w:r>
      <w:r>
        <w:rPr>
          <w:rStyle w:val="StringTok"/>
        </w:rPr>
        <w:t>'Cholesterol level'</w:t>
      </w:r>
      <w:r>
        <w:rPr>
          <w:rStyle w:val="NormalTok"/>
        </w:rPr>
        <w:t>)</w:t>
      </w:r>
    </w:p>
    <w:p w:rsidR="00C009B8" w:rsidRDefault="00046B30" w:rsidP="00116823">
      <w:pPr>
        <w:pStyle w:val="FirstParagraph"/>
        <w:jc w:val="center"/>
      </w:pPr>
      <w:r>
        <w:rPr>
          <w:noProof/>
        </w:rPr>
        <w:drawing>
          <wp:inline distT="0" distB="0" distL="0" distR="0">
            <wp:extent cx="3611880" cy="371094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1-1.png"/>
                    <pic:cNvPicPr>
                      <a:picLocks noChangeAspect="1" noChangeArrowheads="1"/>
                    </pic:cNvPicPr>
                  </pic:nvPicPr>
                  <pic:blipFill>
                    <a:blip r:embed="rId80"/>
                    <a:stretch>
                      <a:fillRect/>
                    </a:stretch>
                  </pic:blipFill>
                  <pic:spPr bwMode="auto">
                    <a:xfrm>
                      <a:off x="0" y="0"/>
                      <a:ext cx="3612279" cy="3711350"/>
                    </a:xfrm>
                    <a:prstGeom prst="rect">
                      <a:avLst/>
                    </a:prstGeom>
                    <a:noFill/>
                    <a:ln w="9525">
                      <a:noFill/>
                      <a:headEnd/>
                      <a:tailEnd/>
                    </a:ln>
                  </pic:spPr>
                </pic:pic>
              </a:graphicData>
            </a:graphic>
          </wp:inline>
        </w:drawing>
      </w:r>
    </w:p>
    <w:p w:rsidR="00C009B8" w:rsidRDefault="00046B30">
      <w:pPr>
        <w:pStyle w:val="BodyText"/>
      </w:pPr>
      <w:r>
        <w:lastRenderedPageBreak/>
        <w:t xml:space="preserve">Now we plot a density plot for variable </w:t>
      </w:r>
      <w:r>
        <w:rPr>
          <w:rStyle w:val="VerbatimChar"/>
        </w:rPr>
        <w:t>chol</w:t>
      </w:r>
      <w:r>
        <w:t>,</w:t>
      </w:r>
    </w:p>
    <w:p w:rsidR="007E47BC" w:rsidRDefault="007E47BC">
      <w:pPr>
        <w:pStyle w:val="BodyText"/>
      </w:pPr>
    </w:p>
    <w:p w:rsidR="00C009B8" w:rsidRDefault="00046B30">
      <w:pPr>
        <w:pStyle w:val="SourceCode"/>
      </w:pPr>
      <w:proofErr w:type="gramStart"/>
      <w:r>
        <w:rPr>
          <w:rStyle w:val="KeywordTok"/>
        </w:rPr>
        <w:t>densityplot</w:t>
      </w:r>
      <w:r>
        <w:rPr>
          <w:rStyle w:val="NormalTok"/>
        </w:rPr>
        <w:t>(</w:t>
      </w:r>
      <w:proofErr w:type="gramEnd"/>
      <w:r>
        <w:rPr>
          <w:rStyle w:val="OperatorTok"/>
        </w:rPr>
        <w:t>~</w:t>
      </w:r>
      <w:r>
        <w:rPr>
          <w:rStyle w:val="StringTok"/>
        </w:rPr>
        <w:t xml:space="preserve"> </w:t>
      </w:r>
      <w:r>
        <w:rPr>
          <w:rStyle w:val="NormalTok"/>
        </w:rPr>
        <w:t xml:space="preserve">chol, </w:t>
      </w:r>
      <w:r>
        <w:rPr>
          <w:rStyle w:val="DataTypeTok"/>
        </w:rPr>
        <w:t>data =</w:t>
      </w:r>
      <w:r>
        <w:rPr>
          <w:rStyle w:val="NormalTok"/>
        </w:rPr>
        <w:t xml:space="preserve"> cholest, </w:t>
      </w:r>
      <w:r>
        <w:rPr>
          <w:rStyle w:val="DataTypeTok"/>
        </w:rPr>
        <w:t>xlab =</w:t>
      </w:r>
      <w:r>
        <w:rPr>
          <w:rStyle w:val="NormalTok"/>
        </w:rPr>
        <w:t xml:space="preserve"> </w:t>
      </w:r>
      <w:r>
        <w:rPr>
          <w:rStyle w:val="StringTok"/>
        </w:rPr>
        <w:t>'Cholesterol level'</w:t>
      </w:r>
      <w:r>
        <w:rPr>
          <w:rStyle w:val="NormalTok"/>
        </w:rPr>
        <w:t>)</w:t>
      </w:r>
    </w:p>
    <w:p w:rsidR="00116823" w:rsidRDefault="00046B30" w:rsidP="00116823">
      <w:pPr>
        <w:pStyle w:val="FirstParagraph"/>
        <w:jc w:val="center"/>
      </w:pPr>
      <w:r>
        <w:rPr>
          <w:noProof/>
        </w:rPr>
        <w:drawing>
          <wp:inline distT="0" distB="0" distL="0" distR="0">
            <wp:extent cx="3992880" cy="40005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2-1.png"/>
                    <pic:cNvPicPr>
                      <a:picLocks noChangeAspect="1" noChangeArrowheads="1"/>
                    </pic:cNvPicPr>
                  </pic:nvPicPr>
                  <pic:blipFill>
                    <a:blip r:embed="rId81"/>
                    <a:stretch>
                      <a:fillRect/>
                    </a:stretch>
                  </pic:blipFill>
                  <pic:spPr bwMode="auto">
                    <a:xfrm>
                      <a:off x="0" y="0"/>
                      <a:ext cx="3993316" cy="4000937"/>
                    </a:xfrm>
                    <a:prstGeom prst="rect">
                      <a:avLst/>
                    </a:prstGeom>
                    <a:noFill/>
                    <a:ln w="9525">
                      <a:noFill/>
                      <a:headEnd/>
                      <a:tailEnd/>
                    </a:ln>
                  </pic:spPr>
                </pic:pic>
              </a:graphicData>
            </a:graphic>
          </wp:inline>
        </w:drawing>
      </w:r>
    </w:p>
    <w:p w:rsidR="001561B4" w:rsidRDefault="001561B4">
      <w:pPr>
        <w:pStyle w:val="FirstParagraph"/>
      </w:pPr>
    </w:p>
    <w:p w:rsidR="00C009B8" w:rsidRDefault="00046B30">
      <w:pPr>
        <w:pStyle w:val="FirstParagraph"/>
      </w:pPr>
      <w:r>
        <w:t>followed by a box-and-whisker plot for the variable,</w:t>
      </w:r>
    </w:p>
    <w:p w:rsidR="001561B4" w:rsidRPr="001561B4" w:rsidRDefault="001561B4" w:rsidP="001561B4">
      <w:pPr>
        <w:pStyle w:val="BodyText"/>
      </w:pPr>
    </w:p>
    <w:p w:rsidR="00C009B8" w:rsidRDefault="00046B30">
      <w:pPr>
        <w:pStyle w:val="SourceCode"/>
      </w:pPr>
      <w:proofErr w:type="gramStart"/>
      <w:r>
        <w:rPr>
          <w:rStyle w:val="KeywordTok"/>
        </w:rPr>
        <w:t>bwplot</w:t>
      </w:r>
      <w:r>
        <w:rPr>
          <w:rStyle w:val="NormalTok"/>
        </w:rPr>
        <w:t>(</w:t>
      </w:r>
      <w:proofErr w:type="gramEnd"/>
      <w:r>
        <w:rPr>
          <w:rStyle w:val="OperatorTok"/>
        </w:rPr>
        <w:t>~</w:t>
      </w:r>
      <w:r>
        <w:rPr>
          <w:rStyle w:val="StringTok"/>
        </w:rPr>
        <w:t xml:space="preserve"> </w:t>
      </w:r>
      <w:r>
        <w:rPr>
          <w:rStyle w:val="NormalTok"/>
        </w:rPr>
        <w:t xml:space="preserve">chol, </w:t>
      </w:r>
      <w:r>
        <w:rPr>
          <w:rStyle w:val="DataTypeTok"/>
        </w:rPr>
        <w:t>data =</w:t>
      </w:r>
      <w:r>
        <w:rPr>
          <w:rStyle w:val="NormalTok"/>
        </w:rPr>
        <w:t xml:space="preserve"> cholest, </w:t>
      </w:r>
      <w:r>
        <w:rPr>
          <w:rStyle w:val="DataTypeTok"/>
        </w:rPr>
        <w:t>xlab =</w:t>
      </w:r>
      <w:r>
        <w:rPr>
          <w:rStyle w:val="NormalTok"/>
        </w:rPr>
        <w:t xml:space="preserve"> </w:t>
      </w:r>
      <w:r>
        <w:rPr>
          <w:rStyle w:val="StringTok"/>
        </w:rPr>
        <w:t>'Cholesterol level'</w:t>
      </w:r>
      <w:r>
        <w:rPr>
          <w:rStyle w:val="NormalTok"/>
        </w:rPr>
        <w:t>)</w:t>
      </w:r>
    </w:p>
    <w:p w:rsidR="00C009B8" w:rsidRDefault="00046B30" w:rsidP="00116823">
      <w:pPr>
        <w:pStyle w:val="FirstParagraph"/>
        <w:jc w:val="center"/>
      </w:pPr>
      <w:r>
        <w:rPr>
          <w:noProof/>
        </w:rPr>
        <w:lastRenderedPageBreak/>
        <w:drawing>
          <wp:inline distT="0" distB="0" distL="0" distR="0">
            <wp:extent cx="2743200" cy="263652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3-1.png"/>
                    <pic:cNvPicPr>
                      <a:picLocks noChangeAspect="1" noChangeArrowheads="1"/>
                    </pic:cNvPicPr>
                  </pic:nvPicPr>
                  <pic:blipFill>
                    <a:blip r:embed="rId82"/>
                    <a:stretch>
                      <a:fillRect/>
                    </a:stretch>
                  </pic:blipFill>
                  <pic:spPr bwMode="auto">
                    <a:xfrm>
                      <a:off x="0" y="0"/>
                      <a:ext cx="2743504" cy="2636812"/>
                    </a:xfrm>
                    <a:prstGeom prst="rect">
                      <a:avLst/>
                    </a:prstGeom>
                    <a:noFill/>
                    <a:ln w="9525">
                      <a:noFill/>
                      <a:headEnd/>
                      <a:tailEnd/>
                    </a:ln>
                  </pic:spPr>
                </pic:pic>
              </a:graphicData>
            </a:graphic>
          </wp:inline>
        </w:drawing>
      </w:r>
    </w:p>
    <w:p w:rsidR="00C009B8" w:rsidRDefault="00046B30">
      <w:pPr>
        <w:pStyle w:val="Heading3"/>
      </w:pPr>
      <w:bookmarkStart w:id="280" w:name="histogram-density-and-box-and-whisker-pl"/>
      <w:bookmarkStart w:id="281" w:name="_Toc530050443"/>
      <w:bookmarkEnd w:id="280"/>
      <w:r>
        <w:t>Histogram, density and box-and-whisker plots by group</w:t>
      </w:r>
      <w:bookmarkEnd w:id="281"/>
    </w:p>
    <w:p w:rsidR="00C009B8" w:rsidRDefault="00046B30">
      <w:pPr>
        <w:pStyle w:val="FirstParagraph"/>
      </w:pPr>
      <w:r>
        <w:t xml:space="preserve">It is easy to plot these plots by group in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making it a quick data visualization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w:t>
      </w:r>
    </w:p>
    <w:p w:rsidR="00C009B8" w:rsidRDefault="00046B30">
      <w:pPr>
        <w:pStyle w:val="BodyText"/>
      </w:pPr>
      <w:r>
        <w:t>Histograms,</w:t>
      </w:r>
    </w:p>
    <w:p w:rsidR="001561B4" w:rsidRDefault="001561B4">
      <w:pPr>
        <w:pStyle w:val="BodyText"/>
      </w:pPr>
    </w:p>
    <w:p w:rsidR="00C009B8" w:rsidRDefault="00046B30">
      <w:pPr>
        <w:pStyle w:val="SourceCode"/>
      </w:pPr>
      <w:proofErr w:type="gramStart"/>
      <w:r>
        <w:rPr>
          <w:rStyle w:val="KeywordTok"/>
        </w:rPr>
        <w:t>histogram</w:t>
      </w:r>
      <w:r>
        <w:rPr>
          <w:rStyle w:val="NormalTok"/>
        </w:rPr>
        <w:t>(</w:t>
      </w:r>
      <w:proofErr w:type="gramEnd"/>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xlab =</w:t>
      </w:r>
      <w:r>
        <w:rPr>
          <w:rStyle w:val="NormalTok"/>
        </w:rPr>
        <w:t xml:space="preserve"> </w:t>
      </w:r>
      <w:r>
        <w:rPr>
          <w:rStyle w:val="StringTok"/>
        </w:rPr>
        <w:t>'Cholesterol level'</w:t>
      </w:r>
      <w:r>
        <w:rPr>
          <w:rStyle w:val="NormalTok"/>
        </w:rPr>
        <w:t>)</w:t>
      </w:r>
    </w:p>
    <w:p w:rsidR="00C009B8" w:rsidRDefault="00046B30" w:rsidP="00116823">
      <w:pPr>
        <w:pStyle w:val="FirstParagraph"/>
        <w:jc w:val="center"/>
      </w:pPr>
      <w:r>
        <w:rPr>
          <w:noProof/>
        </w:rPr>
        <w:drawing>
          <wp:inline distT="0" distB="0" distL="0" distR="0">
            <wp:extent cx="2887980" cy="31623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4-1.png"/>
                    <pic:cNvPicPr>
                      <a:picLocks noChangeAspect="1" noChangeArrowheads="1"/>
                    </pic:cNvPicPr>
                  </pic:nvPicPr>
                  <pic:blipFill>
                    <a:blip r:embed="rId83"/>
                    <a:stretch>
                      <a:fillRect/>
                    </a:stretch>
                  </pic:blipFill>
                  <pic:spPr bwMode="auto">
                    <a:xfrm>
                      <a:off x="0" y="0"/>
                      <a:ext cx="2888296" cy="3162646"/>
                    </a:xfrm>
                    <a:prstGeom prst="rect">
                      <a:avLst/>
                    </a:prstGeom>
                    <a:noFill/>
                    <a:ln w="9525">
                      <a:noFill/>
                      <a:headEnd/>
                      <a:tailEnd/>
                    </a:ln>
                  </pic:spPr>
                </pic:pic>
              </a:graphicData>
            </a:graphic>
          </wp:inline>
        </w:drawing>
      </w:r>
    </w:p>
    <w:p w:rsidR="00D3742C" w:rsidRDefault="00D3742C" w:rsidP="00D3742C">
      <w:pPr>
        <w:pStyle w:val="BodyText"/>
      </w:pPr>
    </w:p>
    <w:p w:rsidR="00D3742C" w:rsidRPr="00D3742C" w:rsidRDefault="00D3742C" w:rsidP="00D3742C">
      <w:pPr>
        <w:pStyle w:val="BodyText"/>
      </w:pPr>
    </w:p>
    <w:p w:rsidR="00C009B8" w:rsidRDefault="00046B30">
      <w:pPr>
        <w:pStyle w:val="SourceCode"/>
      </w:pPr>
      <w:proofErr w:type="gramStart"/>
      <w:r>
        <w:rPr>
          <w:rStyle w:val="KeywordTok"/>
        </w:rPr>
        <w:lastRenderedPageBreak/>
        <w:t>histogram</w:t>
      </w:r>
      <w:r>
        <w:rPr>
          <w:rStyle w:val="NormalTok"/>
        </w:rPr>
        <w:t>(</w:t>
      </w:r>
      <w:proofErr w:type="gramEnd"/>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layout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xlab =</w:t>
      </w:r>
      <w:r>
        <w:rPr>
          <w:rStyle w:val="NormalTok"/>
        </w:rPr>
        <w:t xml:space="preserve"> </w:t>
      </w:r>
      <w:r>
        <w:rPr>
          <w:rStyle w:val="StringTok"/>
        </w:rPr>
        <w:t>'Cholesterol level'</w:t>
      </w:r>
      <w:r>
        <w:rPr>
          <w:rStyle w:val="NormalTok"/>
        </w:rPr>
        <w:t>)</w:t>
      </w:r>
    </w:p>
    <w:p w:rsidR="00116823" w:rsidRDefault="00046B30" w:rsidP="00116823">
      <w:pPr>
        <w:pStyle w:val="FirstParagraph"/>
        <w:jc w:val="center"/>
      </w:pPr>
      <w:r>
        <w:rPr>
          <w:noProof/>
        </w:rPr>
        <w:drawing>
          <wp:inline distT="0" distB="0" distL="0" distR="0">
            <wp:extent cx="3756660" cy="363474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4-2.png"/>
                    <pic:cNvPicPr>
                      <a:picLocks noChangeAspect="1" noChangeArrowheads="1"/>
                    </pic:cNvPicPr>
                  </pic:nvPicPr>
                  <pic:blipFill>
                    <a:blip r:embed="rId84"/>
                    <a:stretch>
                      <a:fillRect/>
                    </a:stretch>
                  </pic:blipFill>
                  <pic:spPr bwMode="auto">
                    <a:xfrm>
                      <a:off x="0" y="0"/>
                      <a:ext cx="3757072" cy="3635139"/>
                    </a:xfrm>
                    <a:prstGeom prst="rect">
                      <a:avLst/>
                    </a:prstGeom>
                    <a:noFill/>
                    <a:ln w="9525">
                      <a:noFill/>
                      <a:headEnd/>
                      <a:tailEnd/>
                    </a:ln>
                  </pic:spPr>
                </pic:pic>
              </a:graphicData>
            </a:graphic>
          </wp:inline>
        </w:drawing>
      </w:r>
    </w:p>
    <w:p w:rsidR="00C009B8" w:rsidRDefault="00046B30">
      <w:pPr>
        <w:pStyle w:val="FirstParagraph"/>
      </w:pPr>
      <w:r>
        <w:t xml:space="preserve">Here, we use </w:t>
      </w:r>
      <w:r>
        <w:rPr>
          <w:rStyle w:val="VerbatimChar"/>
        </w:rPr>
        <w:t xml:space="preserve">layout = </w:t>
      </w:r>
      <w:proofErr w:type="gramStart"/>
      <w:r>
        <w:rPr>
          <w:rStyle w:val="VerbatimChar"/>
        </w:rPr>
        <w:t>c(</w:t>
      </w:r>
      <w:proofErr w:type="gramEnd"/>
      <w:r>
        <w:rPr>
          <w:rStyle w:val="VerbatimChar"/>
        </w:rPr>
        <w:t>1, 2)</w:t>
      </w:r>
      <w:r>
        <w:t xml:space="preserve"> for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argument. This means “1” column (over the x-axis) and “2” rows (along the y-axis).</w:t>
      </w:r>
    </w:p>
    <w:p w:rsidR="00D3742C" w:rsidRDefault="00D3742C">
      <w:r>
        <w:br w:type="page"/>
      </w:r>
    </w:p>
    <w:p w:rsidR="00C009B8" w:rsidRDefault="00046B30">
      <w:pPr>
        <w:pStyle w:val="BodyText"/>
      </w:pPr>
      <w:r>
        <w:lastRenderedPageBreak/>
        <w:t>Density plots,</w:t>
      </w:r>
    </w:p>
    <w:p w:rsidR="001561B4" w:rsidRDefault="001561B4">
      <w:pPr>
        <w:pStyle w:val="BodyText"/>
      </w:pPr>
    </w:p>
    <w:p w:rsidR="00C009B8" w:rsidRDefault="00046B30">
      <w:pPr>
        <w:pStyle w:val="SourceCode"/>
      </w:pPr>
      <w:proofErr w:type="gramStart"/>
      <w:r>
        <w:rPr>
          <w:rStyle w:val="KeywordTok"/>
        </w:rPr>
        <w:t>densityplot</w:t>
      </w:r>
      <w:r>
        <w:rPr>
          <w:rStyle w:val="NormalTok"/>
        </w:rPr>
        <w:t>(</w:t>
      </w:r>
      <w:proofErr w:type="gramEnd"/>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xlab =</w:t>
      </w:r>
      <w:r>
        <w:rPr>
          <w:rStyle w:val="NormalTok"/>
        </w:rPr>
        <w:t xml:space="preserve"> </w:t>
      </w:r>
      <w:r>
        <w:rPr>
          <w:rStyle w:val="StringTok"/>
        </w:rPr>
        <w:t>'Cholesterol level'</w:t>
      </w:r>
      <w:r>
        <w:rPr>
          <w:rStyle w:val="NormalTok"/>
        </w:rPr>
        <w:t>)</w:t>
      </w:r>
    </w:p>
    <w:p w:rsidR="00C009B8" w:rsidRDefault="00046B30" w:rsidP="00116823">
      <w:pPr>
        <w:pStyle w:val="FirstParagraph"/>
        <w:jc w:val="center"/>
      </w:pPr>
      <w:r>
        <w:rPr>
          <w:noProof/>
        </w:rPr>
        <w:drawing>
          <wp:inline distT="0" distB="0" distL="0" distR="0">
            <wp:extent cx="2948940" cy="300228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5-1.png"/>
                    <pic:cNvPicPr>
                      <a:picLocks noChangeAspect="1" noChangeArrowheads="1"/>
                    </pic:cNvPicPr>
                  </pic:nvPicPr>
                  <pic:blipFill>
                    <a:blip r:embed="rId85"/>
                    <a:stretch>
                      <a:fillRect/>
                    </a:stretch>
                  </pic:blipFill>
                  <pic:spPr bwMode="auto">
                    <a:xfrm>
                      <a:off x="0" y="0"/>
                      <a:ext cx="2949268" cy="3002614"/>
                    </a:xfrm>
                    <a:prstGeom prst="rect">
                      <a:avLst/>
                    </a:prstGeom>
                    <a:noFill/>
                    <a:ln w="9525">
                      <a:noFill/>
                      <a:headEnd/>
                      <a:tailEnd/>
                    </a:ln>
                  </pic:spPr>
                </pic:pic>
              </a:graphicData>
            </a:graphic>
          </wp:inline>
        </w:drawing>
      </w:r>
    </w:p>
    <w:p w:rsidR="001561B4" w:rsidRPr="001561B4" w:rsidRDefault="001561B4" w:rsidP="001561B4">
      <w:pPr>
        <w:pStyle w:val="BodyText"/>
      </w:pPr>
    </w:p>
    <w:p w:rsidR="00C009B8" w:rsidRDefault="00046B30">
      <w:pPr>
        <w:pStyle w:val="SourceCode"/>
      </w:pPr>
      <w:proofErr w:type="gramStart"/>
      <w:r>
        <w:rPr>
          <w:rStyle w:val="KeywordTok"/>
        </w:rPr>
        <w:t>densityplot</w:t>
      </w:r>
      <w:r>
        <w:rPr>
          <w:rStyle w:val="NormalTok"/>
        </w:rPr>
        <w:t>(</w:t>
      </w:r>
      <w:proofErr w:type="gramEnd"/>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layout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xlab =</w:t>
      </w:r>
      <w:r>
        <w:rPr>
          <w:rStyle w:val="NormalTok"/>
        </w:rPr>
        <w:t xml:space="preserve"> </w:t>
      </w:r>
      <w:r>
        <w:rPr>
          <w:rStyle w:val="StringTok"/>
        </w:rPr>
        <w:t>'Cholesterol level'</w:t>
      </w:r>
      <w:r>
        <w:rPr>
          <w:rStyle w:val="NormalTok"/>
        </w:rPr>
        <w:t>)</w:t>
      </w:r>
    </w:p>
    <w:p w:rsidR="00C009B8" w:rsidRDefault="00046B30" w:rsidP="00B80A99">
      <w:pPr>
        <w:pStyle w:val="FirstParagraph"/>
        <w:jc w:val="center"/>
      </w:pPr>
      <w:r>
        <w:rPr>
          <w:noProof/>
        </w:rPr>
        <w:drawing>
          <wp:inline distT="0" distB="0" distL="0" distR="0">
            <wp:extent cx="2865120" cy="329946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5-2.png"/>
                    <pic:cNvPicPr>
                      <a:picLocks noChangeAspect="1" noChangeArrowheads="1"/>
                    </pic:cNvPicPr>
                  </pic:nvPicPr>
                  <pic:blipFill>
                    <a:blip r:embed="rId86"/>
                    <a:stretch>
                      <a:fillRect/>
                    </a:stretch>
                  </pic:blipFill>
                  <pic:spPr bwMode="auto">
                    <a:xfrm>
                      <a:off x="0" y="0"/>
                      <a:ext cx="2865435" cy="3299823"/>
                    </a:xfrm>
                    <a:prstGeom prst="rect">
                      <a:avLst/>
                    </a:prstGeom>
                    <a:noFill/>
                    <a:ln w="9525">
                      <a:noFill/>
                      <a:headEnd/>
                      <a:tailEnd/>
                    </a:ln>
                  </pic:spPr>
                </pic:pic>
              </a:graphicData>
            </a:graphic>
          </wp:inline>
        </w:drawing>
      </w:r>
    </w:p>
    <w:p w:rsidR="00C009B8" w:rsidRDefault="00046B30">
      <w:pPr>
        <w:pStyle w:val="BodyText"/>
      </w:pPr>
      <w:r>
        <w:lastRenderedPageBreak/>
        <w:t>Boxplots,</w:t>
      </w:r>
    </w:p>
    <w:p w:rsidR="00C009B8" w:rsidRDefault="00046B30">
      <w:pPr>
        <w:pStyle w:val="SourceCode"/>
      </w:pPr>
      <w:proofErr w:type="gramStart"/>
      <w:r>
        <w:rPr>
          <w:rStyle w:val="KeywordTok"/>
        </w:rPr>
        <w:t>bwplot</w:t>
      </w:r>
      <w:r>
        <w:rPr>
          <w:rStyle w:val="NormalTok"/>
        </w:rPr>
        <w:t>(</w:t>
      </w:r>
      <w:proofErr w:type="gramEnd"/>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ylab =</w:t>
      </w:r>
      <w:r>
        <w:rPr>
          <w:rStyle w:val="NormalTok"/>
        </w:rPr>
        <w:t xml:space="preserve"> </w:t>
      </w:r>
      <w:r>
        <w:rPr>
          <w:rStyle w:val="StringTok"/>
        </w:rPr>
        <w:t>'Cholesterol level'</w:t>
      </w:r>
      <w:r>
        <w:rPr>
          <w:rStyle w:val="NormalTok"/>
        </w:rPr>
        <w:t>)</w:t>
      </w:r>
    </w:p>
    <w:p w:rsidR="00C009B8" w:rsidRDefault="00046B30" w:rsidP="00B80A99">
      <w:pPr>
        <w:pStyle w:val="FirstParagraph"/>
        <w:jc w:val="center"/>
      </w:pPr>
      <w:r>
        <w:rPr>
          <w:noProof/>
        </w:rPr>
        <w:drawing>
          <wp:inline distT="0" distB="0" distL="0" distR="0">
            <wp:extent cx="2506980" cy="332232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6-1.png"/>
                    <pic:cNvPicPr>
                      <a:picLocks noChangeAspect="1" noChangeArrowheads="1"/>
                    </pic:cNvPicPr>
                  </pic:nvPicPr>
                  <pic:blipFill>
                    <a:blip r:embed="rId87"/>
                    <a:stretch>
                      <a:fillRect/>
                    </a:stretch>
                  </pic:blipFill>
                  <pic:spPr bwMode="auto">
                    <a:xfrm>
                      <a:off x="0" y="0"/>
                      <a:ext cx="2507266" cy="3322699"/>
                    </a:xfrm>
                    <a:prstGeom prst="rect">
                      <a:avLst/>
                    </a:prstGeom>
                    <a:noFill/>
                    <a:ln w="9525">
                      <a:noFill/>
                      <a:headEnd/>
                      <a:tailEnd/>
                    </a:ln>
                  </pic:spPr>
                </pic:pic>
              </a:graphicData>
            </a:graphic>
          </wp:inline>
        </w:drawing>
      </w:r>
    </w:p>
    <w:p w:rsidR="001561B4" w:rsidRDefault="001561B4" w:rsidP="001561B4">
      <w:pPr>
        <w:pStyle w:val="BodyText"/>
      </w:pPr>
    </w:p>
    <w:p w:rsidR="001561B4" w:rsidRPr="001561B4" w:rsidRDefault="001561B4" w:rsidP="001561B4">
      <w:pPr>
        <w:pStyle w:val="BodyText"/>
      </w:pPr>
    </w:p>
    <w:p w:rsidR="00C009B8" w:rsidRDefault="00046B30">
      <w:pPr>
        <w:pStyle w:val="SourceCode"/>
      </w:pPr>
      <w:proofErr w:type="gramStart"/>
      <w:r>
        <w:rPr>
          <w:rStyle w:val="KeywordTok"/>
        </w:rPr>
        <w:t>bwplot</w:t>
      </w:r>
      <w:r>
        <w:rPr>
          <w:rStyle w:val="NormalTok"/>
        </w:rPr>
        <w:t>(</w:t>
      </w:r>
      <w:proofErr w:type="gramEnd"/>
      <w:r>
        <w:rPr>
          <w:rStyle w:val="NormalTok"/>
        </w:rPr>
        <w:t xml:space="preserve">sex </w:t>
      </w:r>
      <w:r>
        <w:rPr>
          <w:rStyle w:val="OperatorTok"/>
        </w:rPr>
        <w:t>~</w:t>
      </w:r>
      <w:r>
        <w:rPr>
          <w:rStyle w:val="StringTok"/>
        </w:rPr>
        <w:t xml:space="preserve"> </w:t>
      </w:r>
      <w:r>
        <w:rPr>
          <w:rStyle w:val="NormalTok"/>
        </w:rPr>
        <w:t xml:space="preserve">chol, </w:t>
      </w:r>
      <w:r>
        <w:rPr>
          <w:rStyle w:val="DataTypeTok"/>
        </w:rPr>
        <w:t>data =</w:t>
      </w:r>
      <w:r>
        <w:rPr>
          <w:rStyle w:val="NormalTok"/>
        </w:rPr>
        <w:t xml:space="preserve"> cholest, </w:t>
      </w:r>
      <w:r>
        <w:rPr>
          <w:rStyle w:val="DataTypeTok"/>
        </w:rPr>
        <w:t>ylab =</w:t>
      </w:r>
      <w:r>
        <w:rPr>
          <w:rStyle w:val="NormalTok"/>
        </w:rPr>
        <w:t xml:space="preserve"> </w:t>
      </w:r>
      <w:r>
        <w:rPr>
          <w:rStyle w:val="StringTok"/>
        </w:rPr>
        <w:t>'Cholesterol level'</w:t>
      </w:r>
      <w:r>
        <w:rPr>
          <w:rStyle w:val="NormalTok"/>
        </w:rPr>
        <w:t xml:space="preserve">)  </w:t>
      </w:r>
      <w:r>
        <w:rPr>
          <w:rStyle w:val="CommentTok"/>
        </w:rPr>
        <w:t># note the change in x-y axis.</w:t>
      </w:r>
    </w:p>
    <w:p w:rsidR="00C009B8" w:rsidRDefault="00046B30" w:rsidP="00B80A99">
      <w:pPr>
        <w:pStyle w:val="FirstParagraph"/>
        <w:jc w:val="center"/>
      </w:pPr>
      <w:r>
        <w:rPr>
          <w:noProof/>
        </w:rPr>
        <w:drawing>
          <wp:inline distT="0" distB="0" distL="0" distR="0">
            <wp:extent cx="2872740" cy="288798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6-2.png"/>
                    <pic:cNvPicPr>
                      <a:picLocks noChangeAspect="1" noChangeArrowheads="1"/>
                    </pic:cNvPicPr>
                  </pic:nvPicPr>
                  <pic:blipFill>
                    <a:blip r:embed="rId88"/>
                    <a:stretch>
                      <a:fillRect/>
                    </a:stretch>
                  </pic:blipFill>
                  <pic:spPr bwMode="auto">
                    <a:xfrm>
                      <a:off x="0" y="0"/>
                      <a:ext cx="2873060" cy="2888302"/>
                    </a:xfrm>
                    <a:prstGeom prst="rect">
                      <a:avLst/>
                    </a:prstGeom>
                    <a:noFill/>
                    <a:ln w="9525">
                      <a:noFill/>
                      <a:headEnd/>
                      <a:tailEnd/>
                    </a:ln>
                  </pic:spPr>
                </pic:pic>
              </a:graphicData>
            </a:graphic>
          </wp:inline>
        </w:drawing>
      </w:r>
    </w:p>
    <w:p w:rsidR="001561B4" w:rsidRPr="001561B4" w:rsidRDefault="001561B4" w:rsidP="001561B4">
      <w:pPr>
        <w:pStyle w:val="BodyText"/>
      </w:pPr>
    </w:p>
    <w:p w:rsidR="00C009B8" w:rsidRDefault="00046B30">
      <w:pPr>
        <w:pStyle w:val="SourceCode"/>
      </w:pPr>
      <w:proofErr w:type="gramStart"/>
      <w:r>
        <w:rPr>
          <w:rStyle w:val="KeywordTok"/>
        </w:rPr>
        <w:t>bwplot</w:t>
      </w:r>
      <w:r>
        <w:rPr>
          <w:rStyle w:val="NormalTok"/>
        </w:rPr>
        <w:t>(</w:t>
      </w:r>
      <w:proofErr w:type="gramEnd"/>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layout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xlab =</w:t>
      </w:r>
      <w:r>
        <w:rPr>
          <w:rStyle w:val="NormalTok"/>
        </w:rPr>
        <w:t xml:space="preserve"> </w:t>
      </w:r>
      <w:r>
        <w:rPr>
          <w:rStyle w:val="StringTok"/>
        </w:rPr>
        <w:t>'Cholesterol level'</w:t>
      </w:r>
      <w:r>
        <w:rPr>
          <w:rStyle w:val="NormalTok"/>
        </w:rPr>
        <w:t>)</w:t>
      </w:r>
    </w:p>
    <w:p w:rsidR="00C009B8" w:rsidRDefault="00046B30" w:rsidP="00B80A99">
      <w:pPr>
        <w:pStyle w:val="FirstParagraph"/>
        <w:jc w:val="center"/>
      </w:pPr>
      <w:r>
        <w:rPr>
          <w:noProof/>
        </w:rPr>
        <w:drawing>
          <wp:inline distT="0" distB="0" distL="0" distR="0">
            <wp:extent cx="3162300" cy="287274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6-3.png"/>
                    <pic:cNvPicPr>
                      <a:picLocks noChangeAspect="1" noChangeArrowheads="1"/>
                    </pic:cNvPicPr>
                  </pic:nvPicPr>
                  <pic:blipFill>
                    <a:blip r:embed="rId89"/>
                    <a:stretch>
                      <a:fillRect/>
                    </a:stretch>
                  </pic:blipFill>
                  <pic:spPr bwMode="auto">
                    <a:xfrm>
                      <a:off x="0" y="0"/>
                      <a:ext cx="3162655" cy="2873062"/>
                    </a:xfrm>
                    <a:prstGeom prst="rect">
                      <a:avLst/>
                    </a:prstGeom>
                    <a:noFill/>
                    <a:ln w="9525">
                      <a:noFill/>
                      <a:headEnd/>
                      <a:tailEnd/>
                    </a:ln>
                  </pic:spPr>
                </pic:pic>
              </a:graphicData>
            </a:graphic>
          </wp:inline>
        </w:drawing>
      </w:r>
    </w:p>
    <w:p w:rsidR="00C009B8" w:rsidRDefault="00046B30">
      <w:pPr>
        <w:pStyle w:val="BodyText"/>
      </w:pPr>
      <w:r>
        <w:t>Then we add an extra grouping layer (</w:t>
      </w:r>
      <w:r>
        <w:rPr>
          <w:rStyle w:val="VerbatimChar"/>
        </w:rPr>
        <w:t>age_cat</w:t>
      </w:r>
      <w:r>
        <w:t xml:space="preserve">) to the boxplots. Remember that we created </w:t>
      </w:r>
      <w:r>
        <w:rPr>
          <w:rStyle w:val="VerbatimChar"/>
        </w:rPr>
        <w:t>age_cat</w:t>
      </w:r>
      <w:r>
        <w:t xml:space="preserve"> in the previous section and added it to </w:t>
      </w:r>
      <w:r>
        <w:rPr>
          <w:rStyle w:val="VerbatimChar"/>
        </w:rPr>
        <w:t>cholest</w:t>
      </w:r>
      <w:r>
        <w:t xml:space="preserve"> data frame.</w:t>
      </w:r>
    </w:p>
    <w:p w:rsidR="001561B4" w:rsidRDefault="001561B4">
      <w:pPr>
        <w:pStyle w:val="BodyText"/>
      </w:pPr>
    </w:p>
    <w:p w:rsidR="00C009B8" w:rsidRDefault="00046B30">
      <w:pPr>
        <w:pStyle w:val="SourceCode"/>
      </w:pPr>
      <w:proofErr w:type="gramStart"/>
      <w:r>
        <w:rPr>
          <w:rStyle w:val="KeywordTok"/>
        </w:rPr>
        <w:t>bwplot</w:t>
      </w:r>
      <w:r>
        <w:rPr>
          <w:rStyle w:val="NormalTok"/>
        </w:rPr>
        <w:t>(</w:t>
      </w:r>
      <w:proofErr w:type="gramEnd"/>
      <w:r>
        <w:rPr>
          <w:rStyle w:val="NormalTok"/>
        </w:rPr>
        <w:t xml:space="preserve">age_cat </w:t>
      </w:r>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layout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1</w:t>
      </w:r>
      <w:r>
        <w:rPr>
          <w:rStyle w:val="NormalTok"/>
        </w:rPr>
        <w:t>))</w:t>
      </w:r>
    </w:p>
    <w:p w:rsidR="00C009B8" w:rsidRDefault="00046B30" w:rsidP="00B80A99">
      <w:pPr>
        <w:pStyle w:val="FirstParagraph"/>
        <w:jc w:val="center"/>
      </w:pPr>
      <w:r>
        <w:rPr>
          <w:noProof/>
        </w:rPr>
        <w:drawing>
          <wp:inline distT="0" distB="0" distL="0" distR="0">
            <wp:extent cx="3619500" cy="30099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7-1.png"/>
                    <pic:cNvPicPr>
                      <a:picLocks noChangeAspect="1" noChangeArrowheads="1"/>
                    </pic:cNvPicPr>
                  </pic:nvPicPr>
                  <pic:blipFill>
                    <a:blip r:embed="rId90"/>
                    <a:stretch>
                      <a:fillRect/>
                    </a:stretch>
                  </pic:blipFill>
                  <pic:spPr bwMode="auto">
                    <a:xfrm>
                      <a:off x="0" y="0"/>
                      <a:ext cx="3619897" cy="3010230"/>
                    </a:xfrm>
                    <a:prstGeom prst="rect">
                      <a:avLst/>
                    </a:prstGeom>
                    <a:noFill/>
                    <a:ln w="9525">
                      <a:noFill/>
                      <a:headEnd/>
                      <a:tailEnd/>
                    </a:ln>
                  </pic:spPr>
                </pic:pic>
              </a:graphicData>
            </a:graphic>
          </wp:inline>
        </w:drawing>
      </w:r>
    </w:p>
    <w:p w:rsidR="001561B4" w:rsidRDefault="001561B4">
      <w:pPr>
        <w:rPr>
          <w:rFonts w:asciiTheme="majorHAnsi" w:eastAsiaTheme="majorEastAsia" w:hAnsiTheme="majorHAnsi" w:cstheme="majorBidi"/>
          <w:b/>
          <w:bCs/>
          <w:color w:val="4F81BD" w:themeColor="accent1"/>
          <w:sz w:val="28"/>
          <w:szCs w:val="28"/>
        </w:rPr>
      </w:pPr>
      <w:bookmarkStart w:id="282" w:name="scatter-plot-1"/>
      <w:bookmarkEnd w:id="282"/>
      <w:r>
        <w:br w:type="page"/>
      </w:r>
    </w:p>
    <w:p w:rsidR="00C009B8" w:rsidRDefault="00046B30">
      <w:pPr>
        <w:pStyle w:val="Heading3"/>
      </w:pPr>
      <w:bookmarkStart w:id="283" w:name="_Toc530050444"/>
      <w:r>
        <w:lastRenderedPageBreak/>
        <w:t>Scatter plot</w:t>
      </w:r>
      <w:bookmarkEnd w:id="283"/>
    </w:p>
    <w:p w:rsidR="00C009B8" w:rsidRDefault="00046B30">
      <w:pPr>
        <w:pStyle w:val="FirstParagraph"/>
      </w:pPr>
      <w:r>
        <w:t xml:space="preserve">We can also plot scatter plot easily in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w:t>
      </w:r>
    </w:p>
    <w:p w:rsidR="00C009B8" w:rsidRDefault="00046B30">
      <w:pPr>
        <w:pStyle w:val="SourceCode"/>
      </w:pPr>
      <w:proofErr w:type="gramStart"/>
      <w:r>
        <w:rPr>
          <w:rStyle w:val="KeywordTok"/>
        </w:rPr>
        <w:t>xyplot</w:t>
      </w:r>
      <w:r>
        <w:rPr>
          <w:rStyle w:val="NormalTok"/>
        </w:rPr>
        <w:t>(</w:t>
      </w:r>
      <w:proofErr w:type="gramEnd"/>
      <w:r>
        <w:rPr>
          <w:rStyle w:val="NormalTok"/>
        </w:rPr>
        <w:t xml:space="preserve">chol </w:t>
      </w:r>
      <w:r>
        <w:rPr>
          <w:rStyle w:val="OperatorTok"/>
        </w:rPr>
        <w:t>~</w:t>
      </w:r>
      <w:r>
        <w:rPr>
          <w:rStyle w:val="StringTok"/>
        </w:rPr>
        <w:t xml:space="preserve"> </w:t>
      </w:r>
      <w:r>
        <w:rPr>
          <w:rStyle w:val="NormalTok"/>
        </w:rPr>
        <w:t xml:space="preserve">age, </w:t>
      </w:r>
      <w:r>
        <w:rPr>
          <w:rStyle w:val="DataTypeTok"/>
        </w:rPr>
        <w:t>data =</w:t>
      </w:r>
      <w:r>
        <w:rPr>
          <w:rStyle w:val="NormalTok"/>
        </w:rPr>
        <w:t xml:space="preserve"> cholest)</w:t>
      </w:r>
    </w:p>
    <w:p w:rsidR="00C009B8" w:rsidRDefault="00046B30" w:rsidP="00B80A99">
      <w:pPr>
        <w:pStyle w:val="FirstParagraph"/>
        <w:jc w:val="center"/>
      </w:pPr>
      <w:r>
        <w:rPr>
          <w:noProof/>
        </w:rPr>
        <w:drawing>
          <wp:inline distT="0" distB="0" distL="0" distR="0">
            <wp:extent cx="3825240" cy="36576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8-1.png"/>
                    <pic:cNvPicPr>
                      <a:picLocks noChangeAspect="1" noChangeArrowheads="1"/>
                    </pic:cNvPicPr>
                  </pic:nvPicPr>
                  <pic:blipFill>
                    <a:blip r:embed="rId91"/>
                    <a:stretch>
                      <a:fillRect/>
                    </a:stretch>
                  </pic:blipFill>
                  <pic:spPr bwMode="auto">
                    <a:xfrm>
                      <a:off x="0" y="0"/>
                      <a:ext cx="3825657" cy="3657999"/>
                    </a:xfrm>
                    <a:prstGeom prst="rect">
                      <a:avLst/>
                    </a:prstGeom>
                    <a:noFill/>
                    <a:ln w="9525">
                      <a:noFill/>
                      <a:headEnd/>
                      <a:tailEnd/>
                    </a:ln>
                  </pic:spPr>
                </pic:pic>
              </a:graphicData>
            </a:graphic>
          </wp:inline>
        </w:drawing>
      </w:r>
    </w:p>
    <w:p w:rsidR="00C009B8" w:rsidRDefault="00046B30">
      <w:pPr>
        <w:pStyle w:val="BodyText"/>
      </w:pPr>
      <w:r>
        <w:t>However, to add the line is a bit tricky as shown below,</w:t>
      </w:r>
    </w:p>
    <w:p w:rsidR="001561B4" w:rsidRDefault="001561B4">
      <w:pPr>
        <w:pStyle w:val="BodyText"/>
      </w:pPr>
    </w:p>
    <w:p w:rsidR="00C009B8" w:rsidRDefault="00046B30">
      <w:pPr>
        <w:pStyle w:val="SourceCode"/>
      </w:pPr>
      <w:proofErr w:type="gramStart"/>
      <w:r>
        <w:rPr>
          <w:rStyle w:val="KeywordTok"/>
        </w:rPr>
        <w:t>xyplot</w:t>
      </w:r>
      <w:r>
        <w:rPr>
          <w:rStyle w:val="NormalTok"/>
        </w:rPr>
        <w:t>(</w:t>
      </w:r>
      <w:proofErr w:type="gramEnd"/>
      <w:r>
        <w:rPr>
          <w:rStyle w:val="NormalTok"/>
        </w:rPr>
        <w:t xml:space="preserve">chol </w:t>
      </w:r>
      <w:r>
        <w:rPr>
          <w:rStyle w:val="OperatorTok"/>
        </w:rPr>
        <w:t>~</w:t>
      </w:r>
      <w:r>
        <w:rPr>
          <w:rStyle w:val="StringTok"/>
        </w:rPr>
        <w:t xml:space="preserve"> </w:t>
      </w:r>
      <w:r>
        <w:rPr>
          <w:rStyle w:val="NormalTok"/>
        </w:rPr>
        <w:t xml:space="preserve">age, </w:t>
      </w:r>
      <w:r>
        <w:rPr>
          <w:rStyle w:val="DataTypeTok"/>
        </w:rPr>
        <w:t>data =</w:t>
      </w:r>
      <w:r>
        <w:rPr>
          <w:rStyle w:val="NormalTok"/>
        </w:rPr>
        <w:t xml:space="preserve"> cholest,</w:t>
      </w:r>
      <w:r>
        <w:br/>
      </w:r>
      <w:r>
        <w:rPr>
          <w:rStyle w:val="NormalTok"/>
        </w:rPr>
        <w:t xml:space="preserve">       </w:t>
      </w:r>
      <w:r>
        <w:rPr>
          <w:rStyle w:val="DataTypeTok"/>
        </w:rPr>
        <w:t>panel =</w:t>
      </w:r>
      <w:r>
        <w:rPr>
          <w:rStyle w:val="NormalTok"/>
        </w:rPr>
        <w:t xml:space="preserve"> </w:t>
      </w:r>
      <w:r>
        <w:rPr>
          <w:rStyle w:val="ControlFlowTok"/>
        </w:rPr>
        <w:t>function</w:t>
      </w:r>
      <w:r>
        <w:rPr>
          <w:rStyle w:val="NormalTok"/>
        </w:rPr>
        <w:t>(x, y) {</w:t>
      </w:r>
      <w:r>
        <w:br/>
      </w:r>
      <w:r>
        <w:rPr>
          <w:rStyle w:val="NormalTok"/>
        </w:rPr>
        <w:t xml:space="preserve">         </w:t>
      </w:r>
      <w:r>
        <w:rPr>
          <w:rStyle w:val="KeywordTok"/>
        </w:rPr>
        <w:t>panel.xyplot</w:t>
      </w:r>
      <w:r>
        <w:rPr>
          <w:rStyle w:val="NormalTok"/>
        </w:rPr>
        <w:t>(x, y)</w:t>
      </w:r>
      <w:r>
        <w:br/>
      </w:r>
      <w:r>
        <w:rPr>
          <w:rStyle w:val="NormalTok"/>
        </w:rPr>
        <w:t xml:space="preserve">         </w:t>
      </w:r>
      <w:r>
        <w:rPr>
          <w:rStyle w:val="KeywordTok"/>
        </w:rPr>
        <w:t>panel.abline</w:t>
      </w:r>
      <w:r>
        <w:rPr>
          <w:rStyle w:val="NormalTok"/>
        </w:rPr>
        <w:t>(</w:t>
      </w:r>
      <w:r>
        <w:rPr>
          <w:rStyle w:val="KeywordTok"/>
        </w:rPr>
        <w:t>line</w:t>
      </w:r>
      <w:r>
        <w:rPr>
          <w:rStyle w:val="NormalTok"/>
        </w:rPr>
        <w:t>(x, y))</w:t>
      </w:r>
      <w:r>
        <w:br/>
      </w:r>
      <w:r>
        <w:rPr>
          <w:rStyle w:val="NormalTok"/>
        </w:rPr>
        <w:t xml:space="preserve">         })</w:t>
      </w:r>
    </w:p>
    <w:p w:rsidR="00B80A99" w:rsidRDefault="00046B30" w:rsidP="00B80A99">
      <w:pPr>
        <w:pStyle w:val="FirstParagraph"/>
        <w:jc w:val="center"/>
      </w:pPr>
      <w:r>
        <w:rPr>
          <w:noProof/>
        </w:rPr>
        <w:lastRenderedPageBreak/>
        <w:drawing>
          <wp:inline distT="0" distB="0" distL="0" distR="0">
            <wp:extent cx="3063240" cy="291084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9-1.png"/>
                    <pic:cNvPicPr>
                      <a:picLocks noChangeAspect="1" noChangeArrowheads="1"/>
                    </pic:cNvPicPr>
                  </pic:nvPicPr>
                  <pic:blipFill>
                    <a:blip r:embed="rId92"/>
                    <a:stretch>
                      <a:fillRect/>
                    </a:stretch>
                  </pic:blipFill>
                  <pic:spPr bwMode="auto">
                    <a:xfrm>
                      <a:off x="0" y="0"/>
                      <a:ext cx="3063576" cy="2911159"/>
                    </a:xfrm>
                    <a:prstGeom prst="rect">
                      <a:avLst/>
                    </a:prstGeom>
                    <a:noFill/>
                    <a:ln w="9525">
                      <a:noFill/>
                      <a:headEnd/>
                      <a:tailEnd/>
                    </a:ln>
                  </pic:spPr>
                </pic:pic>
              </a:graphicData>
            </a:graphic>
          </wp:inline>
        </w:drawing>
      </w:r>
    </w:p>
    <w:p w:rsidR="00C009B8" w:rsidRDefault="00046B30">
      <w:pPr>
        <w:pStyle w:val="FirstParagraph"/>
      </w:pPr>
      <w:r>
        <w:t xml:space="preserve">We find it easier to do this by </w:t>
      </w:r>
      <w:r>
        <w:rPr>
          <w:rStyle w:val="VerbatimChar"/>
        </w:rPr>
        <w:t>graphics</w:t>
      </w:r>
      <w:r w:rsidR="00D1531D">
        <w:rPr>
          <w:rStyle w:val="VerbatimChar"/>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rStyle w:val="VerbatimChar"/>
        </w:rPr>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w:t>
      </w:r>
    </w:p>
    <w:p w:rsidR="00C009B8" w:rsidRDefault="00046B30">
      <w:pPr>
        <w:pStyle w:val="BodyText"/>
      </w:pPr>
      <w:r>
        <w:t>Despite this slight “trickiness”, it is relatively easily to obtain scatter plots by group,</w:t>
      </w:r>
    </w:p>
    <w:p w:rsidR="001561B4" w:rsidRDefault="001561B4">
      <w:pPr>
        <w:pStyle w:val="BodyText"/>
      </w:pPr>
    </w:p>
    <w:p w:rsidR="00C009B8" w:rsidRDefault="00046B30">
      <w:pPr>
        <w:pStyle w:val="SourceCode"/>
      </w:pPr>
      <w:proofErr w:type="gramStart"/>
      <w:r>
        <w:rPr>
          <w:rStyle w:val="KeywordTok"/>
        </w:rPr>
        <w:t>xyplot</w:t>
      </w:r>
      <w:r>
        <w:rPr>
          <w:rStyle w:val="NormalTok"/>
        </w:rPr>
        <w:t>(</w:t>
      </w:r>
      <w:proofErr w:type="gramEnd"/>
      <w:r>
        <w:rPr>
          <w:rStyle w:val="NormalTok"/>
        </w:rPr>
        <w:t xml:space="preserve">chol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w:t>
      </w:r>
      <w:r>
        <w:br/>
      </w:r>
      <w:r>
        <w:rPr>
          <w:rStyle w:val="NormalTok"/>
        </w:rPr>
        <w:t xml:space="preserve">       </w:t>
      </w:r>
      <w:r>
        <w:rPr>
          <w:rStyle w:val="DataTypeTok"/>
        </w:rPr>
        <w:t>panel =</w:t>
      </w:r>
      <w:r>
        <w:rPr>
          <w:rStyle w:val="NormalTok"/>
        </w:rPr>
        <w:t xml:space="preserve"> </w:t>
      </w:r>
      <w:r>
        <w:rPr>
          <w:rStyle w:val="ControlFlowTok"/>
        </w:rPr>
        <w:t>function</w:t>
      </w:r>
      <w:r>
        <w:rPr>
          <w:rStyle w:val="NormalTok"/>
        </w:rPr>
        <w:t>(x, y) {</w:t>
      </w:r>
      <w:r>
        <w:br/>
      </w:r>
      <w:r>
        <w:rPr>
          <w:rStyle w:val="NormalTok"/>
        </w:rPr>
        <w:t xml:space="preserve">         </w:t>
      </w:r>
      <w:r>
        <w:rPr>
          <w:rStyle w:val="KeywordTok"/>
        </w:rPr>
        <w:t>panel.xyplot</w:t>
      </w:r>
      <w:r>
        <w:rPr>
          <w:rStyle w:val="NormalTok"/>
        </w:rPr>
        <w:t>(x, y)</w:t>
      </w:r>
      <w:r>
        <w:br/>
      </w:r>
      <w:r>
        <w:rPr>
          <w:rStyle w:val="NormalTok"/>
        </w:rPr>
        <w:t xml:space="preserve">         </w:t>
      </w:r>
      <w:r>
        <w:rPr>
          <w:rStyle w:val="KeywordTok"/>
        </w:rPr>
        <w:t>panel.abline</w:t>
      </w:r>
      <w:r>
        <w:rPr>
          <w:rStyle w:val="NormalTok"/>
        </w:rPr>
        <w:t>(</w:t>
      </w:r>
      <w:r>
        <w:rPr>
          <w:rStyle w:val="KeywordTok"/>
        </w:rPr>
        <w:t>line</w:t>
      </w:r>
      <w:r>
        <w:rPr>
          <w:rStyle w:val="NormalTok"/>
        </w:rPr>
        <w:t>(x, y))</w:t>
      </w:r>
      <w:r>
        <w:br/>
      </w:r>
      <w:r>
        <w:rPr>
          <w:rStyle w:val="NormalTok"/>
        </w:rPr>
        <w:t xml:space="preserve">       })</w:t>
      </w:r>
    </w:p>
    <w:p w:rsidR="00C009B8" w:rsidRDefault="00046B30" w:rsidP="00B80A99">
      <w:pPr>
        <w:pStyle w:val="FirstParagraph"/>
        <w:jc w:val="center"/>
      </w:pPr>
      <w:r>
        <w:rPr>
          <w:noProof/>
        </w:rPr>
        <w:drawing>
          <wp:inline distT="0" distB="0" distL="0" distR="0">
            <wp:extent cx="3002280" cy="333756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0-1.png"/>
                    <pic:cNvPicPr>
                      <a:picLocks noChangeAspect="1" noChangeArrowheads="1"/>
                    </pic:cNvPicPr>
                  </pic:nvPicPr>
                  <pic:blipFill>
                    <a:blip r:embed="rId93"/>
                    <a:stretch>
                      <a:fillRect/>
                    </a:stretch>
                  </pic:blipFill>
                  <pic:spPr bwMode="auto">
                    <a:xfrm>
                      <a:off x="0" y="0"/>
                      <a:ext cx="3002611" cy="3337928"/>
                    </a:xfrm>
                    <a:prstGeom prst="rect">
                      <a:avLst/>
                    </a:prstGeom>
                    <a:noFill/>
                    <a:ln w="9525">
                      <a:noFill/>
                      <a:headEnd/>
                      <a:tailEnd/>
                    </a:ln>
                  </pic:spPr>
                </pic:pic>
              </a:graphicData>
            </a:graphic>
          </wp:inline>
        </w:drawing>
      </w:r>
    </w:p>
    <w:p w:rsidR="00C009B8" w:rsidRDefault="00046B30">
      <w:pPr>
        <w:pStyle w:val="Heading3"/>
      </w:pPr>
      <w:bookmarkStart w:id="284" w:name="bar-chart"/>
      <w:bookmarkStart w:id="285" w:name="_Toc530050445"/>
      <w:bookmarkEnd w:id="284"/>
      <w:r>
        <w:lastRenderedPageBreak/>
        <w:t>Bar chart</w:t>
      </w:r>
      <w:bookmarkEnd w:id="285"/>
    </w:p>
    <w:p w:rsidR="00C009B8" w:rsidRDefault="00046B30">
      <w:pPr>
        <w:pStyle w:val="FirstParagraph"/>
      </w:pPr>
      <w:r>
        <w:t xml:space="preserve">For categorical variables, we can easily plot bar charts in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We generate the count per group for the categorical variable, for example </w:t>
      </w:r>
      <w:r>
        <w:rPr>
          <w:rStyle w:val="VerbatimChar"/>
        </w:rPr>
        <w:t>categ</w:t>
      </w:r>
      <w:r>
        <w:t>:</w:t>
      </w:r>
    </w:p>
    <w:p w:rsidR="001561B4" w:rsidRPr="001561B4" w:rsidRDefault="001561B4" w:rsidP="001561B4">
      <w:pPr>
        <w:pStyle w:val="BodyText"/>
      </w:pPr>
    </w:p>
    <w:p w:rsidR="00C009B8" w:rsidRDefault="00046B30">
      <w:pPr>
        <w:pStyle w:val="SourceCode"/>
      </w:pPr>
      <w:r>
        <w:rPr>
          <w:rStyle w:val="NormalTok"/>
        </w:rPr>
        <w:t>counts &lt;-</w:t>
      </w:r>
      <w:r>
        <w:rPr>
          <w:rStyle w:val="StringTok"/>
        </w:rPr>
        <w:t xml:space="preserve"> </w:t>
      </w:r>
      <w:r>
        <w:rPr>
          <w:rStyle w:val="KeywordTok"/>
        </w:rPr>
        <w:t>table</w:t>
      </w:r>
      <w:r>
        <w:rPr>
          <w:rStyle w:val="NormalTok"/>
        </w:rPr>
        <w:t>(cholest</w:t>
      </w:r>
      <w:r>
        <w:rPr>
          <w:rStyle w:val="OperatorTok"/>
        </w:rPr>
        <w:t>$</w:t>
      </w:r>
      <w:r>
        <w:rPr>
          <w:rStyle w:val="NormalTok"/>
        </w:rPr>
        <w:t>categ)</w:t>
      </w:r>
      <w:r>
        <w:br/>
      </w:r>
      <w:r>
        <w:rPr>
          <w:rStyle w:val="NormalTok"/>
        </w:rPr>
        <w:t>counts</w:t>
      </w:r>
    </w:p>
    <w:p w:rsidR="00C009B8" w:rsidRDefault="00046B30">
      <w:pPr>
        <w:pStyle w:val="SourceCode"/>
      </w:pPr>
      <w:r>
        <w:rPr>
          <w:rStyle w:val="VerbatimChar"/>
        </w:rPr>
        <w:t xml:space="preserve">## </w:t>
      </w:r>
      <w:r>
        <w:br/>
      </w:r>
      <w:r>
        <w:rPr>
          <w:rStyle w:val="VerbatimChar"/>
        </w:rPr>
        <w:t xml:space="preserve">## Grp A Grp B Grp C </w:t>
      </w:r>
      <w:r>
        <w:br/>
      </w:r>
      <w:r>
        <w:rPr>
          <w:rStyle w:val="VerbatimChar"/>
        </w:rPr>
        <w:t>##    25    33    22</w:t>
      </w:r>
    </w:p>
    <w:p w:rsidR="001561B4" w:rsidRDefault="001561B4">
      <w:pPr>
        <w:pStyle w:val="FirstParagraph"/>
      </w:pPr>
    </w:p>
    <w:p w:rsidR="00C009B8" w:rsidRDefault="00046B30">
      <w:pPr>
        <w:pStyle w:val="FirstParagraph"/>
      </w:pPr>
      <w:r>
        <w:t xml:space="preserve">Now, plot the frequencies for the </w:t>
      </w:r>
      <w:r>
        <w:rPr>
          <w:rStyle w:val="VerbatimChar"/>
        </w:rPr>
        <w:t>counts</w:t>
      </w:r>
      <w:r>
        <w:t xml:space="preserv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w:t>
      </w:r>
    </w:p>
    <w:p w:rsidR="001561B4" w:rsidRPr="001561B4" w:rsidRDefault="001561B4" w:rsidP="001561B4">
      <w:pPr>
        <w:pStyle w:val="BodyText"/>
      </w:pPr>
    </w:p>
    <w:p w:rsidR="00C009B8" w:rsidRDefault="00046B30">
      <w:pPr>
        <w:pStyle w:val="SourceCode"/>
      </w:pPr>
      <w:proofErr w:type="gramStart"/>
      <w:r>
        <w:rPr>
          <w:rStyle w:val="KeywordTok"/>
        </w:rPr>
        <w:t>barchart</w:t>
      </w:r>
      <w:r>
        <w:rPr>
          <w:rStyle w:val="NormalTok"/>
        </w:rPr>
        <w:t>(</w:t>
      </w:r>
      <w:proofErr w:type="gramEnd"/>
      <w:r>
        <w:rPr>
          <w:rStyle w:val="NormalTok"/>
        </w:rPr>
        <w:t xml:space="preserve">counts, </w:t>
      </w:r>
      <w:r>
        <w:rPr>
          <w:rStyle w:val="DataTypeTok"/>
        </w:rPr>
        <w:t>ylab =</w:t>
      </w:r>
      <w:r>
        <w:rPr>
          <w:rStyle w:val="NormalTok"/>
        </w:rPr>
        <w:t xml:space="preserve"> </w:t>
      </w:r>
      <w:r>
        <w:rPr>
          <w:rStyle w:val="StringTok"/>
        </w:rPr>
        <w:t>"Intervention group"</w:t>
      </w:r>
      <w:r>
        <w:rPr>
          <w:rStyle w:val="NormalTok"/>
        </w:rPr>
        <w:t xml:space="preserve">, </w:t>
      </w:r>
      <w:r>
        <w:rPr>
          <w:rStyle w:val="DataTypeTok"/>
        </w:rPr>
        <w:t>xlab =</w:t>
      </w:r>
      <w:r>
        <w:rPr>
          <w:rStyle w:val="NormalTok"/>
        </w:rPr>
        <w:t xml:space="preserve"> </w:t>
      </w:r>
      <w:r>
        <w:rPr>
          <w:rStyle w:val="StringTok"/>
        </w:rPr>
        <w:t>"Frequency"</w:t>
      </w:r>
      <w:r>
        <w:rPr>
          <w:rStyle w:val="NormalTok"/>
        </w:rPr>
        <w:t xml:space="preserve">, </w:t>
      </w:r>
      <w:r>
        <w:br/>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3</w:t>
      </w:r>
      <w:r>
        <w:rPr>
          <w:rStyle w:val="NormalTok"/>
        </w:rPr>
        <w:t>))</w:t>
      </w:r>
    </w:p>
    <w:p w:rsidR="00C009B8" w:rsidRDefault="00046B30" w:rsidP="00B80A99">
      <w:pPr>
        <w:pStyle w:val="FirstParagraph"/>
        <w:jc w:val="center"/>
      </w:pPr>
      <w:r>
        <w:rPr>
          <w:noProof/>
        </w:rPr>
        <w:drawing>
          <wp:inline distT="0" distB="0" distL="0" distR="0">
            <wp:extent cx="3604260" cy="339852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2-1.png"/>
                    <pic:cNvPicPr>
                      <a:picLocks noChangeAspect="1" noChangeArrowheads="1"/>
                    </pic:cNvPicPr>
                  </pic:nvPicPr>
                  <pic:blipFill>
                    <a:blip r:embed="rId94"/>
                    <a:stretch>
                      <a:fillRect/>
                    </a:stretch>
                  </pic:blipFill>
                  <pic:spPr bwMode="auto">
                    <a:xfrm>
                      <a:off x="0" y="0"/>
                      <a:ext cx="3604656" cy="3398893"/>
                    </a:xfrm>
                    <a:prstGeom prst="rect">
                      <a:avLst/>
                    </a:prstGeom>
                    <a:noFill/>
                    <a:ln w="9525">
                      <a:noFill/>
                      <a:headEnd/>
                      <a:tailEnd/>
                    </a:ln>
                  </pic:spPr>
                </pic:pic>
              </a:graphicData>
            </a:graphic>
          </wp:inline>
        </w:drawing>
      </w:r>
    </w:p>
    <w:p w:rsidR="00C009B8" w:rsidRDefault="00046B30">
      <w:pPr>
        <w:pStyle w:val="BodyText"/>
      </w:pPr>
      <w:r>
        <w:t>We can also have stacked bar chart</w:t>
      </w:r>
      <w:r w:rsidR="00D1531D">
        <w:fldChar w:fldCharType="begin"/>
      </w:r>
      <w:r w:rsidR="00D1531D">
        <w:instrText xml:space="preserve"> XE "</w:instrText>
      </w:r>
      <w:r w:rsidR="00D1531D" w:rsidRPr="00A16D95">
        <w:instrText>bar chart</w:instrText>
      </w:r>
      <w:r w:rsidR="00D1531D">
        <w:instrText xml:space="preserve">" </w:instrText>
      </w:r>
      <w:r w:rsidR="00D1531D">
        <w:fldChar w:fldCharType="end"/>
      </w:r>
      <w:r>
        <w:t xml:space="preserve"> based on counts from cross-tabulation of </w:t>
      </w:r>
      <w:r>
        <w:rPr>
          <w:rStyle w:val="VerbatimChar"/>
        </w:rPr>
        <w:t>sex</w:t>
      </w:r>
      <w:r>
        <w:t xml:space="preserve"> and </w:t>
      </w:r>
      <w:r>
        <w:rPr>
          <w:rStyle w:val="VerbatimChar"/>
        </w:rPr>
        <w:t>age_cat</w:t>
      </w:r>
      <w:r>
        <w:t>,</w:t>
      </w:r>
    </w:p>
    <w:p w:rsidR="00D3742C" w:rsidRDefault="00D3742C">
      <w:r>
        <w:br w:type="page"/>
      </w:r>
    </w:p>
    <w:p w:rsidR="001561B4" w:rsidRDefault="001561B4">
      <w:pPr>
        <w:pStyle w:val="BodyText"/>
      </w:pPr>
    </w:p>
    <w:p w:rsidR="00C009B8" w:rsidRDefault="00046B30">
      <w:pPr>
        <w:pStyle w:val="SourceCode"/>
      </w:pPr>
      <w:r>
        <w:rPr>
          <w:rStyle w:val="NormalTok"/>
        </w:rPr>
        <w:t>cross &lt;-</w:t>
      </w:r>
      <w:r>
        <w:rPr>
          <w:rStyle w:val="StringTok"/>
        </w:rPr>
        <w:t xml:space="preserve"> </w:t>
      </w:r>
      <w:proofErr w:type="gramStart"/>
      <w:r>
        <w:rPr>
          <w:rStyle w:val="KeywordTok"/>
        </w:rPr>
        <w:t>table</w:t>
      </w:r>
      <w:r>
        <w:rPr>
          <w:rStyle w:val="NormalTok"/>
        </w:rPr>
        <w:t>(</w:t>
      </w:r>
      <w:proofErr w:type="gramEnd"/>
      <w:r>
        <w:rPr>
          <w:rStyle w:val="NormalTok"/>
        </w:rPr>
        <w:t>cholest</w:t>
      </w:r>
      <w:r>
        <w:rPr>
          <w:rStyle w:val="OperatorTok"/>
        </w:rPr>
        <w:t>$</w:t>
      </w:r>
      <w:r>
        <w:rPr>
          <w:rStyle w:val="NormalTok"/>
        </w:rPr>
        <w:t>sex, cholest</w:t>
      </w:r>
      <w:r>
        <w:rPr>
          <w:rStyle w:val="OperatorTok"/>
        </w:rPr>
        <w:t>$</w:t>
      </w:r>
      <w:r>
        <w:rPr>
          <w:rStyle w:val="NormalTok"/>
        </w:rPr>
        <w:t>age_cat)</w:t>
      </w:r>
      <w:r>
        <w:br/>
      </w:r>
      <w:r>
        <w:rPr>
          <w:rStyle w:val="KeywordTok"/>
        </w:rPr>
        <w:t>barchart</w:t>
      </w:r>
      <w:r>
        <w:rPr>
          <w:rStyle w:val="NormalTok"/>
        </w:rPr>
        <w:t xml:space="preserve">(cross, </w:t>
      </w:r>
      <w:r>
        <w:rPr>
          <w:rStyle w:val="DataTypeTok"/>
        </w:rPr>
        <w:t>auto.key =</w:t>
      </w:r>
      <w:r>
        <w:rPr>
          <w:rStyle w:val="NormalTok"/>
        </w:rPr>
        <w:t xml:space="preserve"> T, </w:t>
      </w:r>
      <w:r>
        <w:rPr>
          <w:rStyle w:val="DataTypeTok"/>
        </w:rPr>
        <w:t>ylab =</w:t>
      </w:r>
      <w:r>
        <w:rPr>
          <w:rStyle w:val="NormalTok"/>
        </w:rPr>
        <w:t xml:space="preserve"> </w:t>
      </w:r>
      <w:r>
        <w:rPr>
          <w:rStyle w:val="StringTok"/>
        </w:rPr>
        <w:t>"Sex"</w:t>
      </w:r>
      <w:r>
        <w:rPr>
          <w:rStyle w:val="NormalTok"/>
        </w:rPr>
        <w:t xml:space="preserve">, </w:t>
      </w:r>
      <w:r>
        <w:rPr>
          <w:rStyle w:val="DataTypeTok"/>
        </w:rPr>
        <w:t>xlab =</w:t>
      </w:r>
      <w:r>
        <w:rPr>
          <w:rStyle w:val="NormalTok"/>
        </w:rPr>
        <w:t xml:space="preserve"> </w:t>
      </w:r>
      <w:r>
        <w:rPr>
          <w:rStyle w:val="StringTok"/>
        </w:rPr>
        <w:t>"Frequency"</w:t>
      </w:r>
      <w:r>
        <w:rPr>
          <w:rStyle w:val="NormalTok"/>
        </w:rPr>
        <w:t>)</w:t>
      </w:r>
    </w:p>
    <w:p w:rsidR="00C009B8" w:rsidRDefault="00046B30" w:rsidP="00B80A99">
      <w:pPr>
        <w:pStyle w:val="FirstParagraph"/>
        <w:jc w:val="center"/>
      </w:pPr>
      <w:r>
        <w:rPr>
          <w:noProof/>
        </w:rPr>
        <w:drawing>
          <wp:inline distT="0" distB="0" distL="0" distR="0">
            <wp:extent cx="3619500" cy="336042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3-1.png"/>
                    <pic:cNvPicPr>
                      <a:picLocks noChangeAspect="1" noChangeArrowheads="1"/>
                    </pic:cNvPicPr>
                  </pic:nvPicPr>
                  <pic:blipFill>
                    <a:blip r:embed="rId95"/>
                    <a:stretch>
                      <a:fillRect/>
                    </a:stretch>
                  </pic:blipFill>
                  <pic:spPr bwMode="auto">
                    <a:xfrm>
                      <a:off x="0" y="0"/>
                      <a:ext cx="3619901" cy="3360792"/>
                    </a:xfrm>
                    <a:prstGeom prst="rect">
                      <a:avLst/>
                    </a:prstGeom>
                    <a:noFill/>
                    <a:ln w="9525">
                      <a:noFill/>
                      <a:headEnd/>
                      <a:tailEnd/>
                    </a:ln>
                  </pic:spPr>
                </pic:pic>
              </a:graphicData>
            </a:graphic>
          </wp:inline>
        </w:drawing>
      </w:r>
    </w:p>
    <w:p w:rsidR="00C009B8" w:rsidRDefault="00046B30">
      <w:pPr>
        <w:pStyle w:val="SourceCode"/>
      </w:pPr>
      <w:r>
        <w:rPr>
          <w:rStyle w:val="KeywordTok"/>
        </w:rPr>
        <w:t>barchart</w:t>
      </w:r>
      <w:r>
        <w:rPr>
          <w:rStyle w:val="NormalTok"/>
        </w:rPr>
        <w:t>(</w:t>
      </w:r>
      <w:r>
        <w:rPr>
          <w:rStyle w:val="KeywordTok"/>
        </w:rPr>
        <w:t>t</w:t>
      </w:r>
      <w:r>
        <w:rPr>
          <w:rStyle w:val="NormalTok"/>
        </w:rPr>
        <w:t xml:space="preserve">(cross), </w:t>
      </w:r>
      <w:r>
        <w:rPr>
          <w:rStyle w:val="DataTypeTok"/>
        </w:rPr>
        <w:t>auto.key =</w:t>
      </w:r>
      <w:r>
        <w:rPr>
          <w:rStyle w:val="NormalTok"/>
        </w:rPr>
        <w:t xml:space="preserve"> T, </w:t>
      </w:r>
      <w:r>
        <w:rPr>
          <w:rStyle w:val="DataTypeTok"/>
        </w:rPr>
        <w:t>ylab =</w:t>
      </w:r>
      <w:r>
        <w:rPr>
          <w:rStyle w:val="NormalTok"/>
        </w:rPr>
        <w:t xml:space="preserve"> </w:t>
      </w:r>
      <w:r>
        <w:rPr>
          <w:rStyle w:val="StringTok"/>
        </w:rPr>
        <w:t>"Age group"</w:t>
      </w:r>
      <w:r>
        <w:rPr>
          <w:rStyle w:val="NormalTok"/>
        </w:rPr>
        <w:t xml:space="preserve">, </w:t>
      </w:r>
      <w:r>
        <w:rPr>
          <w:rStyle w:val="DataTypeTok"/>
        </w:rPr>
        <w:t>xlab =</w:t>
      </w:r>
      <w:r>
        <w:rPr>
          <w:rStyle w:val="NormalTok"/>
        </w:rPr>
        <w:t xml:space="preserve"> </w:t>
      </w:r>
      <w:r>
        <w:rPr>
          <w:rStyle w:val="StringTok"/>
        </w:rPr>
        <w:t>"Frequency"</w:t>
      </w:r>
      <w:r>
        <w:rPr>
          <w:rStyle w:val="NormalTok"/>
        </w:rPr>
        <w:t>)</w:t>
      </w:r>
    </w:p>
    <w:p w:rsidR="00B80A99" w:rsidRDefault="00046B30" w:rsidP="00B80A99">
      <w:pPr>
        <w:pStyle w:val="FirstParagraph"/>
        <w:jc w:val="center"/>
      </w:pPr>
      <w:r>
        <w:rPr>
          <w:noProof/>
        </w:rPr>
        <w:drawing>
          <wp:inline distT="0" distB="0" distL="0" distR="0">
            <wp:extent cx="3886200" cy="370332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3-2.png"/>
                    <pic:cNvPicPr>
                      <a:picLocks noChangeAspect="1" noChangeArrowheads="1"/>
                    </pic:cNvPicPr>
                  </pic:nvPicPr>
                  <pic:blipFill>
                    <a:blip r:embed="rId96"/>
                    <a:stretch>
                      <a:fillRect/>
                    </a:stretch>
                  </pic:blipFill>
                  <pic:spPr bwMode="auto">
                    <a:xfrm>
                      <a:off x="0" y="0"/>
                      <a:ext cx="3886626" cy="3703726"/>
                    </a:xfrm>
                    <a:prstGeom prst="rect">
                      <a:avLst/>
                    </a:prstGeom>
                    <a:noFill/>
                    <a:ln w="9525">
                      <a:noFill/>
                      <a:headEnd/>
                      <a:tailEnd/>
                    </a:ln>
                  </pic:spPr>
                </pic:pic>
              </a:graphicData>
            </a:graphic>
          </wp:inline>
        </w:drawing>
      </w:r>
    </w:p>
    <w:p w:rsidR="00B80A99" w:rsidRDefault="00B80A99">
      <w:pPr>
        <w:pStyle w:val="FirstParagraph"/>
        <w:rPr>
          <w:rStyle w:val="VerbatimChar"/>
        </w:rPr>
      </w:pPr>
    </w:p>
    <w:p w:rsidR="00C009B8" w:rsidRDefault="00046B30">
      <w:pPr>
        <w:pStyle w:val="FirstParagraph"/>
      </w:pPr>
      <w:r>
        <w:rPr>
          <w:rStyle w:val="VerbatimChar"/>
        </w:rPr>
        <w:t>auto.key</w:t>
      </w:r>
      <w:r>
        <w:t xml:space="preserve"> automatically gives us the legend. This is a special feature of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With </w:t>
      </w:r>
      <w:r>
        <w:rPr>
          <w:rStyle w:val="VerbatimChar"/>
        </w:rPr>
        <w:t>auto.key</w:t>
      </w:r>
      <w:r>
        <w:t xml:space="preserve"> it is better to leave the color choice to the function. We also use </w:t>
      </w:r>
      <w:proofErr w:type="gramStart"/>
      <w:r>
        <w:rPr>
          <w:rStyle w:val="VerbatimChar"/>
        </w:rPr>
        <w:t>t(</w:t>
      </w:r>
      <w:proofErr w:type="gramEnd"/>
      <w:r>
        <w:rPr>
          <w:rStyle w:val="VerbatimChar"/>
        </w:rPr>
        <w:t>)</w:t>
      </w:r>
      <w:r>
        <w:t xml:space="preserve"> transpose function. Because </w:t>
      </w:r>
      <w:proofErr w:type="gramStart"/>
      <w:r>
        <w:rPr>
          <w:rStyle w:val="VerbatimChar"/>
        </w:rPr>
        <w:t>barchart(</w:t>
      </w:r>
      <w:proofErr w:type="gramEnd"/>
      <w:r>
        <w:rPr>
          <w:rStyle w:val="VerbatimChar"/>
        </w:rPr>
        <w:t>)</w:t>
      </w:r>
      <w:r>
        <w:t xml:space="preserve"> treat counts from </w:t>
      </w:r>
      <w:r>
        <w:rPr>
          <w:rStyle w:val="VerbatimChar"/>
        </w:rPr>
        <w:t>cross</w:t>
      </w:r>
      <w:r>
        <w:t xml:space="preserv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by row instead of by column, we need to transpose the arrangement of the row and column to replicate </w:t>
      </w:r>
      <w:r>
        <w:rPr>
          <w:rStyle w:val="VerbatimChar"/>
        </w:rPr>
        <w:t>barplot()</w:t>
      </w:r>
      <w:r>
        <w:t xml:space="preserve"> behavior (i.e. in the previous section).</w:t>
      </w:r>
    </w:p>
    <w:p w:rsidR="00C009B8" w:rsidRDefault="00046B30">
      <w:pPr>
        <w:pStyle w:val="BodyText"/>
      </w:pPr>
      <w:r>
        <w:t>For a more flexible chart setting, convert the count table to a data frame,</w:t>
      </w:r>
    </w:p>
    <w:p w:rsidR="001561B4" w:rsidRDefault="001561B4">
      <w:pPr>
        <w:pStyle w:val="BodyText"/>
      </w:pPr>
    </w:p>
    <w:p w:rsidR="00C009B8" w:rsidRDefault="00046B30">
      <w:pPr>
        <w:pStyle w:val="SourceCode"/>
      </w:pPr>
      <w:r>
        <w:rPr>
          <w:rStyle w:val="NormalTok"/>
        </w:rPr>
        <w:t>counts_df &lt;-</w:t>
      </w:r>
      <w:r>
        <w:rPr>
          <w:rStyle w:val="StringTok"/>
        </w:rPr>
        <w:t xml:space="preserve"> </w:t>
      </w:r>
      <w:r>
        <w:rPr>
          <w:rStyle w:val="KeywordTok"/>
        </w:rPr>
        <w:t>as.</w:t>
      </w:r>
      <w:proofErr w:type="gramStart"/>
      <w:r>
        <w:rPr>
          <w:rStyle w:val="KeywordTok"/>
        </w:rPr>
        <w:t>data.frame</w:t>
      </w:r>
      <w:proofErr w:type="gramEnd"/>
      <w:r>
        <w:rPr>
          <w:rStyle w:val="NormalTok"/>
        </w:rPr>
        <w:t>(counts)</w:t>
      </w:r>
      <w:r>
        <w:br/>
      </w:r>
      <w:r>
        <w:rPr>
          <w:rStyle w:val="KeywordTok"/>
        </w:rPr>
        <w:t>colnames</w:t>
      </w:r>
      <w:r>
        <w:rPr>
          <w:rStyle w:val="NormalTok"/>
        </w:rPr>
        <w:t>(counts_df) &lt;-</w:t>
      </w:r>
      <w:r>
        <w:rPr>
          <w:rStyle w:val="StringTok"/>
        </w:rPr>
        <w:t xml:space="preserve"> </w:t>
      </w:r>
      <w:r>
        <w:rPr>
          <w:rStyle w:val="KeywordTok"/>
        </w:rPr>
        <w:t>c</w:t>
      </w:r>
      <w:r>
        <w:rPr>
          <w:rStyle w:val="NormalTok"/>
        </w:rPr>
        <w:t>(</w:t>
      </w:r>
      <w:r>
        <w:rPr>
          <w:rStyle w:val="StringTok"/>
        </w:rPr>
        <w:t>"Category"</w:t>
      </w:r>
      <w:r>
        <w:rPr>
          <w:rStyle w:val="NormalTok"/>
        </w:rPr>
        <w:t xml:space="preserve">, </w:t>
      </w:r>
      <w:r>
        <w:rPr>
          <w:rStyle w:val="StringTok"/>
        </w:rPr>
        <w:t>"Count"</w:t>
      </w:r>
      <w:r>
        <w:rPr>
          <w:rStyle w:val="NormalTok"/>
        </w:rPr>
        <w:t xml:space="preserve">)  </w:t>
      </w:r>
      <w:r>
        <w:rPr>
          <w:rStyle w:val="CommentTok"/>
        </w:rPr>
        <w:t># set the column names</w:t>
      </w:r>
      <w:r>
        <w:br/>
      </w:r>
      <w:r>
        <w:rPr>
          <w:rStyle w:val="NormalTok"/>
        </w:rPr>
        <w:t>counts_df</w:t>
      </w:r>
    </w:p>
    <w:p w:rsidR="00C009B8" w:rsidRDefault="00046B30">
      <w:pPr>
        <w:pStyle w:val="SourceCode"/>
      </w:pPr>
      <w:r>
        <w:rPr>
          <w:rStyle w:val="VerbatimChar"/>
        </w:rPr>
        <w:t>##   Category Count</w:t>
      </w:r>
      <w:r>
        <w:br/>
      </w:r>
      <w:r>
        <w:rPr>
          <w:rStyle w:val="VerbatimChar"/>
        </w:rPr>
        <w:t>## 1    Grp A    25</w:t>
      </w:r>
      <w:r>
        <w:br/>
      </w:r>
      <w:r>
        <w:rPr>
          <w:rStyle w:val="VerbatimChar"/>
        </w:rPr>
        <w:t>## 2    Grp B    33</w:t>
      </w:r>
      <w:r>
        <w:br/>
      </w:r>
      <w:r>
        <w:rPr>
          <w:rStyle w:val="VerbatimChar"/>
        </w:rPr>
        <w:t>## 3    Grp C    22</w:t>
      </w:r>
    </w:p>
    <w:p w:rsidR="001561B4" w:rsidRDefault="001561B4">
      <w:pPr>
        <w:pStyle w:val="FirstParagraph"/>
      </w:pPr>
    </w:p>
    <w:p w:rsidR="00C009B8" w:rsidRDefault="00046B30">
      <w:pPr>
        <w:pStyle w:val="FirstParagraph"/>
      </w:pPr>
      <w:r>
        <w:t xml:space="preserve">Then, we can plot with </w:t>
      </w:r>
      <w:r>
        <w:rPr>
          <w:rStyle w:val="VerbatimChar"/>
        </w:rPr>
        <w:t>Category</w:t>
      </w:r>
      <w:r>
        <w:t xml:space="preserve"> as x-axis and </w:t>
      </w:r>
      <w:r>
        <w:rPr>
          <w:rStyle w:val="VerbatimChar"/>
        </w:rPr>
        <w:t>Count</w:t>
      </w:r>
      <w:r>
        <w:t xml:space="preserve"> on y-axis,</w:t>
      </w:r>
    </w:p>
    <w:p w:rsidR="00C009B8" w:rsidRDefault="00046B30">
      <w:pPr>
        <w:pStyle w:val="SourceCode"/>
      </w:pPr>
      <w:proofErr w:type="gramStart"/>
      <w:r>
        <w:rPr>
          <w:rStyle w:val="KeywordTok"/>
        </w:rPr>
        <w:t>barchart</w:t>
      </w:r>
      <w:r>
        <w:rPr>
          <w:rStyle w:val="NormalTok"/>
        </w:rPr>
        <w:t>(</w:t>
      </w:r>
      <w:proofErr w:type="gramEnd"/>
      <w:r>
        <w:rPr>
          <w:rStyle w:val="NormalTok"/>
        </w:rPr>
        <w:t xml:space="preserve">Count </w:t>
      </w:r>
      <w:r>
        <w:rPr>
          <w:rStyle w:val="OperatorTok"/>
        </w:rPr>
        <w:t>~</w:t>
      </w:r>
      <w:r>
        <w:rPr>
          <w:rStyle w:val="StringTok"/>
        </w:rPr>
        <w:t xml:space="preserve"> </w:t>
      </w:r>
      <w:r>
        <w:rPr>
          <w:rStyle w:val="NormalTok"/>
        </w:rPr>
        <w:t xml:space="preserve">Category, </w:t>
      </w:r>
      <w:r>
        <w:rPr>
          <w:rStyle w:val="DataTypeTok"/>
        </w:rPr>
        <w:t>data =</w:t>
      </w:r>
      <w:r>
        <w:rPr>
          <w:rStyle w:val="NormalTok"/>
        </w:rPr>
        <w:t xml:space="preserve"> counts_df,</w:t>
      </w:r>
      <w:r>
        <w:br/>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3</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40</w:t>
      </w:r>
      <w:r>
        <w:rPr>
          <w:rStyle w:val="NormalTok"/>
        </w:rPr>
        <w:t>))</w:t>
      </w:r>
    </w:p>
    <w:p w:rsidR="00C009B8" w:rsidRDefault="00046B30" w:rsidP="00B80A99">
      <w:pPr>
        <w:pStyle w:val="FirstParagraph"/>
        <w:jc w:val="center"/>
      </w:pPr>
      <w:r>
        <w:rPr>
          <w:noProof/>
        </w:rPr>
        <w:drawing>
          <wp:inline distT="0" distB="0" distL="0" distR="0">
            <wp:extent cx="3657600" cy="381762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5-1.png"/>
                    <pic:cNvPicPr>
                      <a:picLocks noChangeAspect="1" noChangeArrowheads="1"/>
                    </pic:cNvPicPr>
                  </pic:nvPicPr>
                  <pic:blipFill>
                    <a:blip r:embed="rId97"/>
                    <a:stretch>
                      <a:fillRect/>
                    </a:stretch>
                  </pic:blipFill>
                  <pic:spPr bwMode="auto">
                    <a:xfrm>
                      <a:off x="0" y="0"/>
                      <a:ext cx="3658001" cy="3818039"/>
                    </a:xfrm>
                    <a:prstGeom prst="rect">
                      <a:avLst/>
                    </a:prstGeom>
                    <a:noFill/>
                    <a:ln w="9525">
                      <a:noFill/>
                      <a:headEnd/>
                      <a:tailEnd/>
                    </a:ln>
                  </pic:spPr>
                </pic:pic>
              </a:graphicData>
            </a:graphic>
          </wp:inline>
        </w:drawing>
      </w:r>
    </w:p>
    <w:p w:rsidR="001561B4" w:rsidRDefault="00046B30">
      <w:pPr>
        <w:pStyle w:val="BodyText"/>
      </w:pPr>
      <w:r>
        <w:lastRenderedPageBreak/>
        <w:t xml:space="preserve">We can also plot bar charts by group using our cross-tabulated counts, </w:t>
      </w:r>
      <w:r>
        <w:rPr>
          <w:rStyle w:val="VerbatimChar"/>
        </w:rPr>
        <w:t>cross</w:t>
      </w:r>
      <w:r>
        <w:t xml:space="preserv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w:t>
      </w:r>
    </w:p>
    <w:p w:rsidR="00C009B8" w:rsidRDefault="00046B30">
      <w:pPr>
        <w:pStyle w:val="BodyText"/>
      </w:pPr>
      <w:r>
        <w:t>Convert the table format into a data frame,</w:t>
      </w:r>
    </w:p>
    <w:p w:rsidR="001561B4" w:rsidRDefault="001561B4">
      <w:pPr>
        <w:pStyle w:val="BodyText"/>
      </w:pPr>
    </w:p>
    <w:p w:rsidR="00C009B8" w:rsidRDefault="00046B30">
      <w:pPr>
        <w:pStyle w:val="SourceCode"/>
      </w:pPr>
      <w:r>
        <w:rPr>
          <w:rStyle w:val="NormalTok"/>
        </w:rPr>
        <w:t>cross_df &lt;-</w:t>
      </w:r>
      <w:r>
        <w:rPr>
          <w:rStyle w:val="StringTok"/>
        </w:rPr>
        <w:t xml:space="preserve"> </w:t>
      </w:r>
      <w:r>
        <w:rPr>
          <w:rStyle w:val="KeywordTok"/>
        </w:rPr>
        <w:t>as.</w:t>
      </w:r>
      <w:proofErr w:type="gramStart"/>
      <w:r>
        <w:rPr>
          <w:rStyle w:val="KeywordTok"/>
        </w:rPr>
        <w:t>data.frame</w:t>
      </w:r>
      <w:proofErr w:type="gramEnd"/>
      <w:r>
        <w:rPr>
          <w:rStyle w:val="NormalTok"/>
        </w:rPr>
        <w:t xml:space="preserve">(cross)  </w:t>
      </w:r>
      <w:r>
        <w:rPr>
          <w:rStyle w:val="CommentTok"/>
        </w:rPr>
        <w:t># save as data frame</w:t>
      </w:r>
      <w:r>
        <w:br/>
      </w:r>
      <w:r>
        <w:rPr>
          <w:rStyle w:val="KeywordTok"/>
        </w:rPr>
        <w:t>colnames</w:t>
      </w:r>
      <w:r>
        <w:rPr>
          <w:rStyle w:val="NormalTok"/>
        </w:rPr>
        <w:t>(cross_df) &lt;-</w:t>
      </w:r>
      <w:r>
        <w:rPr>
          <w:rStyle w:val="StringTok"/>
        </w:rPr>
        <w:t xml:space="preserve"> </w:t>
      </w:r>
      <w:r>
        <w:rPr>
          <w:rStyle w:val="KeywordTok"/>
        </w:rPr>
        <w:t>c</w:t>
      </w:r>
      <w:r>
        <w:rPr>
          <w:rStyle w:val="NormalTok"/>
        </w:rPr>
        <w:t>(</w:t>
      </w:r>
      <w:r>
        <w:rPr>
          <w:rStyle w:val="StringTok"/>
        </w:rPr>
        <w:t>"Sex"</w:t>
      </w:r>
      <w:r>
        <w:rPr>
          <w:rStyle w:val="NormalTok"/>
        </w:rPr>
        <w:t xml:space="preserve">, </w:t>
      </w:r>
      <w:r>
        <w:rPr>
          <w:rStyle w:val="StringTok"/>
        </w:rPr>
        <w:t>"Age_Group"</w:t>
      </w:r>
      <w:r>
        <w:rPr>
          <w:rStyle w:val="NormalTok"/>
        </w:rPr>
        <w:t xml:space="preserve">, </w:t>
      </w:r>
      <w:r>
        <w:rPr>
          <w:rStyle w:val="StringTok"/>
        </w:rPr>
        <w:t>"Count"</w:t>
      </w:r>
      <w:r>
        <w:rPr>
          <w:rStyle w:val="NormalTok"/>
        </w:rPr>
        <w:t xml:space="preserve">)  </w:t>
      </w:r>
      <w:r>
        <w:rPr>
          <w:rStyle w:val="CommentTok"/>
        </w:rPr>
        <w:t># give proper names</w:t>
      </w:r>
      <w:r>
        <w:br/>
      </w:r>
      <w:r>
        <w:rPr>
          <w:rStyle w:val="NormalTok"/>
        </w:rPr>
        <w:t>cross_df</w:t>
      </w:r>
    </w:p>
    <w:p w:rsidR="00C009B8" w:rsidRDefault="00046B30">
      <w:pPr>
        <w:pStyle w:val="SourceCode"/>
      </w:pPr>
      <w:r>
        <w:rPr>
          <w:rStyle w:val="VerbatimChar"/>
        </w:rPr>
        <w:t>##      Sex Age_Group Count</w:t>
      </w:r>
      <w:r>
        <w:br/>
      </w:r>
      <w:r>
        <w:rPr>
          <w:rStyle w:val="VerbatimChar"/>
        </w:rPr>
        <w:t>## 1 female       &lt;35     7</w:t>
      </w:r>
      <w:r>
        <w:br/>
      </w:r>
      <w:r>
        <w:rPr>
          <w:rStyle w:val="VerbatimChar"/>
        </w:rPr>
        <w:t xml:space="preserve">## 2   </w:t>
      </w:r>
      <w:proofErr w:type="gramStart"/>
      <w:r>
        <w:rPr>
          <w:rStyle w:val="VerbatimChar"/>
        </w:rPr>
        <w:t>male</w:t>
      </w:r>
      <w:proofErr w:type="gramEnd"/>
      <w:r>
        <w:rPr>
          <w:rStyle w:val="VerbatimChar"/>
        </w:rPr>
        <w:t xml:space="preserve">       &lt;35    11</w:t>
      </w:r>
      <w:r>
        <w:br/>
      </w:r>
      <w:r>
        <w:rPr>
          <w:rStyle w:val="VerbatimChar"/>
        </w:rPr>
        <w:t>## 3 female     35-45    25</w:t>
      </w:r>
      <w:r>
        <w:br/>
      </w:r>
      <w:r>
        <w:rPr>
          <w:rStyle w:val="VerbatimChar"/>
        </w:rPr>
        <w:t>## 4   male     35-45    27</w:t>
      </w:r>
      <w:r>
        <w:br/>
      </w:r>
      <w:r>
        <w:rPr>
          <w:rStyle w:val="VerbatimChar"/>
        </w:rPr>
        <w:t>## 5 female       &gt;45     8</w:t>
      </w:r>
      <w:r>
        <w:br/>
      </w:r>
      <w:r>
        <w:rPr>
          <w:rStyle w:val="VerbatimChar"/>
        </w:rPr>
        <w:t>## 6   male       &gt;45     2</w:t>
      </w:r>
    </w:p>
    <w:p w:rsidR="001561B4" w:rsidRDefault="001561B4">
      <w:pPr>
        <w:pStyle w:val="FirstParagraph"/>
      </w:pPr>
    </w:p>
    <w:p w:rsidR="00C009B8" w:rsidRDefault="00046B30">
      <w:pPr>
        <w:pStyle w:val="FirstParagraph"/>
      </w:pPr>
      <w:r>
        <w:t>Then, plot the bar charts,</w:t>
      </w:r>
    </w:p>
    <w:p w:rsidR="00C009B8" w:rsidRDefault="00046B30">
      <w:pPr>
        <w:pStyle w:val="SourceCode"/>
      </w:pPr>
      <w:proofErr w:type="gramStart"/>
      <w:r>
        <w:rPr>
          <w:rStyle w:val="KeywordTok"/>
        </w:rPr>
        <w:t>barchart</w:t>
      </w:r>
      <w:r>
        <w:rPr>
          <w:rStyle w:val="NormalTok"/>
        </w:rPr>
        <w:t>(</w:t>
      </w:r>
      <w:proofErr w:type="gramEnd"/>
      <w:r>
        <w:rPr>
          <w:rStyle w:val="NormalTok"/>
        </w:rPr>
        <w:t xml:space="preserve">Count </w:t>
      </w:r>
      <w:r>
        <w:rPr>
          <w:rStyle w:val="OperatorTok"/>
        </w:rPr>
        <w:t>~</w:t>
      </w:r>
      <w:r>
        <w:rPr>
          <w:rStyle w:val="StringTok"/>
        </w:rPr>
        <w:t xml:space="preserve"> </w:t>
      </w:r>
      <w:r>
        <w:rPr>
          <w:rStyle w:val="NormalTok"/>
        </w:rPr>
        <w:t xml:space="preserve">Sex </w:t>
      </w:r>
      <w:r>
        <w:rPr>
          <w:rStyle w:val="OperatorTok"/>
        </w:rPr>
        <w:t>|</w:t>
      </w:r>
      <w:r>
        <w:rPr>
          <w:rStyle w:val="StringTok"/>
        </w:rPr>
        <w:t xml:space="preserve"> </w:t>
      </w:r>
      <w:r>
        <w:rPr>
          <w:rStyle w:val="NormalTok"/>
        </w:rPr>
        <w:t xml:space="preserve">Age_Group, </w:t>
      </w:r>
      <w:r>
        <w:rPr>
          <w:rStyle w:val="DataTypeTok"/>
        </w:rPr>
        <w:t>data =</w:t>
      </w:r>
      <w:r>
        <w:rPr>
          <w:rStyle w:val="NormalTok"/>
        </w:rPr>
        <w:t xml:space="preserve"> cross_df, </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30</w:t>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2</w:t>
      </w:r>
      <w:r>
        <w:rPr>
          <w:rStyle w:val="NormalTok"/>
        </w:rPr>
        <w:t xml:space="preserve">, </w:t>
      </w:r>
      <w:r>
        <w:rPr>
          <w:rStyle w:val="DataTypeTok"/>
        </w:rPr>
        <w:t>alpha =</w:t>
      </w:r>
      <w:r>
        <w:rPr>
          <w:rStyle w:val="NormalTok"/>
        </w:rPr>
        <w:t xml:space="preserve"> </w:t>
      </w:r>
      <w:r>
        <w:rPr>
          <w:rStyle w:val="FloatTok"/>
        </w:rPr>
        <w:t>0.5</w:t>
      </w:r>
      <w:r>
        <w:rPr>
          <w:rStyle w:val="NormalTok"/>
        </w:rPr>
        <w:t>),</w:t>
      </w:r>
      <w:r>
        <w:br/>
      </w:r>
      <w:r>
        <w:rPr>
          <w:rStyle w:val="NormalTok"/>
        </w:rPr>
        <w:t xml:space="preserve">         </w:t>
      </w:r>
      <w:r>
        <w:rPr>
          <w:rStyle w:val="DataTypeTok"/>
        </w:rPr>
        <w:t>xlab =</w:t>
      </w:r>
      <w:r>
        <w:rPr>
          <w:rStyle w:val="NormalTok"/>
        </w:rPr>
        <w:t xml:space="preserve"> </w:t>
      </w:r>
      <w:r>
        <w:rPr>
          <w:rStyle w:val="StringTok"/>
        </w:rPr>
        <w:t>"Sex"</w:t>
      </w:r>
      <w:r>
        <w:rPr>
          <w:rStyle w:val="NormalTok"/>
        </w:rPr>
        <w:t xml:space="preserve">, </w:t>
      </w:r>
      <w:r>
        <w:rPr>
          <w:rStyle w:val="DataTypeTok"/>
        </w:rPr>
        <w:t>layout =</w:t>
      </w:r>
      <w:r>
        <w:rPr>
          <w:rStyle w:val="NormalTok"/>
        </w:rPr>
        <w:t xml:space="preserve"> </w:t>
      </w:r>
      <w:r>
        <w:rPr>
          <w:rStyle w:val="KeywordTok"/>
        </w:rPr>
        <w:t>c</w:t>
      </w:r>
      <w:r>
        <w:rPr>
          <w:rStyle w:val="NormalTok"/>
        </w:rPr>
        <w:t>(</w:t>
      </w:r>
      <w:r>
        <w:rPr>
          <w:rStyle w:val="DecValTok"/>
        </w:rPr>
        <w:t>3</w:t>
      </w:r>
      <w:r>
        <w:rPr>
          <w:rStyle w:val="NormalTok"/>
        </w:rPr>
        <w:t xml:space="preserve">, </w:t>
      </w:r>
      <w:r>
        <w:rPr>
          <w:rStyle w:val="DecValTok"/>
        </w:rPr>
        <w:t>1</w:t>
      </w:r>
      <w:r>
        <w:rPr>
          <w:rStyle w:val="NormalTok"/>
        </w:rPr>
        <w:t>))</w:t>
      </w:r>
    </w:p>
    <w:p w:rsidR="00C009B8" w:rsidRDefault="00046B30" w:rsidP="00B80A99">
      <w:pPr>
        <w:pStyle w:val="FirstParagraph"/>
        <w:jc w:val="center"/>
      </w:pPr>
      <w:r>
        <w:rPr>
          <w:noProof/>
        </w:rPr>
        <w:drawing>
          <wp:inline distT="0" distB="0" distL="0" distR="0">
            <wp:extent cx="3535680" cy="3429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6-1.png"/>
                    <pic:cNvPicPr>
                      <a:picLocks noChangeAspect="1" noChangeArrowheads="1"/>
                    </pic:cNvPicPr>
                  </pic:nvPicPr>
                  <pic:blipFill>
                    <a:blip r:embed="rId98"/>
                    <a:stretch>
                      <a:fillRect/>
                    </a:stretch>
                  </pic:blipFill>
                  <pic:spPr bwMode="auto">
                    <a:xfrm>
                      <a:off x="0" y="0"/>
                      <a:ext cx="3536068" cy="3429376"/>
                    </a:xfrm>
                    <a:prstGeom prst="rect">
                      <a:avLst/>
                    </a:prstGeom>
                    <a:noFill/>
                    <a:ln w="9525">
                      <a:noFill/>
                      <a:headEnd/>
                      <a:tailEnd/>
                    </a:ln>
                  </pic:spPr>
                </pic:pic>
              </a:graphicData>
            </a:graphic>
          </wp:inline>
        </w:drawing>
      </w:r>
    </w:p>
    <w:p w:rsidR="00C009B8" w:rsidRDefault="00046B30">
      <w:pPr>
        <w:pStyle w:val="SourceCode"/>
      </w:pPr>
      <w:proofErr w:type="gramStart"/>
      <w:r>
        <w:rPr>
          <w:rStyle w:val="KeywordTok"/>
        </w:rPr>
        <w:t>barchart</w:t>
      </w:r>
      <w:r>
        <w:rPr>
          <w:rStyle w:val="NormalTok"/>
        </w:rPr>
        <w:t>(</w:t>
      </w:r>
      <w:proofErr w:type="gramEnd"/>
      <w:r>
        <w:rPr>
          <w:rStyle w:val="NormalTok"/>
        </w:rPr>
        <w:t xml:space="preserve">Count </w:t>
      </w:r>
      <w:r>
        <w:rPr>
          <w:rStyle w:val="OperatorTok"/>
        </w:rPr>
        <w:t>~</w:t>
      </w:r>
      <w:r>
        <w:rPr>
          <w:rStyle w:val="StringTok"/>
        </w:rPr>
        <w:t xml:space="preserve"> </w:t>
      </w:r>
      <w:r>
        <w:rPr>
          <w:rStyle w:val="NormalTok"/>
        </w:rPr>
        <w:t xml:space="preserve">Age_Group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cross_df, </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30</w:t>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3</w:t>
      </w:r>
      <w:r>
        <w:rPr>
          <w:rStyle w:val="NormalTok"/>
        </w:rPr>
        <w:t xml:space="preserve">, </w:t>
      </w:r>
      <w:r>
        <w:rPr>
          <w:rStyle w:val="DataTypeTok"/>
        </w:rPr>
        <w:t>alpha =</w:t>
      </w:r>
      <w:r>
        <w:rPr>
          <w:rStyle w:val="NormalTok"/>
        </w:rPr>
        <w:t xml:space="preserve"> </w:t>
      </w:r>
      <w:r>
        <w:rPr>
          <w:rStyle w:val="FloatTok"/>
        </w:rPr>
        <w:t>0.5</w:t>
      </w:r>
      <w:r>
        <w:rPr>
          <w:rStyle w:val="NormalTok"/>
        </w:rPr>
        <w:t>),</w:t>
      </w:r>
      <w:r>
        <w:br/>
      </w:r>
      <w:r>
        <w:rPr>
          <w:rStyle w:val="NormalTok"/>
        </w:rPr>
        <w:t xml:space="preserve">         </w:t>
      </w:r>
      <w:r>
        <w:rPr>
          <w:rStyle w:val="DataTypeTok"/>
        </w:rPr>
        <w:t>xlab =</w:t>
      </w:r>
      <w:r>
        <w:rPr>
          <w:rStyle w:val="NormalTok"/>
        </w:rPr>
        <w:t xml:space="preserve"> </w:t>
      </w:r>
      <w:r>
        <w:rPr>
          <w:rStyle w:val="StringTok"/>
        </w:rPr>
        <w:t>"Age Group"</w:t>
      </w:r>
      <w:r>
        <w:rPr>
          <w:rStyle w:val="NormalTok"/>
        </w:rPr>
        <w:t xml:space="preserve">, </w:t>
      </w:r>
      <w:r>
        <w:rPr>
          <w:rStyle w:val="DataTypeTok"/>
        </w:rPr>
        <w:t>layout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1</w:t>
      </w:r>
      <w:r>
        <w:rPr>
          <w:rStyle w:val="NormalTok"/>
        </w:rPr>
        <w:t>))</w:t>
      </w:r>
    </w:p>
    <w:p w:rsidR="00C009B8" w:rsidRDefault="00046B30" w:rsidP="00B80A99">
      <w:pPr>
        <w:pStyle w:val="FirstParagraph"/>
        <w:jc w:val="center"/>
      </w:pPr>
      <w:r>
        <w:rPr>
          <w:noProof/>
        </w:rPr>
        <w:lastRenderedPageBreak/>
        <w:drawing>
          <wp:inline distT="0" distB="0" distL="0" distR="0">
            <wp:extent cx="3749040" cy="324612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6-2.png"/>
                    <pic:cNvPicPr>
                      <a:picLocks noChangeAspect="1" noChangeArrowheads="1"/>
                    </pic:cNvPicPr>
                  </pic:nvPicPr>
                  <pic:blipFill>
                    <a:blip r:embed="rId99"/>
                    <a:stretch>
                      <a:fillRect/>
                    </a:stretch>
                  </pic:blipFill>
                  <pic:spPr bwMode="auto">
                    <a:xfrm>
                      <a:off x="0" y="0"/>
                      <a:ext cx="3749450" cy="3246475"/>
                    </a:xfrm>
                    <a:prstGeom prst="rect">
                      <a:avLst/>
                    </a:prstGeom>
                    <a:noFill/>
                    <a:ln w="9525">
                      <a:noFill/>
                      <a:headEnd/>
                      <a:tailEnd/>
                    </a:ln>
                  </pic:spPr>
                </pic:pic>
              </a:graphicData>
            </a:graphic>
          </wp:inline>
        </w:drawing>
      </w:r>
    </w:p>
    <w:p w:rsidR="00C009B8" w:rsidRDefault="00046B30">
      <w:pPr>
        <w:pStyle w:val="Heading3"/>
      </w:pPr>
      <w:bookmarkStart w:id="286" w:name="histograms-and-box-and-whisker-plots"/>
      <w:bookmarkStart w:id="287" w:name="_Toc530050446"/>
      <w:bookmarkEnd w:id="286"/>
      <w:r>
        <w:t>Histograms and box-and-whisker plots</w:t>
      </w:r>
      <w:bookmarkEnd w:id="287"/>
    </w:p>
    <w:p w:rsidR="00C009B8" w:rsidRDefault="00046B30">
      <w:pPr>
        <w:pStyle w:val="FirstParagraph"/>
      </w:pPr>
      <w:r>
        <w:t xml:space="preserve">The beauty of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is in the visualization of multivariate data. We use </w:t>
      </w:r>
      <w:r>
        <w:rPr>
          <w:rStyle w:val="VerbatimChar"/>
        </w:rPr>
        <w:t>attitude</w:t>
      </w:r>
      <w:r>
        <w:t xml:space="preserve"> questionaire data set to demonstrate this point.</w:t>
      </w:r>
    </w:p>
    <w:p w:rsidR="00C009B8" w:rsidRDefault="00046B30">
      <w:pPr>
        <w:pStyle w:val="BodyText"/>
      </w:pPr>
      <w:r>
        <w:t xml:space="preserve">Obtain the list of variables, separated by " + “. This is easily done by </w:t>
      </w:r>
      <w:proofErr w:type="gramStart"/>
      <w:r>
        <w:rPr>
          <w:rStyle w:val="VerbatimChar"/>
        </w:rPr>
        <w:t>cat(</w:t>
      </w:r>
      <w:proofErr w:type="gramEnd"/>
      <w:r>
        <w:rPr>
          <w:rStyle w:val="VerbatimChar"/>
        </w:rPr>
        <w:t>)</w:t>
      </w:r>
      <w:r>
        <w:t>,</w:t>
      </w:r>
    </w:p>
    <w:p w:rsidR="001561B4" w:rsidRDefault="001561B4">
      <w:pPr>
        <w:pStyle w:val="BodyText"/>
      </w:pPr>
    </w:p>
    <w:p w:rsidR="00C009B8" w:rsidRDefault="00046B30">
      <w:pPr>
        <w:pStyle w:val="SourceCode"/>
      </w:pPr>
      <w:r>
        <w:rPr>
          <w:rStyle w:val="KeywordTok"/>
        </w:rPr>
        <w:t>cat</w:t>
      </w:r>
      <w:r>
        <w:rPr>
          <w:rStyle w:val="NormalTok"/>
        </w:rPr>
        <w:t>(</w:t>
      </w:r>
      <w:r>
        <w:rPr>
          <w:rStyle w:val="KeywordTok"/>
        </w:rPr>
        <w:t>names</w:t>
      </w:r>
      <w:r>
        <w:rPr>
          <w:rStyle w:val="NormalTok"/>
        </w:rPr>
        <w:t xml:space="preserve">(attitude), </w:t>
      </w:r>
      <w:r>
        <w:rPr>
          <w:rStyle w:val="DataTypeTok"/>
        </w:rPr>
        <w:t>sep =</w:t>
      </w:r>
      <w:r>
        <w:rPr>
          <w:rStyle w:val="NormalTok"/>
        </w:rPr>
        <w:t xml:space="preserve"> </w:t>
      </w:r>
      <w:r>
        <w:rPr>
          <w:rStyle w:val="StringTok"/>
        </w:rPr>
        <w:t>" + "</w:t>
      </w:r>
      <w:r>
        <w:rPr>
          <w:rStyle w:val="NormalTok"/>
        </w:rPr>
        <w:t>)</w:t>
      </w:r>
    </w:p>
    <w:p w:rsidR="00C009B8" w:rsidRDefault="00046B30">
      <w:pPr>
        <w:pStyle w:val="SourceCode"/>
      </w:pPr>
      <w:r>
        <w:rPr>
          <w:rStyle w:val="VerbatimChar"/>
        </w:rPr>
        <w:t>## rating + complaints + privileges + learning + raises + critical + advance</w:t>
      </w:r>
    </w:p>
    <w:p w:rsidR="001561B4" w:rsidRDefault="001561B4">
      <w:pPr>
        <w:pStyle w:val="FirstParagraph"/>
      </w:pPr>
    </w:p>
    <w:p w:rsidR="00C009B8" w:rsidRDefault="00046B30">
      <w:pPr>
        <w:pStyle w:val="FirstParagraph"/>
      </w:pPr>
      <w:r>
        <w:t>Plot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r>
        <w:t xml:space="preserve">. Copy-paste from our output of </w:t>
      </w:r>
      <w:r>
        <w:rPr>
          <w:rStyle w:val="VerbatimChar"/>
        </w:rPr>
        <w:t>cat</w:t>
      </w:r>
      <w:r>
        <w:t xml:space="preserve"> just now,</w:t>
      </w:r>
    </w:p>
    <w:p w:rsidR="001561B4" w:rsidRPr="001561B4" w:rsidRDefault="001561B4" w:rsidP="001561B4">
      <w:pPr>
        <w:pStyle w:val="BodyText"/>
      </w:pPr>
    </w:p>
    <w:p w:rsidR="00C009B8" w:rsidRDefault="00046B30">
      <w:pPr>
        <w:pStyle w:val="SourceCode"/>
      </w:pPr>
      <w:proofErr w:type="gramStart"/>
      <w:r>
        <w:rPr>
          <w:rStyle w:val="KeywordTok"/>
        </w:rPr>
        <w:t>histogram</w:t>
      </w:r>
      <w:r>
        <w:rPr>
          <w:rStyle w:val="NormalTok"/>
        </w:rPr>
        <w:t>(</w:t>
      </w:r>
      <w:proofErr w:type="gramEnd"/>
      <w:r>
        <w:rPr>
          <w:rStyle w:val="OperatorTok"/>
        </w:rPr>
        <w:t>~</w:t>
      </w:r>
      <w:r>
        <w:rPr>
          <w:rStyle w:val="StringTok"/>
        </w:rPr>
        <w:t xml:space="preserve"> </w:t>
      </w:r>
      <w:r>
        <w:rPr>
          <w:rStyle w:val="NormalTok"/>
        </w:rPr>
        <w:t xml:space="preserve">rating </w:t>
      </w:r>
      <w:r>
        <w:rPr>
          <w:rStyle w:val="OperatorTok"/>
        </w:rPr>
        <w:t>+</w:t>
      </w:r>
      <w:r>
        <w:rPr>
          <w:rStyle w:val="StringTok"/>
        </w:rPr>
        <w:t xml:space="preserve"> </w:t>
      </w:r>
      <w:r>
        <w:rPr>
          <w:rStyle w:val="NormalTok"/>
        </w:rPr>
        <w:t xml:space="preserve">complaints </w:t>
      </w:r>
      <w:r>
        <w:rPr>
          <w:rStyle w:val="OperatorTok"/>
        </w:rPr>
        <w:t>+</w:t>
      </w:r>
      <w:r>
        <w:rPr>
          <w:rStyle w:val="StringTok"/>
        </w:rPr>
        <w:t xml:space="preserve"> </w:t>
      </w:r>
      <w:r>
        <w:rPr>
          <w:rStyle w:val="NormalTok"/>
        </w:rPr>
        <w:t xml:space="preserve">privileges </w:t>
      </w:r>
      <w:r>
        <w:rPr>
          <w:rStyle w:val="OperatorTok"/>
        </w:rPr>
        <w:t>+</w:t>
      </w:r>
      <w:r>
        <w:rPr>
          <w:rStyle w:val="StringTok"/>
        </w:rPr>
        <w:t xml:space="preserve"> </w:t>
      </w:r>
      <w:r>
        <w:rPr>
          <w:rStyle w:val="NormalTok"/>
        </w:rPr>
        <w:t xml:space="preserve">learning </w:t>
      </w:r>
      <w:r>
        <w:rPr>
          <w:rStyle w:val="OperatorTok"/>
        </w:rPr>
        <w:t>+</w:t>
      </w:r>
      <w:r>
        <w:rPr>
          <w:rStyle w:val="StringTok"/>
        </w:rPr>
        <w:t xml:space="preserve"> </w:t>
      </w:r>
      <w:r>
        <w:rPr>
          <w:rStyle w:val="NormalTok"/>
        </w:rPr>
        <w:t xml:space="preserve">raises </w:t>
      </w:r>
      <w:r>
        <w:rPr>
          <w:rStyle w:val="OperatorTok"/>
        </w:rPr>
        <w:t>+</w:t>
      </w:r>
      <w:r>
        <w:rPr>
          <w:rStyle w:val="StringTok"/>
        </w:rPr>
        <w:t xml:space="preserve"> </w:t>
      </w:r>
      <w:r>
        <w:rPr>
          <w:rStyle w:val="NormalTok"/>
        </w:rPr>
        <w:t xml:space="preserve">critical </w:t>
      </w:r>
      <w:r>
        <w:br/>
      </w:r>
      <w:r>
        <w:rPr>
          <w:rStyle w:val="NormalTok"/>
        </w:rPr>
        <w:t xml:space="preserve">          </w:t>
      </w:r>
      <w:r>
        <w:rPr>
          <w:rStyle w:val="OperatorTok"/>
        </w:rPr>
        <w:t>+</w:t>
      </w:r>
      <w:r>
        <w:rPr>
          <w:rStyle w:val="StringTok"/>
        </w:rPr>
        <w:t xml:space="preserve"> </w:t>
      </w:r>
      <w:r>
        <w:rPr>
          <w:rStyle w:val="NormalTok"/>
        </w:rPr>
        <w:t xml:space="preserve">advance, </w:t>
      </w:r>
      <w:r>
        <w:rPr>
          <w:rStyle w:val="DataTypeTok"/>
        </w:rPr>
        <w:t>data =</w:t>
      </w:r>
      <w:r>
        <w:rPr>
          <w:rStyle w:val="NormalTok"/>
        </w:rPr>
        <w:t xml:space="preserve"> attitude)</w:t>
      </w:r>
    </w:p>
    <w:p w:rsidR="00B80A99" w:rsidRDefault="00046B30" w:rsidP="00B80A99">
      <w:pPr>
        <w:pStyle w:val="FirstParagraph"/>
        <w:jc w:val="center"/>
      </w:pPr>
      <w:r>
        <w:rPr>
          <w:noProof/>
        </w:rPr>
        <w:lastRenderedPageBreak/>
        <w:drawing>
          <wp:inline distT="0" distB="0" distL="0" distR="0">
            <wp:extent cx="4221480" cy="424434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8-1.png"/>
                    <pic:cNvPicPr>
                      <a:picLocks noChangeAspect="1" noChangeArrowheads="1"/>
                    </pic:cNvPicPr>
                  </pic:nvPicPr>
                  <pic:blipFill>
                    <a:blip r:embed="rId100"/>
                    <a:stretch>
                      <a:fillRect/>
                    </a:stretch>
                  </pic:blipFill>
                  <pic:spPr bwMode="auto">
                    <a:xfrm>
                      <a:off x="0" y="0"/>
                      <a:ext cx="4221946" cy="4244809"/>
                    </a:xfrm>
                    <a:prstGeom prst="rect">
                      <a:avLst/>
                    </a:prstGeom>
                    <a:noFill/>
                    <a:ln w="9525">
                      <a:noFill/>
                      <a:headEnd/>
                      <a:tailEnd/>
                    </a:ln>
                  </pic:spPr>
                </pic:pic>
              </a:graphicData>
            </a:graphic>
          </wp:inline>
        </w:drawing>
      </w:r>
    </w:p>
    <w:p w:rsidR="00B80A99" w:rsidRDefault="00B80A99">
      <w:pPr>
        <w:pStyle w:val="FirstParagraph"/>
      </w:pPr>
    </w:p>
    <w:p w:rsidR="00C009B8" w:rsidRDefault="00046B30">
      <w:pPr>
        <w:pStyle w:val="FirstParagraph"/>
      </w:pPr>
      <w:r>
        <w:t xml:space="preserve">Multiple histogram using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is meant for numerical variables with same scales, in our case here, percentages.</w:t>
      </w:r>
    </w:p>
    <w:p w:rsidR="00C009B8" w:rsidRDefault="00046B30">
      <w:pPr>
        <w:pStyle w:val="BodyText"/>
      </w:pPr>
      <w:r>
        <w:t>Plot density plots,</w:t>
      </w:r>
    </w:p>
    <w:p w:rsidR="001561B4" w:rsidRDefault="001561B4">
      <w:pPr>
        <w:pStyle w:val="BodyText"/>
      </w:pPr>
    </w:p>
    <w:p w:rsidR="00C009B8" w:rsidRDefault="00046B30">
      <w:pPr>
        <w:pStyle w:val="SourceCode"/>
      </w:pPr>
      <w:proofErr w:type="gramStart"/>
      <w:r>
        <w:rPr>
          <w:rStyle w:val="KeywordTok"/>
        </w:rPr>
        <w:t>densityplot</w:t>
      </w:r>
      <w:r>
        <w:rPr>
          <w:rStyle w:val="NormalTok"/>
        </w:rPr>
        <w:t>(</w:t>
      </w:r>
      <w:proofErr w:type="gramEnd"/>
      <w:r>
        <w:rPr>
          <w:rStyle w:val="OperatorTok"/>
        </w:rPr>
        <w:t>~</w:t>
      </w:r>
      <w:r>
        <w:rPr>
          <w:rStyle w:val="StringTok"/>
        </w:rPr>
        <w:t xml:space="preserve"> </w:t>
      </w:r>
      <w:r>
        <w:rPr>
          <w:rStyle w:val="NormalTok"/>
        </w:rPr>
        <w:t xml:space="preserve">rating </w:t>
      </w:r>
      <w:r>
        <w:rPr>
          <w:rStyle w:val="OperatorTok"/>
        </w:rPr>
        <w:t>+</w:t>
      </w:r>
      <w:r>
        <w:rPr>
          <w:rStyle w:val="StringTok"/>
        </w:rPr>
        <w:t xml:space="preserve"> </w:t>
      </w:r>
      <w:r>
        <w:rPr>
          <w:rStyle w:val="NormalTok"/>
        </w:rPr>
        <w:t xml:space="preserve">complaints </w:t>
      </w:r>
      <w:r>
        <w:rPr>
          <w:rStyle w:val="OperatorTok"/>
        </w:rPr>
        <w:t>+</w:t>
      </w:r>
      <w:r>
        <w:rPr>
          <w:rStyle w:val="StringTok"/>
        </w:rPr>
        <w:t xml:space="preserve"> </w:t>
      </w:r>
      <w:r>
        <w:rPr>
          <w:rStyle w:val="NormalTok"/>
        </w:rPr>
        <w:t xml:space="preserve">privileges </w:t>
      </w:r>
      <w:r>
        <w:rPr>
          <w:rStyle w:val="OperatorTok"/>
        </w:rPr>
        <w:t>+</w:t>
      </w:r>
      <w:r>
        <w:rPr>
          <w:rStyle w:val="StringTok"/>
        </w:rPr>
        <w:t xml:space="preserve"> </w:t>
      </w:r>
      <w:r>
        <w:rPr>
          <w:rStyle w:val="NormalTok"/>
        </w:rPr>
        <w:t xml:space="preserve">learning </w:t>
      </w:r>
      <w:r>
        <w:rPr>
          <w:rStyle w:val="OperatorTok"/>
        </w:rPr>
        <w:t>+</w:t>
      </w:r>
      <w:r>
        <w:rPr>
          <w:rStyle w:val="StringTok"/>
        </w:rPr>
        <w:t xml:space="preserve"> </w:t>
      </w:r>
      <w:r>
        <w:rPr>
          <w:rStyle w:val="NormalTok"/>
        </w:rPr>
        <w:t xml:space="preserve">raises </w:t>
      </w:r>
      <w:r>
        <w:rPr>
          <w:rStyle w:val="OperatorTok"/>
        </w:rPr>
        <w:t>+</w:t>
      </w:r>
      <w:r>
        <w:rPr>
          <w:rStyle w:val="StringTok"/>
        </w:rPr>
        <w:t xml:space="preserve"> </w:t>
      </w:r>
      <w:r>
        <w:rPr>
          <w:rStyle w:val="NormalTok"/>
        </w:rPr>
        <w:t xml:space="preserve">critical </w:t>
      </w:r>
      <w:r>
        <w:br/>
      </w:r>
      <w:r>
        <w:rPr>
          <w:rStyle w:val="NormalTok"/>
        </w:rPr>
        <w:t xml:space="preserve">            </w:t>
      </w:r>
      <w:r>
        <w:rPr>
          <w:rStyle w:val="OperatorTok"/>
        </w:rPr>
        <w:t>+</w:t>
      </w:r>
      <w:r>
        <w:rPr>
          <w:rStyle w:val="StringTok"/>
        </w:rPr>
        <w:t xml:space="preserve"> </w:t>
      </w:r>
      <w:r>
        <w:rPr>
          <w:rStyle w:val="NormalTok"/>
        </w:rPr>
        <w:t xml:space="preserve">advance, </w:t>
      </w:r>
      <w:r>
        <w:rPr>
          <w:rStyle w:val="DataTypeTok"/>
        </w:rPr>
        <w:t>data =</w:t>
      </w:r>
      <w:r>
        <w:rPr>
          <w:rStyle w:val="NormalTok"/>
        </w:rPr>
        <w:t xml:space="preserve"> attitude, </w:t>
      </w:r>
      <w:r>
        <w:rPr>
          <w:rStyle w:val="DataTypeTok"/>
        </w:rPr>
        <w:t>auto.key =</w:t>
      </w:r>
      <w:r>
        <w:rPr>
          <w:rStyle w:val="NormalTok"/>
        </w:rPr>
        <w:t xml:space="preserve"> T)</w:t>
      </w:r>
    </w:p>
    <w:p w:rsidR="00C009B8" w:rsidRDefault="00046B30" w:rsidP="00B80A99">
      <w:pPr>
        <w:pStyle w:val="FirstParagraph"/>
        <w:jc w:val="center"/>
      </w:pPr>
      <w:r>
        <w:rPr>
          <w:noProof/>
        </w:rPr>
        <w:lastRenderedPageBreak/>
        <w:drawing>
          <wp:inline distT="0" distB="0" distL="0" distR="0">
            <wp:extent cx="4152900" cy="390144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9-1.png"/>
                    <pic:cNvPicPr>
                      <a:picLocks noChangeAspect="1" noChangeArrowheads="1"/>
                    </pic:cNvPicPr>
                  </pic:nvPicPr>
                  <pic:blipFill>
                    <a:blip r:embed="rId101"/>
                    <a:stretch>
                      <a:fillRect/>
                    </a:stretch>
                  </pic:blipFill>
                  <pic:spPr bwMode="auto">
                    <a:xfrm>
                      <a:off x="0" y="0"/>
                      <a:ext cx="4153356" cy="3901868"/>
                    </a:xfrm>
                    <a:prstGeom prst="rect">
                      <a:avLst/>
                    </a:prstGeom>
                    <a:noFill/>
                    <a:ln w="9525">
                      <a:noFill/>
                      <a:headEnd/>
                      <a:tailEnd/>
                    </a:ln>
                  </pic:spPr>
                </pic:pic>
              </a:graphicData>
            </a:graphic>
          </wp:inline>
        </w:drawing>
      </w:r>
    </w:p>
    <w:p w:rsidR="001561B4" w:rsidRPr="001561B4" w:rsidRDefault="001561B4" w:rsidP="001561B4">
      <w:pPr>
        <w:pStyle w:val="BodyText"/>
      </w:pPr>
    </w:p>
    <w:p w:rsidR="00C009B8" w:rsidRDefault="00046B30">
      <w:pPr>
        <w:pStyle w:val="BodyText"/>
      </w:pPr>
      <w:r>
        <w:t xml:space="preserve">However, it is not practical to obtain box-and-whisker plots for variables using </w:t>
      </w:r>
      <w:proofErr w:type="gramStart"/>
      <w:r>
        <w:rPr>
          <w:rStyle w:val="VerbatimChar"/>
        </w:rPr>
        <w:t>bwplot(</w:t>
      </w:r>
      <w:proofErr w:type="gramEnd"/>
      <w:r>
        <w:rPr>
          <w:rStyle w:val="VerbatimChar"/>
        </w:rPr>
        <w:t>)</w:t>
      </w:r>
      <w:r>
        <w:t xml:space="preserve">, because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requires outcome and group variables to plot (i.e. as </w:t>
      </w:r>
      <w:r>
        <w:rPr>
          <w:rStyle w:val="VerbatimChar"/>
        </w:rPr>
        <w:t>bwplot(group ~ numerical)</w:t>
      </w:r>
      <w:r>
        <w:t>)</w:t>
      </w:r>
    </w:p>
    <w:p w:rsidR="00C009B8" w:rsidRDefault="00046B30">
      <w:pPr>
        <w:pStyle w:val="Heading2"/>
      </w:pPr>
      <w:bookmarkStart w:id="288" w:name="using-the-ggplot2-package"/>
      <w:bookmarkStart w:id="289" w:name="_Toc530050447"/>
      <w:bookmarkEnd w:id="288"/>
      <w:r>
        <w:t xml:space="preserve">Using the </w:t>
      </w:r>
      <w:r>
        <w:rPr>
          <w:rStyle w:val="VerbatimChar"/>
        </w:rPr>
        <w:t>ggplot2</w:t>
      </w:r>
      <w:r w:rsidR="00D1531D">
        <w:rPr>
          <w:rStyle w:val="VerbatimChar"/>
        </w:rPr>
        <w:fldChar w:fldCharType="begin"/>
      </w:r>
      <w:r w:rsidR="00D1531D">
        <w:instrText xml:space="preserve"> XE "</w:instrText>
      </w:r>
      <w:r w:rsidR="00D1531D" w:rsidRPr="00A16D95">
        <w:rPr>
          <w:rStyle w:val="VerbatimChar"/>
          <w:b w:val="0"/>
        </w:rPr>
        <w:instrText>ggplot2</w:instrText>
      </w:r>
      <w:r w:rsidR="00D1531D">
        <w:instrText xml:space="preserve">" </w:instrText>
      </w:r>
      <w:r w:rsidR="00D1531D">
        <w:rPr>
          <w:rStyle w:val="VerbatimChar"/>
        </w:rPr>
        <w:fldChar w:fldCharType="end"/>
      </w:r>
      <w:r>
        <w:t xml:space="preserve"> package</w:t>
      </w:r>
      <w:bookmarkEnd w:id="289"/>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p>
    <w:p w:rsidR="00C009B8" w:rsidRDefault="00046B30">
      <w:pPr>
        <w:pStyle w:val="FirstParagraph"/>
      </w:pPr>
      <w:r>
        <w:t xml:space="preserve">The official website for </w:t>
      </w: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t xml:space="preserve"> is here </w:t>
      </w:r>
      <w:hyperlink r:id="rId102">
        <w:r>
          <w:rPr>
            <w:rStyle w:val="Hyperlink"/>
          </w:rPr>
          <w:t>http://ggplot2.org/</w:t>
        </w:r>
      </w:hyperlink>
      <w:r>
        <w:t>. In their own words, the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is described as</w:t>
      </w:r>
    </w:p>
    <w:p w:rsidR="00C009B8" w:rsidRPr="001561B4" w:rsidRDefault="00046B30">
      <w:pPr>
        <w:pStyle w:val="BlockText"/>
        <w:rPr>
          <w:sz w:val="24"/>
          <w:szCs w:val="24"/>
        </w:rPr>
      </w:pPr>
      <w:r w:rsidRPr="001561B4">
        <w:rPr>
          <w:i/>
          <w:sz w:val="24"/>
          <w:szCs w:val="24"/>
        </w:rPr>
        <w:t>ggplot2</w:t>
      </w:r>
      <w:r w:rsidR="00D1531D">
        <w:rPr>
          <w:i/>
          <w:sz w:val="24"/>
          <w:szCs w:val="24"/>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i/>
          <w:sz w:val="24"/>
          <w:szCs w:val="24"/>
        </w:rPr>
        <w:fldChar w:fldCharType="end"/>
      </w:r>
      <w:r w:rsidRPr="001561B4">
        <w:rPr>
          <w:i/>
          <w:sz w:val="24"/>
          <w:szCs w:val="24"/>
        </w:rPr>
        <w:t xml:space="preserve"> is a plotting system for R, based on the grammar of graphics</w:t>
      </w:r>
      <w:r w:rsidR="00D1531D">
        <w:rPr>
          <w:i/>
          <w:sz w:val="24"/>
          <w:szCs w:val="24"/>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i/>
          <w:sz w:val="24"/>
          <w:szCs w:val="24"/>
        </w:rPr>
        <w:fldChar w:fldCharType="end"/>
      </w:r>
      <w:r w:rsidRPr="001561B4">
        <w:rPr>
          <w:i/>
          <w:sz w:val="24"/>
          <w:szCs w:val="24"/>
        </w:rPr>
        <w:t>, which tries to take the good parts of base and lattice</w:t>
      </w:r>
      <w:r w:rsidR="00D1531D">
        <w:rPr>
          <w:i/>
          <w:sz w:val="24"/>
          <w:szCs w:val="24"/>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i/>
          <w:sz w:val="24"/>
          <w:szCs w:val="24"/>
        </w:rPr>
        <w:fldChar w:fldCharType="end"/>
      </w:r>
      <w:r w:rsidRPr="001561B4">
        <w:rPr>
          <w:i/>
          <w:sz w:val="24"/>
          <w:szCs w:val="24"/>
        </w:rPr>
        <w:t xml:space="preserve"> graphics and none of the bad parts. It takes care of many of the fiddly details that make plotting a hassle (like drawing legends) as well as providing a powerful model of graphics that makes it easy to produce complex multi-layered graphics.</w:t>
      </w:r>
    </w:p>
    <w:p w:rsidR="00C009B8" w:rsidRDefault="00046B30">
      <w:pPr>
        <w:pStyle w:val="Heading3"/>
      </w:pPr>
      <w:bookmarkStart w:id="290" w:name="plotting-a-numerical-variable-1"/>
      <w:bookmarkStart w:id="291" w:name="_Toc530050448"/>
      <w:bookmarkEnd w:id="290"/>
      <w:r>
        <w:t>Plotting a numerical variable</w:t>
      </w:r>
      <w:bookmarkEnd w:id="291"/>
    </w:p>
    <w:p w:rsidR="00C009B8" w:rsidRDefault="00046B30">
      <w:pPr>
        <w:pStyle w:val="FirstParagraph"/>
      </w:pPr>
      <w:r>
        <w:t>Plot distribution of values of a numerical variable.</w:t>
      </w:r>
    </w:p>
    <w:p w:rsidR="00C009B8" w:rsidRDefault="00046B30">
      <w:pPr>
        <w:pStyle w:val="Heading4"/>
      </w:pPr>
      <w:bookmarkStart w:id="292" w:name="histogram-1"/>
      <w:bookmarkEnd w:id="292"/>
      <w:r>
        <w:t>Histogram</w:t>
      </w:r>
    </w:p>
    <w:p w:rsidR="00C009B8" w:rsidRDefault="00046B30">
      <w:pPr>
        <w:pStyle w:val="FirstParagraph"/>
      </w:pPr>
      <w:r>
        <w:t xml:space="preserve">Load the </w:t>
      </w: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w:t>
      </w:r>
    </w:p>
    <w:p w:rsidR="001561B4" w:rsidRPr="001561B4" w:rsidRDefault="001561B4" w:rsidP="001561B4">
      <w:pPr>
        <w:pStyle w:val="BodyText"/>
      </w:pPr>
    </w:p>
    <w:p w:rsidR="00C009B8" w:rsidRDefault="00046B30">
      <w:pPr>
        <w:pStyle w:val="SourceCode"/>
      </w:pPr>
      <w:r>
        <w:rPr>
          <w:rStyle w:val="KeywordTok"/>
        </w:rPr>
        <w:lastRenderedPageBreak/>
        <w:t>library</w:t>
      </w:r>
      <w:r>
        <w:rPr>
          <w:rStyle w:val="NormalTok"/>
        </w:rPr>
        <w:t>(ggplot2</w:t>
      </w:r>
      <w:r w:rsidR="00D1531D">
        <w:rPr>
          <w:rStyle w:val="NormalTok"/>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NormalTok"/>
        </w:rPr>
        <w:fldChar w:fldCharType="end"/>
      </w:r>
      <w:r>
        <w:rPr>
          <w:rStyle w:val="NormalTok"/>
        </w:rPr>
        <w:t>)</w:t>
      </w:r>
    </w:p>
    <w:p w:rsidR="001561B4" w:rsidRDefault="001561B4">
      <w:pPr>
        <w:pStyle w:val="FirstParagraph"/>
      </w:pPr>
    </w:p>
    <w:p w:rsidR="00C009B8" w:rsidRDefault="00046B30">
      <w:pPr>
        <w:pStyle w:val="FirstParagraph"/>
      </w:pPr>
      <w:r>
        <w:t xml:space="preserve">In </w:t>
      </w: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t>,</w:t>
      </w:r>
    </w:p>
    <w:p w:rsidR="00C009B8" w:rsidRDefault="00046B30" w:rsidP="00BF4A77">
      <w:pPr>
        <w:pStyle w:val="Compact"/>
        <w:numPr>
          <w:ilvl w:val="0"/>
          <w:numId w:val="14"/>
        </w:numPr>
      </w:pPr>
      <w:r>
        <w:t xml:space="preserve">type </w:t>
      </w:r>
      <w:proofErr w:type="gramStart"/>
      <w:r>
        <w:rPr>
          <w:rStyle w:val="VerbatimChar"/>
        </w:rPr>
        <w:t>ggplot(</w:t>
      </w:r>
      <w:proofErr w:type="gramEnd"/>
      <w:r>
        <w:rPr>
          <w:rStyle w:val="VerbatimChar"/>
        </w:rPr>
        <w:t>data = X)</w:t>
      </w:r>
      <w:r>
        <w:t xml:space="preserve"> function to choose the dataset,</w:t>
      </w:r>
    </w:p>
    <w:p w:rsidR="00C009B8" w:rsidRDefault="00046B30" w:rsidP="00BF4A77">
      <w:pPr>
        <w:pStyle w:val="Compact"/>
        <w:numPr>
          <w:ilvl w:val="0"/>
          <w:numId w:val="14"/>
        </w:numPr>
      </w:pPr>
      <w:r>
        <w:t xml:space="preserve">the </w:t>
      </w:r>
      <w:proofErr w:type="gramStart"/>
      <w:r>
        <w:rPr>
          <w:rStyle w:val="VerbatimChar"/>
        </w:rPr>
        <w:t>aes(</w:t>
      </w:r>
      <w:proofErr w:type="gramEnd"/>
      <w:r>
        <w:rPr>
          <w:rStyle w:val="VerbatimChar"/>
        </w:rPr>
        <w:t>)</w:t>
      </w:r>
      <w:r>
        <w:t xml:space="preserve"> for variable or variables to be plotted,</w:t>
      </w:r>
    </w:p>
    <w:p w:rsidR="00C009B8" w:rsidRDefault="00046B30" w:rsidP="00BF4A77">
      <w:pPr>
        <w:pStyle w:val="Compact"/>
        <w:numPr>
          <w:ilvl w:val="0"/>
          <w:numId w:val="14"/>
        </w:numPr>
      </w:pPr>
      <w:r>
        <w:t xml:space="preserve">then we use </w:t>
      </w:r>
      <w:r>
        <w:rPr>
          <w:rStyle w:val="VerbatimChar"/>
        </w:rPr>
        <w:t>geom_X</w:t>
      </w:r>
      <w:r>
        <w:t xml:space="preserve"> to specify the geometric (X) form of the plot.</w:t>
      </w:r>
    </w:p>
    <w:p w:rsidR="001561B4" w:rsidRDefault="001561B4" w:rsidP="001561B4">
      <w:pPr>
        <w:pStyle w:val="Compact"/>
        <w:ind w:left="1680"/>
      </w:pPr>
    </w:p>
    <w:p w:rsidR="00C009B8" w:rsidRDefault="00046B30">
      <w:pPr>
        <w:pStyle w:val="SourceCode"/>
      </w:pPr>
      <w:r>
        <w:rPr>
          <w:rStyle w:val="NormalTok"/>
        </w:rPr>
        <w:t>myplot &lt;-</w:t>
      </w:r>
      <w:r>
        <w:rPr>
          <w:rStyle w:val="StringTok"/>
        </w:rPr>
        <w:t xml:space="preserve"> </w:t>
      </w:r>
      <w:proofErr w:type="gramStart"/>
      <w:r>
        <w:rPr>
          <w:rStyle w:val="KeywordTok"/>
        </w:rPr>
        <w:t>ggplot</w:t>
      </w:r>
      <w:r>
        <w:rPr>
          <w:rStyle w:val="NormalTok"/>
        </w:rPr>
        <w:t>(</w:t>
      </w:r>
      <w:proofErr w:type="gramEnd"/>
      <w:r>
        <w:rPr>
          <w:rStyle w:val="DataTypeTok"/>
        </w:rPr>
        <w:t>data =</w:t>
      </w:r>
      <w:r>
        <w:rPr>
          <w:rStyle w:val="NormalTok"/>
        </w:rPr>
        <w:t xml:space="preserve"> cholest, </w:t>
      </w:r>
      <w:r>
        <w:rPr>
          <w:rStyle w:val="KeywordTok"/>
        </w:rPr>
        <w:t>aes</w:t>
      </w:r>
      <w:r>
        <w:rPr>
          <w:rStyle w:val="NormalTok"/>
        </w:rPr>
        <w:t>(</w:t>
      </w:r>
      <w:r>
        <w:rPr>
          <w:rStyle w:val="DataTypeTok"/>
        </w:rPr>
        <w:t>x =</w:t>
      </w:r>
      <w:r>
        <w:rPr>
          <w:rStyle w:val="NormalTok"/>
        </w:rPr>
        <w:t xml:space="preserve"> chol))</w:t>
      </w:r>
      <w:r>
        <w:br/>
      </w:r>
      <w:r>
        <w:rPr>
          <w:rStyle w:val="NormalTok"/>
        </w:rPr>
        <w:t xml:space="preserve">myplot </w:t>
      </w:r>
      <w:r>
        <w:rPr>
          <w:rStyle w:val="OperatorTok"/>
        </w:rPr>
        <w:t>+</w:t>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FloatTok"/>
        </w:rPr>
        <w:t>0.5</w:t>
      </w:r>
      <w:r>
        <w:rPr>
          <w:rStyle w:val="NormalTok"/>
        </w:rPr>
        <w:t>)</w:t>
      </w:r>
    </w:p>
    <w:p w:rsidR="00C009B8" w:rsidRDefault="00046B30" w:rsidP="00B80A99">
      <w:pPr>
        <w:pStyle w:val="FirstParagraph"/>
        <w:jc w:val="center"/>
      </w:pPr>
      <w:r>
        <w:rPr>
          <w:noProof/>
        </w:rPr>
        <w:drawing>
          <wp:inline distT="0" distB="0" distL="0" distR="0">
            <wp:extent cx="3695700" cy="305562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1-1.png"/>
                    <pic:cNvPicPr>
                      <a:picLocks noChangeAspect="1" noChangeArrowheads="1"/>
                    </pic:cNvPicPr>
                  </pic:nvPicPr>
                  <pic:blipFill>
                    <a:blip r:embed="rId103"/>
                    <a:stretch>
                      <a:fillRect/>
                    </a:stretch>
                  </pic:blipFill>
                  <pic:spPr bwMode="auto">
                    <a:xfrm>
                      <a:off x="0" y="0"/>
                      <a:ext cx="3696104" cy="3055954"/>
                    </a:xfrm>
                    <a:prstGeom prst="rect">
                      <a:avLst/>
                    </a:prstGeom>
                    <a:noFill/>
                    <a:ln w="9525">
                      <a:noFill/>
                      <a:headEnd/>
                      <a:tailEnd/>
                    </a:ln>
                  </pic:spPr>
                </pic:pic>
              </a:graphicData>
            </a:graphic>
          </wp:inline>
        </w:drawing>
      </w:r>
    </w:p>
    <w:p w:rsidR="00C009B8" w:rsidRDefault="00046B30">
      <w:pPr>
        <w:pStyle w:val="BodyText"/>
      </w:pP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t xml:space="preserve"> has lots of flexibility and personalization. For example, we can set the line color and fill color, the theme, the size, the symbols etc.</w:t>
      </w:r>
    </w:p>
    <w:p w:rsidR="001561B4" w:rsidRDefault="001561B4">
      <w:pPr>
        <w:pStyle w:val="BodyText"/>
      </w:pPr>
    </w:p>
    <w:p w:rsidR="001561B4" w:rsidRDefault="001561B4">
      <w:pPr>
        <w:pStyle w:val="BodyText"/>
      </w:pPr>
    </w:p>
    <w:p w:rsidR="00C009B8" w:rsidRDefault="00046B30">
      <w:pPr>
        <w:pStyle w:val="SourceCode"/>
      </w:pPr>
      <w:proofErr w:type="gramStart"/>
      <w:r>
        <w:rPr>
          <w:rStyle w:val="KeywordTok"/>
        </w:rPr>
        <w:t>ggplot</w:t>
      </w:r>
      <w:r>
        <w:rPr>
          <w:rStyle w:val="NormalTok"/>
        </w:rPr>
        <w:t>(</w:t>
      </w:r>
      <w:proofErr w:type="gramEnd"/>
      <w:r>
        <w:rPr>
          <w:rStyle w:val="NormalTok"/>
        </w:rPr>
        <w:t xml:space="preserve">cholest, </w:t>
      </w:r>
      <w:r>
        <w:rPr>
          <w:rStyle w:val="KeywordTok"/>
        </w:rPr>
        <w:t>aes</w:t>
      </w:r>
      <w:r>
        <w:rPr>
          <w:rStyle w:val="NormalTok"/>
        </w:rPr>
        <w:t>(</w:t>
      </w:r>
      <w:r>
        <w:rPr>
          <w:rStyle w:val="DataTypeTok"/>
        </w:rPr>
        <w:t>x =</w:t>
      </w:r>
      <w:r>
        <w:rPr>
          <w:rStyle w:val="NormalTok"/>
        </w:rPr>
        <w:t xml:space="preserve"> chol)) </w:t>
      </w:r>
      <w:r>
        <w:rPr>
          <w:rStyle w:val="OperatorTok"/>
        </w:rPr>
        <w:t>+</w:t>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FloatTok"/>
        </w:rPr>
        <w:t>0.5</w:t>
      </w:r>
      <w:r>
        <w:rPr>
          <w:rStyle w:val="NormalTok"/>
        </w:rPr>
        <w:t xml:space="preserve">, </w:t>
      </w:r>
      <w:r>
        <w:br/>
      </w:r>
      <w:r>
        <w:rPr>
          <w:rStyle w:val="NormalTok"/>
        </w:rPr>
        <w:t xml:space="preserve">                                                </w:t>
      </w:r>
      <w:r>
        <w:rPr>
          <w:rStyle w:val="DataTypeTok"/>
        </w:rPr>
        <w:t>colour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StringTok"/>
        </w:rPr>
        <w:t>"white"</w:t>
      </w:r>
      <w:r>
        <w:rPr>
          <w:rStyle w:val="NormalTok"/>
        </w:rPr>
        <w:t>)</w:t>
      </w:r>
    </w:p>
    <w:p w:rsidR="00C009B8" w:rsidRDefault="00046B30" w:rsidP="00B80A99">
      <w:pPr>
        <w:pStyle w:val="FirstParagraph"/>
        <w:jc w:val="center"/>
      </w:pPr>
      <w:r>
        <w:rPr>
          <w:noProof/>
        </w:rPr>
        <w:lastRenderedPageBreak/>
        <w:drawing>
          <wp:inline distT="0" distB="0" distL="0" distR="0">
            <wp:extent cx="4030980" cy="328422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2-1.png"/>
                    <pic:cNvPicPr>
                      <a:picLocks noChangeAspect="1" noChangeArrowheads="1"/>
                    </pic:cNvPicPr>
                  </pic:nvPicPr>
                  <pic:blipFill>
                    <a:blip r:embed="rId104"/>
                    <a:stretch>
                      <a:fillRect/>
                    </a:stretch>
                  </pic:blipFill>
                  <pic:spPr bwMode="auto">
                    <a:xfrm>
                      <a:off x="0" y="0"/>
                      <a:ext cx="4031418" cy="3284577"/>
                    </a:xfrm>
                    <a:prstGeom prst="rect">
                      <a:avLst/>
                    </a:prstGeom>
                    <a:noFill/>
                    <a:ln w="9525">
                      <a:noFill/>
                      <a:headEnd/>
                      <a:tailEnd/>
                    </a:ln>
                  </pic:spPr>
                </pic:pic>
              </a:graphicData>
            </a:graphic>
          </wp:inline>
        </w:drawing>
      </w:r>
    </w:p>
    <w:p w:rsidR="00C009B8" w:rsidRDefault="00046B30">
      <w:pPr>
        <w:pStyle w:val="Heading4"/>
      </w:pPr>
      <w:bookmarkStart w:id="293" w:name="density-curve"/>
      <w:bookmarkEnd w:id="293"/>
      <w:r>
        <w:t>Density curve</w:t>
      </w:r>
    </w:p>
    <w:p w:rsidR="00C009B8" w:rsidRDefault="00046B30">
      <w:pPr>
        <w:pStyle w:val="FirstParagraph"/>
      </w:pPr>
      <w:r>
        <w:t>Density is useful to examine the distribution of observations.</w:t>
      </w:r>
    </w:p>
    <w:p w:rsidR="00C009B8" w:rsidRDefault="00046B30">
      <w:pPr>
        <w:pStyle w:val="SourceCode"/>
      </w:pPr>
      <w:proofErr w:type="gramStart"/>
      <w:r>
        <w:rPr>
          <w:rStyle w:val="KeywordTok"/>
        </w:rPr>
        <w:t>ggplot</w:t>
      </w:r>
      <w:r>
        <w:rPr>
          <w:rStyle w:val="NormalTok"/>
        </w:rPr>
        <w:t>(</w:t>
      </w:r>
      <w:proofErr w:type="gramEnd"/>
      <w:r>
        <w:rPr>
          <w:rStyle w:val="DataTypeTok"/>
        </w:rPr>
        <w:t>data =</w:t>
      </w:r>
      <w:r>
        <w:rPr>
          <w:rStyle w:val="NormalTok"/>
        </w:rPr>
        <w:t xml:space="preserve"> cholest, </w:t>
      </w:r>
      <w:r>
        <w:rPr>
          <w:rStyle w:val="KeywordTok"/>
        </w:rPr>
        <w:t>aes</w:t>
      </w:r>
      <w:r>
        <w:rPr>
          <w:rStyle w:val="NormalTok"/>
        </w:rPr>
        <w:t>(</w:t>
      </w:r>
      <w:r>
        <w:rPr>
          <w:rStyle w:val="DataTypeTok"/>
        </w:rPr>
        <w:t>x =</w:t>
      </w:r>
      <w:r>
        <w:rPr>
          <w:rStyle w:val="NormalTok"/>
        </w:rPr>
        <w:t xml:space="preserve"> chol)) </w:t>
      </w:r>
      <w:r>
        <w:rPr>
          <w:rStyle w:val="OperatorTok"/>
        </w:rPr>
        <w:t>+</w:t>
      </w:r>
      <w:r>
        <w:rPr>
          <w:rStyle w:val="StringTok"/>
        </w:rPr>
        <w:t xml:space="preserve"> </w:t>
      </w:r>
      <w:r>
        <w:rPr>
          <w:rStyle w:val="KeywordTok"/>
        </w:rPr>
        <w:t>geom_density</w:t>
      </w:r>
      <w:r>
        <w:rPr>
          <w:rStyle w:val="NormalTok"/>
        </w:rPr>
        <w:t>()</w:t>
      </w:r>
    </w:p>
    <w:p w:rsidR="00C009B8" w:rsidRDefault="00046B30" w:rsidP="00B80A99">
      <w:pPr>
        <w:pStyle w:val="FirstParagraph"/>
        <w:jc w:val="center"/>
      </w:pPr>
      <w:r>
        <w:rPr>
          <w:noProof/>
        </w:rPr>
        <w:drawing>
          <wp:inline distT="0" distB="0" distL="0" distR="0">
            <wp:extent cx="3352800" cy="326898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3-1.png"/>
                    <pic:cNvPicPr>
                      <a:picLocks noChangeAspect="1" noChangeArrowheads="1"/>
                    </pic:cNvPicPr>
                  </pic:nvPicPr>
                  <pic:blipFill>
                    <a:blip r:embed="rId105"/>
                    <a:stretch>
                      <a:fillRect/>
                    </a:stretch>
                  </pic:blipFill>
                  <pic:spPr bwMode="auto">
                    <a:xfrm>
                      <a:off x="0" y="0"/>
                      <a:ext cx="3353166" cy="3269337"/>
                    </a:xfrm>
                    <a:prstGeom prst="rect">
                      <a:avLst/>
                    </a:prstGeom>
                    <a:noFill/>
                    <a:ln w="9525">
                      <a:noFill/>
                      <a:headEnd/>
                      <a:tailEnd/>
                    </a:ln>
                  </pic:spPr>
                </pic:pic>
              </a:graphicData>
            </a:graphic>
          </wp:inline>
        </w:drawing>
      </w:r>
    </w:p>
    <w:p w:rsidR="00C009B8" w:rsidRDefault="00046B30">
      <w:pPr>
        <w:pStyle w:val="Heading4"/>
      </w:pPr>
      <w:bookmarkStart w:id="294" w:name="combining-the-histogram-and-the-density-"/>
      <w:bookmarkEnd w:id="294"/>
      <w:r>
        <w:lastRenderedPageBreak/>
        <w:t>Combining the histogram and the density curve</w:t>
      </w:r>
    </w:p>
    <w:p w:rsidR="00C009B8" w:rsidRDefault="00046B30">
      <w:pPr>
        <w:pStyle w:val="FirstParagraph"/>
      </w:pP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t xml:space="preserve"> allows plot to be displayed together. We can combine multiple plots in one single plot by overlaying multiple plots on one another.</w:t>
      </w:r>
    </w:p>
    <w:p w:rsidR="00C009B8" w:rsidRDefault="00046B30">
      <w:pPr>
        <w:pStyle w:val="BodyText"/>
      </w:pPr>
      <w:r>
        <w:t>Here, we will</w:t>
      </w:r>
    </w:p>
    <w:p w:rsidR="00C009B8" w:rsidRDefault="00046B30" w:rsidP="00BF4A77">
      <w:pPr>
        <w:pStyle w:val="Compact"/>
        <w:numPr>
          <w:ilvl w:val="0"/>
          <w:numId w:val="15"/>
        </w:numPr>
      </w:pPr>
      <w:r>
        <w:t>create a histogram plot,</w:t>
      </w:r>
    </w:p>
    <w:p w:rsidR="00C009B8" w:rsidRDefault="00046B30" w:rsidP="00BF4A77">
      <w:pPr>
        <w:pStyle w:val="Compact"/>
        <w:numPr>
          <w:ilvl w:val="0"/>
          <w:numId w:val="15"/>
        </w:numPr>
      </w:pPr>
      <w:r>
        <w:t>create a density curve plot,</w:t>
      </w:r>
    </w:p>
    <w:p w:rsidR="00C009B8" w:rsidRDefault="00046B30" w:rsidP="00BF4A77">
      <w:pPr>
        <w:pStyle w:val="Compact"/>
        <w:numPr>
          <w:ilvl w:val="0"/>
          <w:numId w:val="15"/>
        </w:numPr>
      </w:pPr>
      <w:r>
        <w:t>overlay both (the density curve + the histogram).</w:t>
      </w:r>
    </w:p>
    <w:p w:rsidR="00C009B8" w:rsidRDefault="00046B30">
      <w:pPr>
        <w:pStyle w:val="FirstParagraph"/>
      </w:pPr>
      <w:r>
        <w:t>To do this we need to specify a histogram with density instead of count on y-axis</w:t>
      </w:r>
    </w:p>
    <w:p w:rsidR="001561B4" w:rsidRPr="001561B4" w:rsidRDefault="001561B4" w:rsidP="001561B4">
      <w:pPr>
        <w:pStyle w:val="BodyText"/>
      </w:pPr>
    </w:p>
    <w:p w:rsidR="00C009B8" w:rsidRDefault="00046B30">
      <w:pPr>
        <w:pStyle w:val="SourceCode"/>
      </w:pPr>
      <w:proofErr w:type="gramStart"/>
      <w:r>
        <w:rPr>
          <w:rStyle w:val="KeywordTok"/>
        </w:rPr>
        <w:t>ggplot</w:t>
      </w:r>
      <w:r>
        <w:rPr>
          <w:rStyle w:val="NormalTok"/>
        </w:rPr>
        <w:t>(</w:t>
      </w:r>
      <w:proofErr w:type="gramEnd"/>
      <w:r>
        <w:rPr>
          <w:rStyle w:val="DataTypeTok"/>
        </w:rPr>
        <w:t>data =</w:t>
      </w:r>
      <w:r>
        <w:rPr>
          <w:rStyle w:val="NormalTok"/>
        </w:rPr>
        <w:t xml:space="preserve"> cholest, </w:t>
      </w:r>
      <w:r>
        <w:rPr>
          <w:rStyle w:val="KeywordTok"/>
        </w:rPr>
        <w:t>aes</w:t>
      </w:r>
      <w:r>
        <w:rPr>
          <w:rStyle w:val="NormalTok"/>
        </w:rPr>
        <w:t>(</w:t>
      </w:r>
      <w:r>
        <w:rPr>
          <w:rStyle w:val="DataTypeTok"/>
        </w:rPr>
        <w:t>x =</w:t>
      </w:r>
      <w:r>
        <w:rPr>
          <w:rStyle w:val="NormalTok"/>
        </w:rPr>
        <w:t xml:space="preserve"> chol)) </w:t>
      </w:r>
      <w:r>
        <w:rPr>
          <w:rStyle w:val="OperatorTok"/>
        </w:rPr>
        <w:t>+</w:t>
      </w:r>
      <w:r>
        <w:rPr>
          <w:rStyle w:val="StringTok"/>
        </w:rPr>
        <w:t xml:space="preserve"> </w:t>
      </w:r>
      <w:r>
        <w:br/>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y =</w:t>
      </w:r>
      <w:r>
        <w:rPr>
          <w:rStyle w:val="NormalTok"/>
        </w:rPr>
        <w:t xml:space="preserve"> ..density..), </w:t>
      </w:r>
      <w:r>
        <w:rPr>
          <w:rStyle w:val="DataTypeTok"/>
        </w:rPr>
        <w:t>binwidth =</w:t>
      </w:r>
      <w:r>
        <w:rPr>
          <w:rStyle w:val="NormalTok"/>
        </w:rPr>
        <w:t xml:space="preserve"> </w:t>
      </w:r>
      <w:r>
        <w:rPr>
          <w:rStyle w:val="FloatTok"/>
        </w:rPr>
        <w:t>0.5</w:t>
      </w:r>
      <w:r>
        <w:rPr>
          <w:rStyle w:val="NormalTok"/>
        </w:rPr>
        <w:t xml:space="preserve">, </w:t>
      </w:r>
      <w:r>
        <w:rPr>
          <w:rStyle w:val="DataTypeTok"/>
        </w:rPr>
        <w:t>colour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StringTok"/>
        </w:rPr>
        <w:t>"white"</w:t>
      </w:r>
      <w:r>
        <w:rPr>
          <w:rStyle w:val="NormalTok"/>
        </w:rPr>
        <w:t xml:space="preserve">) </w:t>
      </w:r>
      <w:r>
        <w:rPr>
          <w:rStyle w:val="OperatorTok"/>
        </w:rPr>
        <w:t>+</w:t>
      </w:r>
      <w:r>
        <w:br/>
      </w:r>
      <w:r>
        <w:rPr>
          <w:rStyle w:val="StringTok"/>
        </w:rPr>
        <w:t xml:space="preserve">  </w:t>
      </w:r>
      <w:r>
        <w:rPr>
          <w:rStyle w:val="KeywordTok"/>
        </w:rPr>
        <w:t>geom_density</w:t>
      </w:r>
      <w:r>
        <w:rPr>
          <w:rStyle w:val="NormalTok"/>
        </w:rPr>
        <w:t>(</w:t>
      </w:r>
      <w:r>
        <w:rPr>
          <w:rStyle w:val="DataTypeTok"/>
        </w:rPr>
        <w:t>alpha =</w:t>
      </w:r>
      <w:r>
        <w:rPr>
          <w:rStyle w:val="NormalTok"/>
        </w:rPr>
        <w:t xml:space="preserve"> .</w:t>
      </w:r>
      <w:r>
        <w:rPr>
          <w:rStyle w:val="DecValTok"/>
        </w:rPr>
        <w:t>2</w:t>
      </w:r>
      <w:r>
        <w:rPr>
          <w:rStyle w:val="NormalTok"/>
        </w:rPr>
        <w:t xml:space="preserve">, </w:t>
      </w:r>
      <w:r>
        <w:rPr>
          <w:rStyle w:val="DataTypeTok"/>
        </w:rPr>
        <w:t>fill =</w:t>
      </w:r>
      <w:r>
        <w:rPr>
          <w:rStyle w:val="NormalTok"/>
        </w:rPr>
        <w:t xml:space="preserve"> </w:t>
      </w:r>
      <w:r>
        <w:rPr>
          <w:rStyle w:val="StringTok"/>
        </w:rPr>
        <w:t>"#FF6666"</w:t>
      </w:r>
      <w:r>
        <w:rPr>
          <w:rStyle w:val="NormalTok"/>
        </w:rPr>
        <w:t>)</w:t>
      </w:r>
    </w:p>
    <w:p w:rsidR="001561B4" w:rsidRDefault="001561B4" w:rsidP="00B80A99">
      <w:pPr>
        <w:pStyle w:val="FirstParagraph"/>
        <w:jc w:val="center"/>
      </w:pPr>
    </w:p>
    <w:p w:rsidR="00C009B8" w:rsidRDefault="00046B30" w:rsidP="00B80A99">
      <w:pPr>
        <w:pStyle w:val="FirstParagraph"/>
        <w:jc w:val="center"/>
      </w:pPr>
      <w:r>
        <w:rPr>
          <w:noProof/>
        </w:rPr>
        <w:drawing>
          <wp:inline distT="0" distB="0" distL="0" distR="0">
            <wp:extent cx="3794760" cy="337566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4-1.png"/>
                    <pic:cNvPicPr>
                      <a:picLocks noChangeAspect="1" noChangeArrowheads="1"/>
                    </pic:cNvPicPr>
                  </pic:nvPicPr>
                  <pic:blipFill>
                    <a:blip r:embed="rId106"/>
                    <a:stretch>
                      <a:fillRect/>
                    </a:stretch>
                  </pic:blipFill>
                  <pic:spPr bwMode="auto">
                    <a:xfrm>
                      <a:off x="0" y="0"/>
                      <a:ext cx="3795175" cy="3376029"/>
                    </a:xfrm>
                    <a:prstGeom prst="rect">
                      <a:avLst/>
                    </a:prstGeom>
                    <a:noFill/>
                    <a:ln w="9525">
                      <a:noFill/>
                      <a:headEnd/>
                      <a:tailEnd/>
                    </a:ln>
                  </pic:spPr>
                </pic:pic>
              </a:graphicData>
            </a:graphic>
          </wp:inline>
        </w:drawing>
      </w:r>
    </w:p>
    <w:p w:rsidR="00C009B8" w:rsidRDefault="00046B30">
      <w:pPr>
        <w:pStyle w:val="Heading3"/>
      </w:pPr>
      <w:bookmarkStart w:id="295" w:name="plotting-a-categorical-variable-1"/>
      <w:bookmarkStart w:id="296" w:name="_Toc530050449"/>
      <w:bookmarkEnd w:id="295"/>
      <w:r>
        <w:t>Plotting a categorical variable</w:t>
      </w:r>
      <w:bookmarkEnd w:id="296"/>
    </w:p>
    <w:p w:rsidR="00C009B8" w:rsidRDefault="00046B30">
      <w:pPr>
        <w:pStyle w:val="FirstParagraph"/>
        <w:rPr>
          <w:rStyle w:val="VerbatimChar"/>
        </w:rPr>
      </w:pPr>
      <w:r>
        <w:t>Now, let us create a basic bar chart</w:t>
      </w:r>
      <w:r w:rsidR="00D1531D">
        <w:fldChar w:fldCharType="begin"/>
      </w:r>
      <w:r w:rsidR="00D1531D">
        <w:instrText xml:space="preserve"> XE "</w:instrText>
      </w:r>
      <w:r w:rsidR="00D1531D" w:rsidRPr="00A16D95">
        <w:instrText>bar chart</w:instrText>
      </w:r>
      <w:r w:rsidR="00D1531D">
        <w:instrText xml:space="preserve">" </w:instrText>
      </w:r>
      <w:r w:rsidR="00D1531D">
        <w:fldChar w:fldCharType="end"/>
      </w:r>
      <w:r>
        <w:t xml:space="preserve"> using </w:t>
      </w: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rPr>
          <w:rStyle w:val="VerbatimChar"/>
        </w:rPr>
        <w:t>::geom_</w:t>
      </w:r>
      <w:proofErr w:type="gramStart"/>
      <w:r>
        <w:rPr>
          <w:rStyle w:val="VerbatimChar"/>
        </w:rPr>
        <w:t>bar(</w:t>
      </w:r>
      <w:proofErr w:type="gramEnd"/>
      <w:r>
        <w:rPr>
          <w:rStyle w:val="VerbatimChar"/>
        </w:rPr>
        <w:t>)</w:t>
      </w:r>
    </w:p>
    <w:p w:rsidR="001561B4" w:rsidRDefault="001561B4" w:rsidP="001561B4">
      <w:pPr>
        <w:pStyle w:val="BodyText"/>
      </w:pPr>
    </w:p>
    <w:p w:rsidR="001561B4" w:rsidRPr="001561B4" w:rsidRDefault="001561B4" w:rsidP="001561B4">
      <w:pPr>
        <w:pStyle w:val="BodyText"/>
      </w:pPr>
    </w:p>
    <w:p w:rsidR="00C009B8" w:rsidRDefault="00046B30">
      <w:pPr>
        <w:pStyle w:val="SourceCode"/>
      </w:pPr>
      <w:r>
        <w:rPr>
          <w:rStyle w:val="NormalTok"/>
        </w:rPr>
        <w:lastRenderedPageBreak/>
        <w:t>sex_bar &lt;-</w:t>
      </w:r>
      <w:r>
        <w:rPr>
          <w:rStyle w:val="StringTok"/>
        </w:rPr>
        <w:t xml:space="preserve"> </w:t>
      </w:r>
      <w:proofErr w:type="gramStart"/>
      <w:r>
        <w:rPr>
          <w:rStyle w:val="KeywordTok"/>
        </w:rPr>
        <w:t>ggplot</w:t>
      </w:r>
      <w:r>
        <w:rPr>
          <w:rStyle w:val="NormalTok"/>
        </w:rPr>
        <w:t>(</w:t>
      </w:r>
      <w:proofErr w:type="gramEnd"/>
      <w:r>
        <w:rPr>
          <w:rStyle w:val="DataTypeTok"/>
        </w:rPr>
        <w:t>data =</w:t>
      </w:r>
      <w:r>
        <w:rPr>
          <w:rStyle w:val="NormalTok"/>
        </w:rPr>
        <w:t xml:space="preserve"> cholest, </w:t>
      </w:r>
      <w:r>
        <w:rPr>
          <w:rStyle w:val="KeywordTok"/>
        </w:rPr>
        <w:t>aes</w:t>
      </w:r>
      <w:r>
        <w:rPr>
          <w:rStyle w:val="NormalTok"/>
        </w:rPr>
        <w:t>(sex))</w:t>
      </w:r>
      <w:r>
        <w:br/>
      </w:r>
      <w:r>
        <w:rPr>
          <w:rStyle w:val="NormalTok"/>
        </w:rPr>
        <w:t xml:space="preserve">sex_bar </w:t>
      </w:r>
      <w:r>
        <w:rPr>
          <w:rStyle w:val="OperatorTok"/>
        </w:rPr>
        <w:t>+</w:t>
      </w:r>
      <w:r>
        <w:rPr>
          <w:rStyle w:val="StringTok"/>
        </w:rPr>
        <w:t xml:space="preserve"> </w:t>
      </w:r>
      <w:r>
        <w:rPr>
          <w:rStyle w:val="KeywordTok"/>
        </w:rPr>
        <w:t>geom_bar</w:t>
      </w:r>
      <w:r>
        <w:rPr>
          <w:rStyle w:val="NormalTok"/>
        </w:rPr>
        <w:t>()</w:t>
      </w:r>
    </w:p>
    <w:p w:rsidR="00C009B8" w:rsidRDefault="00046B30" w:rsidP="00B80A99">
      <w:pPr>
        <w:pStyle w:val="FirstParagraph"/>
        <w:jc w:val="center"/>
      </w:pPr>
      <w:r>
        <w:rPr>
          <w:noProof/>
        </w:rPr>
        <w:drawing>
          <wp:inline distT="0" distB="0" distL="0" distR="0">
            <wp:extent cx="3535680" cy="345186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5-1.png"/>
                    <pic:cNvPicPr>
                      <a:picLocks noChangeAspect="1" noChangeArrowheads="1"/>
                    </pic:cNvPicPr>
                  </pic:nvPicPr>
                  <pic:blipFill>
                    <a:blip r:embed="rId107"/>
                    <a:stretch>
                      <a:fillRect/>
                    </a:stretch>
                  </pic:blipFill>
                  <pic:spPr bwMode="auto">
                    <a:xfrm>
                      <a:off x="0" y="0"/>
                      <a:ext cx="3536066" cy="3452237"/>
                    </a:xfrm>
                    <a:prstGeom prst="rect">
                      <a:avLst/>
                    </a:prstGeom>
                    <a:noFill/>
                    <a:ln w="9525">
                      <a:noFill/>
                      <a:headEnd/>
                      <a:tailEnd/>
                    </a:ln>
                  </pic:spPr>
                </pic:pic>
              </a:graphicData>
            </a:graphic>
          </wp:inline>
        </w:drawing>
      </w:r>
    </w:p>
    <w:p w:rsidR="00C009B8" w:rsidRDefault="00046B30">
      <w:pPr>
        <w:pStyle w:val="BodyText"/>
      </w:pPr>
      <w:r>
        <w:t>The bar chart</w:t>
      </w:r>
      <w:r w:rsidR="00D1531D">
        <w:fldChar w:fldCharType="begin"/>
      </w:r>
      <w:r w:rsidR="00D1531D">
        <w:instrText xml:space="preserve"> XE "</w:instrText>
      </w:r>
      <w:r w:rsidR="00D1531D" w:rsidRPr="00A16D95">
        <w:instrText>bar chart</w:instrText>
      </w:r>
      <w:r w:rsidR="00D1531D">
        <w:instrText xml:space="preserve">" </w:instrText>
      </w:r>
      <w:r w:rsidR="00D1531D">
        <w:fldChar w:fldCharType="end"/>
      </w:r>
      <w:r>
        <w:t xml:space="preserve"> looks OK, but we want to personalize it more - make it prettier and more presentable:</w:t>
      </w:r>
    </w:p>
    <w:p w:rsidR="00C009B8" w:rsidRDefault="00046B30" w:rsidP="00BF4A77">
      <w:pPr>
        <w:pStyle w:val="Compact"/>
        <w:numPr>
          <w:ilvl w:val="0"/>
          <w:numId w:val="16"/>
        </w:numPr>
      </w:pPr>
      <w:r>
        <w:t xml:space="preserve">Add labels to x and y axes </w:t>
      </w:r>
      <w:proofErr w:type="gramStart"/>
      <w:r>
        <w:rPr>
          <w:rStyle w:val="VerbatimChar"/>
        </w:rPr>
        <w:t>xlab(</w:t>
      </w:r>
      <w:proofErr w:type="gramEnd"/>
      <w:r>
        <w:rPr>
          <w:rStyle w:val="VerbatimChar"/>
        </w:rPr>
        <w:t>)</w:t>
      </w:r>
      <w:r>
        <w:t xml:space="preserve"> and </w:t>
      </w:r>
      <w:r>
        <w:rPr>
          <w:rStyle w:val="VerbatimChar"/>
        </w:rPr>
        <w:t>ylab()</w:t>
      </w:r>
      <w:r>
        <w:t>.</w:t>
      </w:r>
    </w:p>
    <w:p w:rsidR="00C009B8" w:rsidRDefault="00046B30" w:rsidP="00BF4A77">
      <w:pPr>
        <w:pStyle w:val="Compact"/>
        <w:numPr>
          <w:ilvl w:val="0"/>
          <w:numId w:val="16"/>
        </w:numPr>
      </w:pPr>
      <w:r>
        <w:t xml:space="preserve">Add the title </w:t>
      </w:r>
      <w:proofErr w:type="gramStart"/>
      <w:r>
        <w:rPr>
          <w:rStyle w:val="VerbatimChar"/>
        </w:rPr>
        <w:t>ggtitle(</w:t>
      </w:r>
      <w:proofErr w:type="gramEnd"/>
      <w:r>
        <w:rPr>
          <w:rStyle w:val="VerbatimChar"/>
        </w:rPr>
        <w:t>)</w:t>
      </w:r>
      <w:r>
        <w:t>.</w:t>
      </w:r>
    </w:p>
    <w:p w:rsidR="001561B4" w:rsidRDefault="001561B4" w:rsidP="001561B4">
      <w:pPr>
        <w:pStyle w:val="Compact"/>
        <w:ind w:left="1680"/>
      </w:pPr>
    </w:p>
    <w:p w:rsidR="00C009B8" w:rsidRDefault="00046B30">
      <w:pPr>
        <w:pStyle w:val="SourceCode"/>
      </w:pPr>
      <w:proofErr w:type="gramStart"/>
      <w:r>
        <w:rPr>
          <w:rStyle w:val="KeywordTok"/>
        </w:rPr>
        <w:t>ggplot</w:t>
      </w:r>
      <w:r>
        <w:rPr>
          <w:rStyle w:val="NormalTok"/>
        </w:rPr>
        <w:t>(</w:t>
      </w:r>
      <w:proofErr w:type="gramEnd"/>
      <w:r>
        <w:rPr>
          <w:rStyle w:val="DataTypeTok"/>
        </w:rPr>
        <w:t>data =</w:t>
      </w:r>
      <w:r>
        <w:rPr>
          <w:rStyle w:val="NormalTok"/>
        </w:rPr>
        <w:t xml:space="preserve"> cholest, </w:t>
      </w:r>
      <w:r>
        <w:rPr>
          <w:rStyle w:val="DataTypeTok"/>
        </w:rPr>
        <w:t>mapping =</w:t>
      </w:r>
      <w:r>
        <w:rPr>
          <w:rStyle w:val="NormalTok"/>
        </w:rPr>
        <w:t xml:space="preserve"> </w:t>
      </w:r>
      <w:r>
        <w:rPr>
          <w:rStyle w:val="KeywordTok"/>
        </w:rPr>
        <w:t>aes</w:t>
      </w:r>
      <w:r>
        <w:rPr>
          <w:rStyle w:val="NormalTok"/>
        </w:rPr>
        <w:t xml:space="preserve">(sex, </w:t>
      </w:r>
      <w:r>
        <w:rPr>
          <w:rStyle w:val="DataTypeTok"/>
        </w:rPr>
        <w:t>fill =</w:t>
      </w:r>
      <w:r>
        <w:rPr>
          <w:rStyle w:val="NormalTok"/>
        </w:rPr>
        <w:t xml:space="preserve"> sex)) </w:t>
      </w:r>
      <w:r>
        <w:rPr>
          <w:rStyle w:val="OperatorTok"/>
        </w:rPr>
        <w:t>+</w:t>
      </w:r>
      <w:r>
        <w:rPr>
          <w:rStyle w:val="StringTok"/>
        </w:rPr>
        <w:t xml:space="preserve"> </w:t>
      </w:r>
      <w:r>
        <w:br/>
      </w:r>
      <w:r>
        <w:rPr>
          <w:rStyle w:val="StringTok"/>
        </w:rPr>
        <w:t xml:space="preserve">  </w:t>
      </w:r>
      <w:r>
        <w:rPr>
          <w:rStyle w:val="KeywordTok"/>
        </w:rPr>
        <w:t>geom_bar</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'Sex'</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'Freq of male and female'</w:t>
      </w:r>
      <w:r>
        <w:rPr>
          <w:rStyle w:val="NormalTok"/>
        </w:rPr>
        <w:t>)</w:t>
      </w:r>
    </w:p>
    <w:p w:rsidR="00C009B8" w:rsidRDefault="00046B30" w:rsidP="00B80A99">
      <w:pPr>
        <w:pStyle w:val="FirstParagraph"/>
        <w:jc w:val="center"/>
      </w:pPr>
      <w:r>
        <w:rPr>
          <w:noProof/>
        </w:rPr>
        <w:lastRenderedPageBreak/>
        <w:drawing>
          <wp:inline distT="0" distB="0" distL="0" distR="0">
            <wp:extent cx="3657600" cy="329946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6-1.png"/>
                    <pic:cNvPicPr>
                      <a:picLocks noChangeAspect="1" noChangeArrowheads="1"/>
                    </pic:cNvPicPr>
                  </pic:nvPicPr>
                  <pic:blipFill>
                    <a:blip r:embed="rId108"/>
                    <a:stretch>
                      <a:fillRect/>
                    </a:stretch>
                  </pic:blipFill>
                  <pic:spPr bwMode="auto">
                    <a:xfrm>
                      <a:off x="0" y="0"/>
                      <a:ext cx="3658001" cy="3299822"/>
                    </a:xfrm>
                    <a:prstGeom prst="rect">
                      <a:avLst/>
                    </a:prstGeom>
                    <a:noFill/>
                    <a:ln w="9525">
                      <a:noFill/>
                      <a:headEnd/>
                      <a:tailEnd/>
                    </a:ln>
                  </pic:spPr>
                </pic:pic>
              </a:graphicData>
            </a:graphic>
          </wp:inline>
        </w:drawing>
      </w:r>
    </w:p>
    <w:p w:rsidR="00C009B8" w:rsidRDefault="00046B30">
      <w:pPr>
        <w:pStyle w:val="BodyText"/>
      </w:pPr>
      <w:r>
        <w:t>In addition, there is an excellent resource from this website on ggplot2</w:t>
      </w:r>
      <w:r w:rsidR="00D1531D">
        <w:fldChar w:fldCharType="begin"/>
      </w:r>
      <w:r w:rsidR="00D1531D">
        <w:instrText xml:space="preserve"> XE "</w:instrText>
      </w:r>
      <w:r w:rsidR="00D1531D" w:rsidRPr="00A16D95">
        <w:rPr>
          <w:rStyle w:val="VerbatimChar"/>
          <w:b/>
        </w:rPr>
        <w:instrText>ggplot2</w:instrText>
      </w:r>
      <w:r w:rsidR="00D1531D">
        <w:instrText xml:space="preserve">" </w:instrText>
      </w:r>
      <w:r w:rsidR="00D1531D">
        <w:fldChar w:fldCharType="end"/>
      </w:r>
      <w:r>
        <w:t xml:space="preserve">: </w:t>
      </w:r>
      <w:hyperlink r:id="rId109">
        <w:r>
          <w:rPr>
            <w:rStyle w:val="Hyperlink"/>
          </w:rPr>
          <w:t>http://www.cookbook-r.com/Graphs/Bar_and_line_graphs_(ggplot2)/</w:t>
        </w:r>
      </w:hyperlink>
    </w:p>
    <w:p w:rsidR="00C009B8" w:rsidRDefault="00046B30">
      <w:pPr>
        <w:pStyle w:val="Heading3"/>
      </w:pPr>
      <w:bookmarkStart w:id="297" w:name="plotting-a-numerical-variable-and-a-cate"/>
      <w:bookmarkStart w:id="298" w:name="_Toc530050450"/>
      <w:bookmarkEnd w:id="297"/>
      <w:r>
        <w:t>Plotting a numerical variable and a categorical variable</w:t>
      </w:r>
      <w:bookmarkEnd w:id="298"/>
    </w:p>
    <w:p w:rsidR="00C009B8" w:rsidRDefault="00046B30">
      <w:pPr>
        <w:pStyle w:val="FirstParagraph"/>
      </w:pPr>
      <w:r>
        <w:t>Now, examine the distribution of a numerical variable (</w:t>
      </w:r>
      <w:r>
        <w:rPr>
          <w:rStyle w:val="VerbatimChar"/>
        </w:rPr>
        <w:t>rating</w:t>
      </w:r>
      <w:r>
        <w:t xml:space="preserve">) in two groups (A and B) of the variable </w:t>
      </w:r>
      <w:r>
        <w:rPr>
          <w:rStyle w:val="VerbatimChar"/>
        </w:rPr>
        <w:t>cond</w:t>
      </w:r>
      <w:r>
        <w:t xml:space="preserve"> by</w:t>
      </w:r>
    </w:p>
    <w:p w:rsidR="00C009B8" w:rsidRDefault="00046B30" w:rsidP="00BF4A77">
      <w:pPr>
        <w:pStyle w:val="Compact"/>
        <w:numPr>
          <w:ilvl w:val="0"/>
          <w:numId w:val="17"/>
        </w:numPr>
      </w:pPr>
      <w:r>
        <w:t>overlaying two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r>
        <w:t>,</w:t>
      </w:r>
    </w:p>
    <w:p w:rsidR="00C009B8" w:rsidRDefault="00046B30" w:rsidP="00BF4A77">
      <w:pPr>
        <w:pStyle w:val="Compact"/>
        <w:numPr>
          <w:ilvl w:val="0"/>
          <w:numId w:val="17"/>
        </w:numPr>
      </w:pPr>
      <w:r>
        <w:t>interleaving two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r>
        <w:t>,</w:t>
      </w:r>
    </w:p>
    <w:p w:rsidR="00C009B8" w:rsidRDefault="00046B30" w:rsidP="00BF4A77">
      <w:pPr>
        <w:pStyle w:val="Compact"/>
        <w:numPr>
          <w:ilvl w:val="0"/>
          <w:numId w:val="17"/>
        </w:numPr>
      </w:pPr>
      <w:r>
        <w:t xml:space="preserve">overlaying two density </w:t>
      </w:r>
      <w:proofErr w:type="gramStart"/>
      <w:r>
        <w:t>curve</w:t>
      </w:r>
      <w:proofErr w:type="gramEnd"/>
      <w:r>
        <w:t>.</w:t>
      </w:r>
    </w:p>
    <w:p w:rsidR="00C009B8" w:rsidRDefault="00046B30">
      <w:pPr>
        <w:pStyle w:val="Heading4"/>
      </w:pPr>
      <w:bookmarkStart w:id="299" w:name="overlaying-histograms"/>
      <w:bookmarkEnd w:id="299"/>
      <w:r>
        <w:t>Overlaying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p>
    <w:p w:rsidR="001561B4" w:rsidRPr="001561B4" w:rsidRDefault="001561B4" w:rsidP="001561B4">
      <w:pPr>
        <w:pStyle w:val="BodyText"/>
      </w:pPr>
    </w:p>
    <w:p w:rsidR="00C009B8" w:rsidRDefault="00046B30">
      <w:pPr>
        <w:pStyle w:val="SourceCode"/>
      </w:pPr>
      <w:proofErr w:type="gramStart"/>
      <w:r>
        <w:rPr>
          <w:rStyle w:val="KeywordTok"/>
        </w:rPr>
        <w:t>ggplot</w:t>
      </w:r>
      <w:r>
        <w:rPr>
          <w:rStyle w:val="NormalTok"/>
        </w:rPr>
        <w:t>(</w:t>
      </w:r>
      <w:proofErr w:type="gramEnd"/>
      <w:r>
        <w:rPr>
          <w:rStyle w:val="NormalTok"/>
        </w:rPr>
        <w:t xml:space="preserve">cholest, </w:t>
      </w:r>
      <w:r>
        <w:rPr>
          <w:rStyle w:val="KeywordTok"/>
        </w:rPr>
        <w:t>aes</w:t>
      </w:r>
      <w:r>
        <w:rPr>
          <w:rStyle w:val="NormalTok"/>
        </w:rPr>
        <w:t>(</w:t>
      </w:r>
      <w:r>
        <w:rPr>
          <w:rStyle w:val="DataTypeTok"/>
        </w:rPr>
        <w:t>x =</w:t>
      </w:r>
      <w:r>
        <w:rPr>
          <w:rStyle w:val="NormalTok"/>
        </w:rPr>
        <w:t xml:space="preserve"> chol, </w:t>
      </w:r>
      <w:r>
        <w:rPr>
          <w:rStyle w:val="DataTypeTok"/>
        </w:rPr>
        <w:t>fill =</w:t>
      </w:r>
      <w:r>
        <w:rPr>
          <w:rStyle w:val="NormalTok"/>
        </w:rPr>
        <w:t xml:space="preserve"> sex)) </w:t>
      </w:r>
      <w:r>
        <w:rPr>
          <w:rStyle w:val="OperatorTok"/>
        </w:rPr>
        <w:t>+</w:t>
      </w:r>
      <w:r>
        <w:br/>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DecValTok"/>
        </w:rPr>
        <w:t>5</w:t>
      </w:r>
      <w:r>
        <w:rPr>
          <w:rStyle w:val="NormalTok"/>
        </w:rPr>
        <w:t xml:space="preserve">, </w:t>
      </w:r>
      <w:r>
        <w:rPr>
          <w:rStyle w:val="DataTypeTok"/>
        </w:rPr>
        <w:t>alpha =</w:t>
      </w:r>
      <w:r>
        <w:rPr>
          <w:rStyle w:val="NormalTok"/>
        </w:rPr>
        <w:t xml:space="preserve"> .</w:t>
      </w:r>
      <w:r>
        <w:rPr>
          <w:rStyle w:val="DecValTok"/>
        </w:rPr>
        <w:t>5</w:t>
      </w:r>
      <w:r>
        <w:rPr>
          <w:rStyle w:val="NormalTok"/>
        </w:rPr>
        <w:t xml:space="preserve">, </w:t>
      </w:r>
      <w:r>
        <w:rPr>
          <w:rStyle w:val="DataTypeTok"/>
        </w:rPr>
        <w:t>position =</w:t>
      </w:r>
      <w:r>
        <w:rPr>
          <w:rStyle w:val="NormalTok"/>
        </w:rPr>
        <w:t xml:space="preserve"> </w:t>
      </w:r>
      <w:r>
        <w:rPr>
          <w:rStyle w:val="StringTok"/>
        </w:rPr>
        <w:t>"identity"</w:t>
      </w:r>
      <w:r>
        <w:rPr>
          <w:rStyle w:val="NormalTok"/>
        </w:rPr>
        <w:t>)</w:t>
      </w:r>
    </w:p>
    <w:p w:rsidR="00C009B8" w:rsidRDefault="00046B30" w:rsidP="00B80A99">
      <w:pPr>
        <w:pStyle w:val="FirstParagraph"/>
        <w:jc w:val="center"/>
      </w:pPr>
      <w:r>
        <w:rPr>
          <w:noProof/>
        </w:rPr>
        <w:lastRenderedPageBreak/>
        <w:drawing>
          <wp:inline distT="0" distB="0" distL="0" distR="0">
            <wp:extent cx="3550920" cy="2971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7-1.png"/>
                    <pic:cNvPicPr>
                      <a:picLocks noChangeAspect="1" noChangeArrowheads="1"/>
                    </pic:cNvPicPr>
                  </pic:nvPicPr>
                  <pic:blipFill>
                    <a:blip r:embed="rId110"/>
                    <a:stretch>
                      <a:fillRect/>
                    </a:stretch>
                  </pic:blipFill>
                  <pic:spPr bwMode="auto">
                    <a:xfrm>
                      <a:off x="0" y="0"/>
                      <a:ext cx="3551308" cy="2972125"/>
                    </a:xfrm>
                    <a:prstGeom prst="rect">
                      <a:avLst/>
                    </a:prstGeom>
                    <a:noFill/>
                    <a:ln w="9525">
                      <a:noFill/>
                      <a:headEnd/>
                      <a:tailEnd/>
                    </a:ln>
                  </pic:spPr>
                </pic:pic>
              </a:graphicData>
            </a:graphic>
          </wp:inline>
        </w:drawing>
      </w:r>
    </w:p>
    <w:p w:rsidR="00C009B8" w:rsidRDefault="00046B30">
      <w:pPr>
        <w:pStyle w:val="Heading4"/>
      </w:pPr>
      <w:bookmarkStart w:id="300" w:name="interleaving-histograms"/>
      <w:bookmarkEnd w:id="300"/>
      <w:r>
        <w:t>Interleaving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p>
    <w:p w:rsidR="00B80A99" w:rsidRPr="00B80A99" w:rsidRDefault="00B80A99" w:rsidP="00B80A99">
      <w:pPr>
        <w:pStyle w:val="BodyText"/>
      </w:pPr>
    </w:p>
    <w:p w:rsidR="00C009B8" w:rsidRDefault="00046B30">
      <w:pPr>
        <w:pStyle w:val="SourceCode"/>
      </w:pPr>
      <w:proofErr w:type="gramStart"/>
      <w:r>
        <w:rPr>
          <w:rStyle w:val="KeywordTok"/>
        </w:rPr>
        <w:t>ggplot</w:t>
      </w:r>
      <w:r>
        <w:rPr>
          <w:rStyle w:val="NormalTok"/>
        </w:rPr>
        <w:t>(</w:t>
      </w:r>
      <w:proofErr w:type="gramEnd"/>
      <w:r>
        <w:rPr>
          <w:rStyle w:val="NormalTok"/>
        </w:rPr>
        <w:t xml:space="preserve">cholest, </w:t>
      </w:r>
      <w:r>
        <w:rPr>
          <w:rStyle w:val="KeywordTok"/>
        </w:rPr>
        <w:t>aes</w:t>
      </w:r>
      <w:r>
        <w:rPr>
          <w:rStyle w:val="NormalTok"/>
        </w:rPr>
        <w:t>(</w:t>
      </w:r>
      <w:r>
        <w:rPr>
          <w:rStyle w:val="DataTypeTok"/>
        </w:rPr>
        <w:t>x =</w:t>
      </w:r>
      <w:r>
        <w:rPr>
          <w:rStyle w:val="NormalTok"/>
        </w:rPr>
        <w:t xml:space="preserve"> chol, </w:t>
      </w:r>
      <w:r>
        <w:rPr>
          <w:rStyle w:val="DataTypeTok"/>
        </w:rPr>
        <w:t>fill =</w:t>
      </w:r>
      <w:r>
        <w:rPr>
          <w:rStyle w:val="NormalTok"/>
        </w:rPr>
        <w:t xml:space="preserve"> sex)) </w:t>
      </w:r>
      <w:r>
        <w:rPr>
          <w:rStyle w:val="OperatorTok"/>
        </w:rPr>
        <w:t>+</w:t>
      </w:r>
      <w:r>
        <w:br/>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DecValTok"/>
        </w:rPr>
        <w:t>5</w:t>
      </w:r>
      <w:r>
        <w:rPr>
          <w:rStyle w:val="NormalTok"/>
        </w:rPr>
        <w:t xml:space="preserve">, </w:t>
      </w:r>
      <w:r>
        <w:rPr>
          <w:rStyle w:val="DataTypeTok"/>
        </w:rPr>
        <w:t>position =</w:t>
      </w:r>
      <w:r>
        <w:rPr>
          <w:rStyle w:val="NormalTok"/>
        </w:rPr>
        <w:t xml:space="preserve"> </w:t>
      </w:r>
      <w:r>
        <w:rPr>
          <w:rStyle w:val="StringTok"/>
        </w:rPr>
        <w:t>"dodge"</w:t>
      </w:r>
      <w:r>
        <w:rPr>
          <w:rStyle w:val="NormalTok"/>
        </w:rPr>
        <w:t>)</w:t>
      </w:r>
    </w:p>
    <w:p w:rsidR="00C009B8" w:rsidRDefault="00046B30" w:rsidP="00B80A99">
      <w:pPr>
        <w:pStyle w:val="FirstParagraph"/>
        <w:jc w:val="center"/>
      </w:pPr>
      <w:r>
        <w:rPr>
          <w:noProof/>
        </w:rPr>
        <w:drawing>
          <wp:inline distT="0" distB="0" distL="0" distR="0">
            <wp:extent cx="3444240" cy="355092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8-1.png"/>
                    <pic:cNvPicPr>
                      <a:picLocks noChangeAspect="1" noChangeArrowheads="1"/>
                    </pic:cNvPicPr>
                  </pic:nvPicPr>
                  <pic:blipFill>
                    <a:blip r:embed="rId111"/>
                    <a:stretch>
                      <a:fillRect/>
                    </a:stretch>
                  </pic:blipFill>
                  <pic:spPr bwMode="auto">
                    <a:xfrm>
                      <a:off x="0" y="0"/>
                      <a:ext cx="3444617" cy="3551309"/>
                    </a:xfrm>
                    <a:prstGeom prst="rect">
                      <a:avLst/>
                    </a:prstGeom>
                    <a:noFill/>
                    <a:ln w="9525">
                      <a:noFill/>
                      <a:headEnd/>
                      <a:tailEnd/>
                    </a:ln>
                  </pic:spPr>
                </pic:pic>
              </a:graphicData>
            </a:graphic>
          </wp:inline>
        </w:drawing>
      </w:r>
    </w:p>
    <w:p w:rsidR="00C009B8" w:rsidRDefault="00046B30">
      <w:pPr>
        <w:pStyle w:val="Heading4"/>
      </w:pPr>
      <w:bookmarkStart w:id="301" w:name="overlaying-density-plots"/>
      <w:bookmarkEnd w:id="301"/>
      <w:r>
        <w:lastRenderedPageBreak/>
        <w:t>Overlaying density plots</w:t>
      </w:r>
    </w:p>
    <w:p w:rsidR="00C009B8" w:rsidRDefault="00046B30">
      <w:pPr>
        <w:pStyle w:val="FirstParagraph"/>
      </w:pPr>
      <w:r>
        <w:t>Full transparent</w:t>
      </w:r>
    </w:p>
    <w:p w:rsidR="00C009B8" w:rsidRDefault="00046B30">
      <w:pPr>
        <w:pStyle w:val="SourceCode"/>
      </w:pPr>
      <w:proofErr w:type="gramStart"/>
      <w:r>
        <w:rPr>
          <w:rStyle w:val="KeywordTok"/>
        </w:rPr>
        <w:t>ggplot</w:t>
      </w:r>
      <w:r>
        <w:rPr>
          <w:rStyle w:val="NormalTok"/>
        </w:rPr>
        <w:t>(</w:t>
      </w:r>
      <w:proofErr w:type="gramEnd"/>
      <w:r>
        <w:rPr>
          <w:rStyle w:val="NormalTok"/>
        </w:rPr>
        <w:t xml:space="preserve">cholest, </w:t>
      </w:r>
      <w:r>
        <w:rPr>
          <w:rStyle w:val="KeywordTok"/>
        </w:rPr>
        <w:t>aes</w:t>
      </w:r>
      <w:r>
        <w:rPr>
          <w:rStyle w:val="NormalTok"/>
        </w:rPr>
        <w:t>(</w:t>
      </w:r>
      <w:r>
        <w:rPr>
          <w:rStyle w:val="DataTypeTok"/>
        </w:rPr>
        <w:t>x =</w:t>
      </w:r>
      <w:r>
        <w:rPr>
          <w:rStyle w:val="NormalTok"/>
        </w:rPr>
        <w:t xml:space="preserve"> chol, </w:t>
      </w:r>
      <w:r>
        <w:rPr>
          <w:rStyle w:val="DataTypeTok"/>
        </w:rPr>
        <w:t>colour =</w:t>
      </w:r>
      <w:r>
        <w:rPr>
          <w:rStyle w:val="NormalTok"/>
        </w:rPr>
        <w:t xml:space="preserve"> sex)) </w:t>
      </w:r>
      <w:r>
        <w:rPr>
          <w:rStyle w:val="OperatorTok"/>
        </w:rPr>
        <w:t>+</w:t>
      </w:r>
      <w:r>
        <w:rPr>
          <w:rStyle w:val="StringTok"/>
        </w:rPr>
        <w:t xml:space="preserve"> </w:t>
      </w:r>
      <w:r>
        <w:rPr>
          <w:rStyle w:val="KeywordTok"/>
        </w:rPr>
        <w:t>geom_density</w:t>
      </w:r>
      <w:r>
        <w:rPr>
          <w:rStyle w:val="NormalTok"/>
        </w:rPr>
        <w:t>()</w:t>
      </w:r>
    </w:p>
    <w:p w:rsidR="00C009B8" w:rsidRDefault="00046B30" w:rsidP="00B80A99">
      <w:pPr>
        <w:pStyle w:val="FirstParagraph"/>
        <w:jc w:val="center"/>
      </w:pPr>
      <w:r>
        <w:rPr>
          <w:noProof/>
        </w:rPr>
        <w:drawing>
          <wp:inline distT="0" distB="0" distL="0" distR="0">
            <wp:extent cx="3680460" cy="352806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9-1.png"/>
                    <pic:cNvPicPr>
                      <a:picLocks noChangeAspect="1" noChangeArrowheads="1"/>
                    </pic:cNvPicPr>
                  </pic:nvPicPr>
                  <pic:blipFill>
                    <a:blip r:embed="rId112"/>
                    <a:stretch>
                      <a:fillRect/>
                    </a:stretch>
                  </pic:blipFill>
                  <pic:spPr bwMode="auto">
                    <a:xfrm>
                      <a:off x="0" y="0"/>
                      <a:ext cx="3680864" cy="3528447"/>
                    </a:xfrm>
                    <a:prstGeom prst="rect">
                      <a:avLst/>
                    </a:prstGeom>
                    <a:noFill/>
                    <a:ln w="9525">
                      <a:noFill/>
                      <a:headEnd/>
                      <a:tailEnd/>
                    </a:ln>
                  </pic:spPr>
                </pic:pic>
              </a:graphicData>
            </a:graphic>
          </wp:inline>
        </w:drawing>
      </w:r>
    </w:p>
    <w:p w:rsidR="00C009B8" w:rsidRDefault="00046B30">
      <w:pPr>
        <w:pStyle w:val="BodyText"/>
        <w:rPr>
          <w:rFonts w:eastAsiaTheme="minorEastAsia"/>
        </w:rPr>
      </w:pPr>
      <w:r>
        <w:t xml:space="preserve">Now, try set the transparency at </w:t>
      </w:r>
      <m:oMath>
        <m:r>
          <w:rPr>
            <w:rFonts w:ascii="Cambria Math" w:hAnsi="Cambria Math"/>
          </w:rPr>
          <m:t>30%</m:t>
        </m:r>
      </m:oMath>
    </w:p>
    <w:p w:rsidR="001561B4" w:rsidRDefault="001561B4">
      <w:pPr>
        <w:pStyle w:val="BodyText"/>
      </w:pPr>
    </w:p>
    <w:p w:rsidR="00C009B8" w:rsidRDefault="00046B30">
      <w:pPr>
        <w:pStyle w:val="SourceCode"/>
      </w:pPr>
      <w:r>
        <w:rPr>
          <w:rStyle w:val="CommentTok"/>
        </w:rPr>
        <w:t># Density plots with semi-transparent fill</w:t>
      </w:r>
      <w:r>
        <w:br/>
      </w:r>
      <w:proofErr w:type="gramStart"/>
      <w:r>
        <w:rPr>
          <w:rStyle w:val="KeywordTok"/>
        </w:rPr>
        <w:t>ggplot</w:t>
      </w:r>
      <w:r>
        <w:rPr>
          <w:rStyle w:val="NormalTok"/>
        </w:rPr>
        <w:t>(</w:t>
      </w:r>
      <w:proofErr w:type="gramEnd"/>
      <w:r>
        <w:rPr>
          <w:rStyle w:val="NormalTok"/>
        </w:rPr>
        <w:t xml:space="preserve">cholest, </w:t>
      </w:r>
      <w:r>
        <w:rPr>
          <w:rStyle w:val="KeywordTok"/>
        </w:rPr>
        <w:t>aes</w:t>
      </w:r>
      <w:r>
        <w:rPr>
          <w:rStyle w:val="NormalTok"/>
        </w:rPr>
        <w:t>(</w:t>
      </w:r>
      <w:r>
        <w:rPr>
          <w:rStyle w:val="DataTypeTok"/>
        </w:rPr>
        <w:t>x =</w:t>
      </w:r>
      <w:r>
        <w:rPr>
          <w:rStyle w:val="NormalTok"/>
        </w:rPr>
        <w:t xml:space="preserve"> chol, </w:t>
      </w:r>
      <w:r>
        <w:rPr>
          <w:rStyle w:val="DataTypeTok"/>
        </w:rPr>
        <w:t>colour =</w:t>
      </w:r>
      <w:r>
        <w:rPr>
          <w:rStyle w:val="NormalTok"/>
        </w:rPr>
        <w:t xml:space="preserve"> sex, </w:t>
      </w:r>
      <w:r>
        <w:rPr>
          <w:rStyle w:val="DataTypeTok"/>
        </w:rPr>
        <w:t>fill =</w:t>
      </w:r>
      <w:r>
        <w:rPr>
          <w:rStyle w:val="NormalTok"/>
        </w:rPr>
        <w:t xml:space="preserve"> sex)) </w:t>
      </w:r>
      <w:r>
        <w:rPr>
          <w:rStyle w:val="OperatorTok"/>
        </w:rPr>
        <w:t>+</w:t>
      </w:r>
      <w:r>
        <w:rPr>
          <w:rStyle w:val="StringTok"/>
        </w:rPr>
        <w:t xml:space="preserve"> </w:t>
      </w:r>
      <w:r>
        <w:rPr>
          <w:rStyle w:val="KeywordTok"/>
        </w:rPr>
        <w:t>geom_density</w:t>
      </w:r>
      <w:r>
        <w:rPr>
          <w:rStyle w:val="NormalTok"/>
        </w:rPr>
        <w:t>(</w:t>
      </w:r>
      <w:r>
        <w:rPr>
          <w:rStyle w:val="DataTypeTok"/>
        </w:rPr>
        <w:t>alpha =</w:t>
      </w:r>
      <w:r>
        <w:rPr>
          <w:rStyle w:val="NormalTok"/>
        </w:rPr>
        <w:t xml:space="preserve"> .</w:t>
      </w:r>
      <w:r>
        <w:rPr>
          <w:rStyle w:val="DecValTok"/>
        </w:rPr>
        <w:t>3</w:t>
      </w:r>
      <w:r>
        <w:rPr>
          <w:rStyle w:val="NormalTok"/>
        </w:rPr>
        <w:t>)</w:t>
      </w:r>
    </w:p>
    <w:p w:rsidR="00C009B8" w:rsidRDefault="00046B30" w:rsidP="00B80A99">
      <w:pPr>
        <w:pStyle w:val="FirstParagraph"/>
        <w:jc w:val="center"/>
      </w:pPr>
      <w:r>
        <w:rPr>
          <w:noProof/>
        </w:rPr>
        <w:lastRenderedPageBreak/>
        <w:drawing>
          <wp:inline distT="0" distB="0" distL="0" distR="0">
            <wp:extent cx="3284220" cy="34671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20-1.png"/>
                    <pic:cNvPicPr>
                      <a:picLocks noChangeAspect="1" noChangeArrowheads="1"/>
                    </pic:cNvPicPr>
                  </pic:nvPicPr>
                  <pic:blipFill>
                    <a:blip r:embed="rId113"/>
                    <a:stretch>
                      <a:fillRect/>
                    </a:stretch>
                  </pic:blipFill>
                  <pic:spPr bwMode="auto">
                    <a:xfrm>
                      <a:off x="0" y="0"/>
                      <a:ext cx="3284579" cy="3467479"/>
                    </a:xfrm>
                    <a:prstGeom prst="rect">
                      <a:avLst/>
                    </a:prstGeom>
                    <a:noFill/>
                    <a:ln w="9525">
                      <a:noFill/>
                      <a:headEnd/>
                      <a:tailEnd/>
                    </a:ln>
                  </pic:spPr>
                </pic:pic>
              </a:graphicData>
            </a:graphic>
          </wp:inline>
        </w:drawing>
      </w:r>
    </w:p>
    <w:p w:rsidR="00C009B8" w:rsidRDefault="00046B30">
      <w:pPr>
        <w:pStyle w:val="Heading4"/>
      </w:pPr>
      <w:bookmarkStart w:id="302" w:name="using-facets"/>
      <w:bookmarkEnd w:id="302"/>
      <w:r>
        <w:t>Using facets</w:t>
      </w:r>
    </w:p>
    <w:p w:rsidR="00C009B8" w:rsidRDefault="00046B30">
      <w:pPr>
        <w:pStyle w:val="FirstParagraph"/>
      </w:pPr>
      <w:r>
        <w:t xml:space="preserve">We use </w:t>
      </w:r>
      <w:r>
        <w:rPr>
          <w:rStyle w:val="VerbatimChar"/>
        </w:rPr>
        <w:t>facet_</w:t>
      </w:r>
      <w:proofErr w:type="gramStart"/>
      <w:r>
        <w:rPr>
          <w:rStyle w:val="VerbatimChar"/>
        </w:rPr>
        <w:t>grid(</w:t>
      </w:r>
      <w:proofErr w:type="gramEnd"/>
      <w:r>
        <w:rPr>
          <w:rStyle w:val="VerbatimChar"/>
        </w:rPr>
        <w:t>)</w:t>
      </w:r>
      <w:r>
        <w:t xml:space="preserve"> to split the plot. There are two types of facetting the plot:</w:t>
      </w:r>
    </w:p>
    <w:p w:rsidR="00C009B8" w:rsidRDefault="00046B30" w:rsidP="00BF4A77">
      <w:pPr>
        <w:pStyle w:val="Compact"/>
        <w:numPr>
          <w:ilvl w:val="0"/>
          <w:numId w:val="18"/>
        </w:numPr>
      </w:pPr>
      <w:r>
        <w:t>Vertical facet.</w:t>
      </w:r>
    </w:p>
    <w:p w:rsidR="00C009B8" w:rsidRDefault="00046B30" w:rsidP="00BF4A77">
      <w:pPr>
        <w:pStyle w:val="Compact"/>
        <w:numPr>
          <w:ilvl w:val="0"/>
          <w:numId w:val="18"/>
        </w:numPr>
      </w:pPr>
      <w:r>
        <w:t>Horizontal facet.</w:t>
      </w:r>
    </w:p>
    <w:p w:rsidR="00C009B8" w:rsidRDefault="00046B30">
      <w:pPr>
        <w:pStyle w:val="FirstParagraph"/>
      </w:pPr>
      <w:r>
        <w:t>The vertical facets</w:t>
      </w:r>
    </w:p>
    <w:p w:rsidR="001561B4" w:rsidRPr="001561B4" w:rsidRDefault="001561B4" w:rsidP="001561B4">
      <w:pPr>
        <w:pStyle w:val="BodyText"/>
      </w:pPr>
    </w:p>
    <w:p w:rsidR="00C009B8" w:rsidRDefault="00046B30">
      <w:pPr>
        <w:pStyle w:val="SourceCode"/>
      </w:pPr>
      <w:proofErr w:type="gramStart"/>
      <w:r>
        <w:rPr>
          <w:rStyle w:val="KeywordTok"/>
        </w:rPr>
        <w:t>ggplot</w:t>
      </w:r>
      <w:r>
        <w:rPr>
          <w:rStyle w:val="NormalTok"/>
        </w:rPr>
        <w:t>(</w:t>
      </w:r>
      <w:proofErr w:type="gramEnd"/>
      <w:r>
        <w:rPr>
          <w:rStyle w:val="DataTypeTok"/>
        </w:rPr>
        <w:t>data =</w:t>
      </w:r>
      <w:r>
        <w:rPr>
          <w:rStyle w:val="NormalTok"/>
        </w:rPr>
        <w:t xml:space="preserve"> cholest, </w:t>
      </w:r>
      <w:r>
        <w:rPr>
          <w:rStyle w:val="KeywordTok"/>
        </w:rPr>
        <w:t>aes</w:t>
      </w:r>
      <w:r>
        <w:rPr>
          <w:rStyle w:val="NormalTok"/>
        </w:rPr>
        <w:t>(</w:t>
      </w:r>
      <w:r>
        <w:rPr>
          <w:rStyle w:val="DataTypeTok"/>
        </w:rPr>
        <w:t>x =</w:t>
      </w:r>
      <w:r>
        <w:rPr>
          <w:rStyle w:val="NormalTok"/>
        </w:rPr>
        <w:t xml:space="preserve"> chol)) </w:t>
      </w:r>
      <w:r>
        <w:rPr>
          <w:rStyle w:val="OperatorTok"/>
        </w:rPr>
        <w:t>+</w:t>
      </w:r>
      <w:r>
        <w:rPr>
          <w:rStyle w:val="StringTok"/>
        </w:rPr>
        <w:t xml:space="preserve"> </w:t>
      </w:r>
      <w:r>
        <w:br/>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DecValTok"/>
        </w:rPr>
        <w:t>5</w:t>
      </w:r>
      <w:r>
        <w:rPr>
          <w:rStyle w:val="NormalTok"/>
        </w:rPr>
        <w:t xml:space="preserve">, </w:t>
      </w:r>
      <w:r>
        <w:rPr>
          <w:rStyle w:val="DataTypeTok"/>
        </w:rPr>
        <w:t>colour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StringTok"/>
        </w:rPr>
        <w:t>"white"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facet_grid</w:t>
      </w:r>
      <w:r>
        <w:rPr>
          <w:rStyle w:val="NormalTok"/>
        </w:rPr>
        <w:t xml:space="preserve">(sex </w:t>
      </w:r>
      <w:r>
        <w:rPr>
          <w:rStyle w:val="OperatorTok"/>
        </w:rPr>
        <w:t>~</w:t>
      </w:r>
      <w:r>
        <w:rPr>
          <w:rStyle w:val="StringTok"/>
        </w:rPr>
        <w:t xml:space="preserve"> </w:t>
      </w:r>
      <w:r>
        <w:rPr>
          <w:rStyle w:val="NormalTok"/>
        </w:rPr>
        <w:t>.)</w:t>
      </w:r>
    </w:p>
    <w:p w:rsidR="00C009B8" w:rsidRDefault="00046B30" w:rsidP="00B80A99">
      <w:pPr>
        <w:pStyle w:val="FirstParagraph"/>
        <w:jc w:val="center"/>
      </w:pPr>
      <w:r>
        <w:rPr>
          <w:noProof/>
        </w:rPr>
        <w:lastRenderedPageBreak/>
        <w:drawing>
          <wp:inline distT="0" distB="0" distL="0" distR="0">
            <wp:extent cx="3619500" cy="340614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21-1.png"/>
                    <pic:cNvPicPr>
                      <a:picLocks noChangeAspect="1" noChangeArrowheads="1"/>
                    </pic:cNvPicPr>
                  </pic:nvPicPr>
                  <pic:blipFill>
                    <a:blip r:embed="rId114"/>
                    <a:stretch>
                      <a:fillRect/>
                    </a:stretch>
                  </pic:blipFill>
                  <pic:spPr bwMode="auto">
                    <a:xfrm>
                      <a:off x="0" y="0"/>
                      <a:ext cx="3619896" cy="3406513"/>
                    </a:xfrm>
                    <a:prstGeom prst="rect">
                      <a:avLst/>
                    </a:prstGeom>
                    <a:noFill/>
                    <a:ln w="9525">
                      <a:noFill/>
                      <a:headEnd/>
                      <a:tailEnd/>
                    </a:ln>
                  </pic:spPr>
                </pic:pic>
              </a:graphicData>
            </a:graphic>
          </wp:inline>
        </w:drawing>
      </w:r>
    </w:p>
    <w:p w:rsidR="00C009B8" w:rsidRDefault="00046B30">
      <w:pPr>
        <w:pStyle w:val="BodyText"/>
      </w:pPr>
      <w:r>
        <w:t>The horizontal facets</w:t>
      </w:r>
      <w:r w:rsidR="001561B4">
        <w:t>:</w:t>
      </w:r>
    </w:p>
    <w:p w:rsidR="001561B4" w:rsidRDefault="001561B4">
      <w:pPr>
        <w:pStyle w:val="BodyText"/>
      </w:pPr>
    </w:p>
    <w:p w:rsidR="00C009B8" w:rsidRDefault="00046B30">
      <w:pPr>
        <w:pStyle w:val="SourceCode"/>
      </w:pPr>
      <w:proofErr w:type="gramStart"/>
      <w:r>
        <w:rPr>
          <w:rStyle w:val="KeywordTok"/>
        </w:rPr>
        <w:t>ggplot</w:t>
      </w:r>
      <w:r>
        <w:rPr>
          <w:rStyle w:val="NormalTok"/>
        </w:rPr>
        <w:t>(</w:t>
      </w:r>
      <w:proofErr w:type="gramEnd"/>
      <w:r>
        <w:rPr>
          <w:rStyle w:val="DataTypeTok"/>
        </w:rPr>
        <w:t>data =</w:t>
      </w:r>
      <w:r>
        <w:rPr>
          <w:rStyle w:val="NormalTok"/>
        </w:rPr>
        <w:t xml:space="preserve"> cholest, </w:t>
      </w:r>
      <w:r>
        <w:rPr>
          <w:rStyle w:val="KeywordTok"/>
        </w:rPr>
        <w:t>aes</w:t>
      </w:r>
      <w:r>
        <w:rPr>
          <w:rStyle w:val="NormalTok"/>
        </w:rPr>
        <w:t>(</w:t>
      </w:r>
      <w:r>
        <w:rPr>
          <w:rStyle w:val="DataTypeTok"/>
        </w:rPr>
        <w:t>x =</w:t>
      </w:r>
      <w:r>
        <w:rPr>
          <w:rStyle w:val="NormalTok"/>
        </w:rPr>
        <w:t xml:space="preserve"> chol)) </w:t>
      </w:r>
      <w:r>
        <w:rPr>
          <w:rStyle w:val="OperatorTok"/>
        </w:rPr>
        <w:t>+</w:t>
      </w:r>
      <w:r>
        <w:rPr>
          <w:rStyle w:val="StringTok"/>
        </w:rPr>
        <w:t xml:space="preserve"> </w:t>
      </w:r>
      <w:r>
        <w:br/>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DecValTok"/>
        </w:rPr>
        <w:t>5</w:t>
      </w:r>
      <w:r>
        <w:rPr>
          <w:rStyle w:val="NormalTok"/>
        </w:rPr>
        <w:t xml:space="preserve">, </w:t>
      </w:r>
      <w:r>
        <w:rPr>
          <w:rStyle w:val="DataTypeTok"/>
        </w:rPr>
        <w:t>colour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StringTok"/>
        </w:rPr>
        <w:t>"white"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facet_grid</w:t>
      </w:r>
      <w:r>
        <w:rPr>
          <w:rStyle w:val="NormalTok"/>
        </w:rPr>
        <w:t xml:space="preserve">(. </w:t>
      </w:r>
      <w:r>
        <w:rPr>
          <w:rStyle w:val="OperatorTok"/>
        </w:rPr>
        <w:t>~</w:t>
      </w:r>
      <w:r>
        <w:rPr>
          <w:rStyle w:val="StringTok"/>
        </w:rPr>
        <w:t xml:space="preserve"> </w:t>
      </w:r>
      <w:r>
        <w:rPr>
          <w:rStyle w:val="NormalTok"/>
        </w:rPr>
        <w:t>sex)</w:t>
      </w:r>
    </w:p>
    <w:p w:rsidR="00C009B8" w:rsidRDefault="00046B30" w:rsidP="00B80A99">
      <w:pPr>
        <w:pStyle w:val="FirstParagraph"/>
        <w:jc w:val="center"/>
      </w:pPr>
      <w:r>
        <w:rPr>
          <w:noProof/>
        </w:rPr>
        <w:drawing>
          <wp:inline distT="0" distB="0" distL="0" distR="0">
            <wp:extent cx="3086100" cy="325374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22-1.png"/>
                    <pic:cNvPicPr>
                      <a:picLocks noChangeAspect="1" noChangeArrowheads="1"/>
                    </pic:cNvPicPr>
                  </pic:nvPicPr>
                  <pic:blipFill>
                    <a:blip r:embed="rId115"/>
                    <a:stretch>
                      <a:fillRect/>
                    </a:stretch>
                  </pic:blipFill>
                  <pic:spPr bwMode="auto">
                    <a:xfrm>
                      <a:off x="0" y="0"/>
                      <a:ext cx="3086441" cy="3254099"/>
                    </a:xfrm>
                    <a:prstGeom prst="rect">
                      <a:avLst/>
                    </a:prstGeom>
                    <a:noFill/>
                    <a:ln w="9525">
                      <a:noFill/>
                      <a:headEnd/>
                      <a:tailEnd/>
                    </a:ln>
                  </pic:spPr>
                </pic:pic>
              </a:graphicData>
            </a:graphic>
          </wp:inline>
        </w:drawing>
      </w:r>
    </w:p>
    <w:p w:rsidR="00C009B8" w:rsidRDefault="00046B30">
      <w:pPr>
        <w:pStyle w:val="Heading3"/>
      </w:pPr>
      <w:bookmarkStart w:id="303" w:name="saving-plots-in-ggplot2"/>
      <w:bookmarkStart w:id="304" w:name="_Toc530050451"/>
      <w:bookmarkEnd w:id="303"/>
      <w:r>
        <w:lastRenderedPageBreak/>
        <w:t>Saving plots in ggplot2</w:t>
      </w:r>
      <w:bookmarkEnd w:id="304"/>
      <w:r w:rsidR="00D1531D">
        <w:fldChar w:fldCharType="begin"/>
      </w:r>
      <w:r w:rsidR="00D1531D">
        <w:instrText xml:space="preserve"> XE "</w:instrText>
      </w:r>
      <w:r w:rsidR="00D1531D" w:rsidRPr="00A16D95">
        <w:rPr>
          <w:rStyle w:val="VerbatimChar"/>
          <w:b w:val="0"/>
        </w:rPr>
        <w:instrText>ggplot2</w:instrText>
      </w:r>
      <w:r w:rsidR="00D1531D">
        <w:instrText xml:space="preserve">" </w:instrText>
      </w:r>
      <w:r w:rsidR="00D1531D">
        <w:fldChar w:fldCharType="end"/>
      </w:r>
    </w:p>
    <w:p w:rsidR="00C009B8" w:rsidRDefault="00046B30">
      <w:pPr>
        <w:pStyle w:val="FirstParagraph"/>
      </w:pPr>
      <w:r>
        <w:t xml:space="preserve">This will save the last plot as </w:t>
      </w:r>
      <w:r>
        <w:rPr>
          <w:rStyle w:val="VerbatimChar"/>
        </w:rPr>
        <w:t>.png</w:t>
      </w:r>
      <w:r>
        <w:t xml:space="preserve"> and </w:t>
      </w:r>
      <w:r>
        <w:rPr>
          <w:rStyle w:val="VerbatimChar"/>
        </w:rPr>
        <w:t>.pdf</w:t>
      </w:r>
      <w:r>
        <w:t xml:space="preserve"> formats,</w:t>
      </w:r>
    </w:p>
    <w:p w:rsidR="001561B4" w:rsidRPr="001561B4" w:rsidRDefault="001561B4" w:rsidP="001561B4">
      <w:pPr>
        <w:pStyle w:val="BodyText"/>
      </w:pPr>
    </w:p>
    <w:p w:rsidR="00C009B8" w:rsidRDefault="00046B30">
      <w:pPr>
        <w:pStyle w:val="SourceCode"/>
      </w:pPr>
      <w:proofErr w:type="gramStart"/>
      <w:r>
        <w:rPr>
          <w:rStyle w:val="KeywordTok"/>
        </w:rPr>
        <w:t>ggsave</w:t>
      </w:r>
      <w:r>
        <w:rPr>
          <w:rStyle w:val="NormalTok"/>
        </w:rPr>
        <w:t>(</w:t>
      </w:r>
      <w:proofErr w:type="gramEnd"/>
      <w:r>
        <w:rPr>
          <w:rStyle w:val="StringTok"/>
        </w:rPr>
        <w:t>"myhistogram.png"</w:t>
      </w:r>
      <w:r>
        <w:rPr>
          <w:rStyle w:val="NormalTok"/>
        </w:rPr>
        <w:t xml:space="preserve">, </w:t>
      </w:r>
      <w:r>
        <w:rPr>
          <w:rStyle w:val="DataTypeTok"/>
        </w:rPr>
        <w:t>width =</w:t>
      </w:r>
      <w:r>
        <w:rPr>
          <w:rStyle w:val="NormalTok"/>
        </w:rPr>
        <w:t xml:space="preserve"> </w:t>
      </w:r>
      <w:r>
        <w:rPr>
          <w:rStyle w:val="DecValTok"/>
        </w:rPr>
        <w:t>5</w:t>
      </w:r>
      <w:r>
        <w:rPr>
          <w:rStyle w:val="NormalTok"/>
        </w:rPr>
        <w:t xml:space="preserve">, </w:t>
      </w:r>
      <w:r>
        <w:rPr>
          <w:rStyle w:val="DataTypeTok"/>
        </w:rPr>
        <w:t>height =</w:t>
      </w:r>
      <w:r>
        <w:rPr>
          <w:rStyle w:val="NormalTok"/>
        </w:rPr>
        <w:t xml:space="preserve"> </w:t>
      </w:r>
      <w:r>
        <w:rPr>
          <w:rStyle w:val="DecValTok"/>
        </w:rPr>
        <w:t>5</w:t>
      </w:r>
      <w:r>
        <w:rPr>
          <w:rStyle w:val="NormalTok"/>
        </w:rPr>
        <w:t>)</w:t>
      </w:r>
      <w:r>
        <w:br/>
      </w:r>
      <w:r>
        <w:rPr>
          <w:rStyle w:val="KeywordTok"/>
        </w:rPr>
        <w:t>ggsave</w:t>
      </w:r>
      <w:r>
        <w:rPr>
          <w:rStyle w:val="NormalTok"/>
        </w:rPr>
        <w:t>(</w:t>
      </w:r>
      <w:r>
        <w:rPr>
          <w:rStyle w:val="StringTok"/>
        </w:rPr>
        <w:t>"myhistogram.pdf"</w:t>
      </w:r>
      <w:r>
        <w:rPr>
          <w:rStyle w:val="NormalTok"/>
        </w:rPr>
        <w:t xml:space="preserve">, </w:t>
      </w:r>
      <w:r>
        <w:rPr>
          <w:rStyle w:val="DataTypeTok"/>
        </w:rPr>
        <w:t>width =</w:t>
      </w:r>
      <w:r>
        <w:rPr>
          <w:rStyle w:val="NormalTok"/>
        </w:rPr>
        <w:t xml:space="preserve"> </w:t>
      </w:r>
      <w:r>
        <w:rPr>
          <w:rStyle w:val="DecValTok"/>
        </w:rPr>
        <w:t>5</w:t>
      </w:r>
      <w:r>
        <w:rPr>
          <w:rStyle w:val="NormalTok"/>
        </w:rPr>
        <w:t xml:space="preserve">, </w:t>
      </w:r>
      <w:r>
        <w:rPr>
          <w:rStyle w:val="DataTypeTok"/>
        </w:rPr>
        <w:t>height =</w:t>
      </w:r>
      <w:r>
        <w:rPr>
          <w:rStyle w:val="NormalTok"/>
        </w:rPr>
        <w:t xml:space="preserve"> </w:t>
      </w:r>
      <w:r>
        <w:rPr>
          <w:rStyle w:val="DecValTok"/>
        </w:rPr>
        <w:t>5</w:t>
      </w:r>
      <w:r>
        <w:rPr>
          <w:rStyle w:val="NormalTok"/>
        </w:rPr>
        <w:t>)</w:t>
      </w:r>
    </w:p>
    <w:p w:rsidR="001561B4" w:rsidRDefault="001561B4" w:rsidP="002575C0">
      <w:pPr>
        <w:pStyle w:val="BodyText"/>
      </w:pPr>
      <w:bookmarkStart w:id="305" w:name="summary-3"/>
      <w:bookmarkEnd w:id="305"/>
    </w:p>
    <w:p w:rsidR="00C009B8" w:rsidRDefault="00046B30">
      <w:pPr>
        <w:pStyle w:val="Heading2"/>
      </w:pPr>
      <w:bookmarkStart w:id="306" w:name="_Toc530050452"/>
      <w:r>
        <w:t>Summary</w:t>
      </w:r>
      <w:bookmarkEnd w:id="306"/>
    </w:p>
    <w:p w:rsidR="00C009B8" w:rsidRDefault="00046B30">
      <w:pPr>
        <w:pStyle w:val="FirstParagraph"/>
      </w:pPr>
      <w:r>
        <w:t>In this chapter, we learned to plot graphs in R, using the built-in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and additional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We also learned how powerful R can be to generate visually beautiful graphs and how customizable the graphs are. This chapter concludes our short journey of exploring data in R.</w:t>
      </w:r>
    </w:p>
    <w:p w:rsidR="00EB1621" w:rsidRDefault="00EB1621">
      <w:pPr>
        <w:rPr>
          <w:rFonts w:asciiTheme="majorHAnsi" w:eastAsiaTheme="majorEastAsia" w:hAnsiTheme="majorHAnsi" w:cstheme="majorBidi"/>
          <w:b/>
          <w:bCs/>
          <w:color w:val="345A8A" w:themeColor="accent1" w:themeShade="B5"/>
          <w:sz w:val="32"/>
          <w:szCs w:val="32"/>
        </w:rPr>
      </w:pPr>
      <w:bookmarkStart w:id="307" w:name="bibliography"/>
      <w:bookmarkEnd w:id="307"/>
      <w:r>
        <w:br w:type="page"/>
      </w:r>
    </w:p>
    <w:p w:rsidR="00C009B8" w:rsidRDefault="00046B30">
      <w:pPr>
        <w:pStyle w:val="Heading1"/>
      </w:pPr>
      <w:bookmarkStart w:id="308" w:name="_Toc530050453"/>
      <w:r>
        <w:lastRenderedPageBreak/>
        <w:t>Bibliography</w:t>
      </w:r>
      <w:bookmarkEnd w:id="308"/>
    </w:p>
    <w:p w:rsidR="00C009B8" w:rsidRDefault="00046B30">
      <w:pPr>
        <w:pStyle w:val="Bibliography"/>
      </w:pPr>
      <w:r>
        <w:t xml:space="preserve">Arifin, W. N., &amp; Yusoff, M. S. B. (2017). Item response theory for medical educationists. </w:t>
      </w:r>
      <w:r>
        <w:rPr>
          <w:i/>
        </w:rPr>
        <w:t>Education in Medicine Journal</w:t>
      </w:r>
      <w:r>
        <w:t xml:space="preserve">, </w:t>
      </w:r>
      <w:r>
        <w:rPr>
          <w:i/>
        </w:rPr>
        <w:t>9</w:t>
      </w:r>
      <w:r>
        <w:t>(9), 69–81.</w:t>
      </w:r>
    </w:p>
    <w:p w:rsidR="00C009B8" w:rsidRDefault="00046B30">
      <w:pPr>
        <w:pStyle w:val="Bibliography"/>
      </w:pPr>
      <w:r>
        <w:t xml:space="preserve">Fox, J., Weisberg, S., &amp; Price, B. (2018). </w:t>
      </w:r>
      <w:r>
        <w:rPr>
          <w:i/>
        </w:rPr>
        <w:t>Car: Companion to applied regression</w:t>
      </w:r>
      <w:r>
        <w:t xml:space="preserve">. Retrieved from </w:t>
      </w:r>
      <w:hyperlink r:id="rId116">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=car</w:t>
        </w:r>
      </w:hyperlink>
    </w:p>
    <w:p w:rsidR="00C009B8" w:rsidRDefault="00046B30">
      <w:pPr>
        <w:pStyle w:val="Bibliography"/>
      </w:pPr>
      <w:r>
        <w:t>Friendly, M. (2009). Milestones in the history of thematic cartography, statistical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and data visualization. Retrieved from </w:t>
      </w:r>
      <w:hyperlink r:id="rId117">
        <w:r>
          <w:rPr>
            <w:rStyle w:val="Hyperlink"/>
          </w:rPr>
          <w:t>http://www.math.yorku.ca/SCS/Gallery/milestone/milestone.pdf</w:t>
        </w:r>
      </w:hyperlink>
    </w:p>
    <w:p w:rsidR="00C009B8" w:rsidRDefault="00046B30">
      <w:pPr>
        <w:pStyle w:val="Bibliography"/>
      </w:pPr>
      <w:r>
        <w:t xml:space="preserve">R Core Team. (2017). </w:t>
      </w:r>
      <w:r>
        <w:rPr>
          <w:i/>
        </w:rPr>
        <w:t>R: A language and environment for statistical computing</w:t>
      </w:r>
      <w:r>
        <w:t xml:space="preserve">. Vienna, Austria: R Foundation for Statistical Computing. Retrieved from </w:t>
      </w:r>
      <w:hyperlink r:id="rId118">
        <w:r>
          <w:rPr>
            <w:rStyle w:val="Hyperlink"/>
          </w:rPr>
          <w:t>https://www.R-project.org/</w:t>
        </w:r>
      </w:hyperlink>
    </w:p>
    <w:p w:rsidR="00C009B8" w:rsidRDefault="00046B30">
      <w:pPr>
        <w:pStyle w:val="Bibliography"/>
      </w:pPr>
      <w:r>
        <w:t xml:space="preserve">R Core Team. (2018). </w:t>
      </w:r>
      <w:r>
        <w:rPr>
          <w:i/>
        </w:rPr>
        <w:t>Foreign: Read data stored by ’minitab’, ’s’, ’sas’, ’spss’, ’stata’, ’systat’, ’weka’, ’dBase’, ...</w:t>
      </w:r>
      <w:r>
        <w:t xml:space="preserve"> Retrieved from </w:t>
      </w:r>
      <w:hyperlink r:id="rId119">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=foreign</w:t>
        </w:r>
      </w:hyperlink>
    </w:p>
    <w:p w:rsidR="00C009B8" w:rsidRDefault="00046B30">
      <w:pPr>
        <w:pStyle w:val="Bibliography"/>
      </w:pPr>
      <w:r>
        <w:t xml:space="preserve">Revelle, W. (2018). </w:t>
      </w:r>
      <w:r>
        <w:rPr>
          <w:i/>
        </w:rPr>
        <w:t>Psych: Procedures for psychological, psychometric, and personality research</w:t>
      </w:r>
      <w:r>
        <w:t xml:space="preserve">. Retrieved from </w:t>
      </w:r>
      <w:hyperlink r:id="rId120">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=psych</w:t>
        </w:r>
      </w:hyperlink>
    </w:p>
    <w:p w:rsidR="00C009B8" w:rsidRDefault="00046B30">
      <w:pPr>
        <w:pStyle w:val="Bibliography"/>
      </w:pPr>
      <w:r>
        <w:t xml:space="preserve">Sarkar, D. (2017). </w:t>
      </w:r>
      <w:r>
        <w:rPr>
          <w:i/>
        </w:rPr>
        <w:t>Lattice: Trellis graphics</w:t>
      </w:r>
      <w:r w:rsidR="00D1531D">
        <w:rPr>
          <w:i/>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i/>
        </w:rPr>
        <w:fldChar w:fldCharType="end"/>
      </w:r>
      <w:r>
        <w:rPr>
          <w:i/>
        </w:rPr>
        <w:t xml:space="preserve"> for r</w:t>
      </w:r>
      <w:r>
        <w:t xml:space="preserve">. Retrieved from </w:t>
      </w:r>
      <w:hyperlink r:id="rId121">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=lattice</w:t>
        </w:r>
        <w:r w:rsidR="00D1531D">
          <w:rPr>
            <w:rStyle w:val="Hyperlink"/>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Hyperlink"/>
          </w:rPr>
          <w:fldChar w:fldCharType="end"/>
        </w:r>
      </w:hyperlink>
    </w:p>
    <w:p w:rsidR="00C009B8" w:rsidRDefault="00046B30">
      <w:pPr>
        <w:pStyle w:val="Bibliography"/>
      </w:pPr>
      <w:r>
        <w:t xml:space="preserve">Tufte, E. (1983). </w:t>
      </w:r>
      <w:r>
        <w:rPr>
          <w:i/>
        </w:rPr>
        <w:t>The visual display of quantitative information</w:t>
      </w:r>
      <w:r>
        <w:t xml:space="preserve">. Graphics Press. Retrieved from </w:t>
      </w:r>
      <w:hyperlink r:id="rId122">
        <w:r>
          <w:rPr>
            <w:rStyle w:val="Hyperlink"/>
          </w:rPr>
          <w:t>https://books.google.com.my/books?id=BHazAAAAIAAJ</w:t>
        </w:r>
      </w:hyperlink>
    </w:p>
    <w:p w:rsidR="00C009B8" w:rsidRDefault="00046B30">
      <w:pPr>
        <w:pStyle w:val="Bibliography"/>
      </w:pPr>
      <w:r>
        <w:t xml:space="preserve">Wickham, H. (2016). </w:t>
      </w:r>
      <w:r>
        <w:rPr>
          <w:i/>
        </w:rPr>
        <w:t>Plyr: Tools for splitting, applying and combining data</w:t>
      </w:r>
      <w:r>
        <w:t xml:space="preserve">. Retrieved from </w:t>
      </w:r>
      <w:hyperlink r:id="rId123">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=plyr</w:t>
        </w:r>
      </w:hyperlink>
    </w:p>
    <w:p w:rsidR="00C009B8" w:rsidRDefault="00046B30">
      <w:pPr>
        <w:pStyle w:val="Bibliography"/>
      </w:pPr>
      <w:r>
        <w:t xml:space="preserve">Wickham, H., Chang, W., Henry, L., Pedersen, T. L., Takahashi, K., Wilke, C., &amp; Woo, K. (2018). </w:t>
      </w:r>
      <w:r>
        <w:rPr>
          <w:i/>
        </w:rPr>
        <w:t>Ggplot2: Create elegant data visualisations using the grammar of graphics</w:t>
      </w:r>
      <w:r w:rsidR="00D1531D">
        <w:rPr>
          <w:i/>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i/>
        </w:rPr>
        <w:fldChar w:fldCharType="end"/>
      </w:r>
      <w:r>
        <w:t xml:space="preserve">. Retrieved from </w:t>
      </w:r>
      <w:hyperlink r:id="rId124">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=ggplot2</w:t>
        </w:r>
        <w:r w:rsidR="00D1531D">
          <w:rPr>
            <w:rStyle w:val="Hyperlink"/>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Hyperlink"/>
          </w:rPr>
          <w:fldChar w:fldCharType="end"/>
        </w:r>
      </w:hyperlink>
    </w:p>
    <w:p w:rsidR="00C009B8" w:rsidRDefault="00046B30">
      <w:pPr>
        <w:pStyle w:val="Bibliography"/>
        <w:rPr>
          <w:rStyle w:val="Hyperlink"/>
        </w:rPr>
      </w:pPr>
      <w:r>
        <w:t xml:space="preserve">Xie, Y. (2015). </w:t>
      </w:r>
      <w:r>
        <w:rPr>
          <w:i/>
        </w:rPr>
        <w:t>Dynamic documents with R and knitr</w:t>
      </w:r>
      <w:r>
        <w:t xml:space="preserve"> (2nd ed.). Boca Raton, Florida: Chapman; Hall/CRC. Retrieved from </w:t>
      </w:r>
      <w:hyperlink r:id="rId125">
        <w:r>
          <w:rPr>
            <w:rStyle w:val="Hyperlink"/>
          </w:rPr>
          <w:t>http://yihui.name/knitr/</w:t>
        </w:r>
      </w:hyperlink>
    </w:p>
    <w:p w:rsidR="00F54081" w:rsidRDefault="00F54081">
      <w:r>
        <w:br w:type="page"/>
      </w:r>
    </w:p>
    <w:p w:rsidR="006A519C" w:rsidRDefault="00F54081" w:rsidP="00F54081">
      <w:pPr>
        <w:pStyle w:val="Heading1"/>
      </w:pPr>
      <w:bookmarkStart w:id="309" w:name="_Toc530050454"/>
      <w:r>
        <w:lastRenderedPageBreak/>
        <w:t>Index</w:t>
      </w:r>
      <w:bookmarkEnd w:id="309"/>
    </w:p>
    <w:p w:rsidR="008C486A" w:rsidRDefault="00F54081" w:rsidP="00F54081">
      <w:pPr>
        <w:pStyle w:val="BodyText"/>
        <w:rPr>
          <w:noProof/>
        </w:rPr>
        <w:sectPr w:rsidR="008C486A" w:rsidSect="006E51DF">
          <w:footerReference w:type="first" r:id="rId126"/>
          <w:pgSz w:w="12240" w:h="15840"/>
          <w:pgMar w:top="1440" w:right="1440" w:bottom="1440" w:left="1440" w:header="720" w:footer="720" w:gutter="0"/>
          <w:pgNumType w:start="1"/>
          <w:cols w:space="720"/>
          <w:titlePg/>
          <w:docGrid w:linePitch="326"/>
        </w:sectPr>
      </w:pPr>
      <w:r>
        <w:fldChar w:fldCharType="begin"/>
      </w:r>
      <w:r>
        <w:instrText xml:space="preserve"> INDEX \c "2" \z "2057" </w:instrText>
      </w:r>
      <w:r>
        <w:fldChar w:fldCharType="separate"/>
      </w:r>
    </w:p>
    <w:p w:rsidR="008C486A" w:rsidRDefault="008C486A">
      <w:pPr>
        <w:pStyle w:val="Index1"/>
        <w:tabs>
          <w:tab w:val="right" w:leader="dot" w:pos="4310"/>
        </w:tabs>
        <w:rPr>
          <w:noProof/>
        </w:rPr>
      </w:pPr>
      <w:r w:rsidRPr="008C486A">
        <w:rPr>
          <w:noProof/>
        </w:rPr>
        <w:t>arguments</w:t>
      </w:r>
      <w:r>
        <w:rPr>
          <w:noProof/>
        </w:rPr>
        <w:t>, 17, 18</w:t>
      </w:r>
    </w:p>
    <w:p w:rsidR="008C486A" w:rsidRDefault="008C486A">
      <w:pPr>
        <w:pStyle w:val="Index1"/>
        <w:tabs>
          <w:tab w:val="right" w:leader="dot" w:pos="4310"/>
        </w:tabs>
        <w:rPr>
          <w:noProof/>
        </w:rPr>
      </w:pPr>
      <w:r>
        <w:rPr>
          <w:noProof/>
        </w:rPr>
        <w:t>arrange, 48</w:t>
      </w:r>
    </w:p>
    <w:p w:rsidR="008C486A" w:rsidRDefault="008C486A">
      <w:pPr>
        <w:pStyle w:val="Index1"/>
        <w:tabs>
          <w:tab w:val="right" w:leader="dot" w:pos="4310"/>
        </w:tabs>
        <w:rPr>
          <w:noProof/>
        </w:rPr>
      </w:pPr>
      <w:r>
        <w:rPr>
          <w:noProof/>
        </w:rPr>
        <w:t>bar chart, 95, 97, 109, 118, 119</w:t>
      </w:r>
    </w:p>
    <w:p w:rsidR="008C486A" w:rsidRDefault="008C486A">
      <w:pPr>
        <w:pStyle w:val="Index1"/>
        <w:tabs>
          <w:tab w:val="right" w:leader="dot" w:pos="4310"/>
        </w:tabs>
        <w:rPr>
          <w:noProof/>
        </w:rPr>
      </w:pPr>
      <w:r>
        <w:rPr>
          <w:noProof/>
        </w:rPr>
        <w:t>box-and-whisker plot, 91</w:t>
      </w:r>
    </w:p>
    <w:p w:rsidR="008C486A" w:rsidRDefault="008C486A">
      <w:pPr>
        <w:pStyle w:val="Index1"/>
        <w:tabs>
          <w:tab w:val="right" w:leader="dot" w:pos="4310"/>
        </w:tabs>
        <w:rPr>
          <w:noProof/>
        </w:rPr>
      </w:pPr>
      <w:r>
        <w:rPr>
          <w:noProof/>
        </w:rPr>
        <w:t>column bind, 77</w:t>
      </w:r>
    </w:p>
    <w:p w:rsidR="008C486A" w:rsidRDefault="008C486A">
      <w:pPr>
        <w:pStyle w:val="Index1"/>
        <w:tabs>
          <w:tab w:val="right" w:leader="dot" w:pos="4310"/>
        </w:tabs>
        <w:rPr>
          <w:noProof/>
        </w:rPr>
      </w:pPr>
      <w:r>
        <w:rPr>
          <w:noProof/>
        </w:rPr>
        <w:t>combine, 32</w:t>
      </w:r>
    </w:p>
    <w:p w:rsidR="008C486A" w:rsidRDefault="008C486A">
      <w:pPr>
        <w:pStyle w:val="Index1"/>
        <w:tabs>
          <w:tab w:val="right" w:leader="dot" w:pos="4310"/>
        </w:tabs>
        <w:rPr>
          <w:noProof/>
        </w:rPr>
      </w:pPr>
      <w:r>
        <w:rPr>
          <w:noProof/>
        </w:rPr>
        <w:t>combine text, 81</w:t>
      </w:r>
    </w:p>
    <w:p w:rsidR="008C486A" w:rsidRDefault="008C486A">
      <w:pPr>
        <w:pStyle w:val="Index1"/>
        <w:tabs>
          <w:tab w:val="right" w:leader="dot" w:pos="4310"/>
        </w:tabs>
        <w:rPr>
          <w:noProof/>
        </w:rPr>
      </w:pPr>
      <w:r>
        <w:rPr>
          <w:noProof/>
        </w:rPr>
        <w:t>concatenate, 81</w:t>
      </w:r>
    </w:p>
    <w:p w:rsidR="008C486A" w:rsidRDefault="008C486A">
      <w:pPr>
        <w:pStyle w:val="Index1"/>
        <w:tabs>
          <w:tab w:val="right" w:leader="dot" w:pos="4310"/>
        </w:tabs>
        <w:rPr>
          <w:noProof/>
        </w:rPr>
      </w:pPr>
      <w:r>
        <w:rPr>
          <w:noProof/>
        </w:rPr>
        <w:t>containers, 32</w:t>
      </w:r>
    </w:p>
    <w:p w:rsidR="008C486A" w:rsidRDefault="008C486A">
      <w:pPr>
        <w:pStyle w:val="Index1"/>
        <w:tabs>
          <w:tab w:val="right" w:leader="dot" w:pos="4310"/>
        </w:tabs>
        <w:rPr>
          <w:noProof/>
        </w:rPr>
      </w:pPr>
      <w:r>
        <w:rPr>
          <w:noProof/>
        </w:rPr>
        <w:t>count, 61, 65, 68</w:t>
      </w:r>
    </w:p>
    <w:p w:rsidR="008C486A" w:rsidRDefault="008C486A">
      <w:pPr>
        <w:pStyle w:val="Index1"/>
        <w:tabs>
          <w:tab w:val="right" w:leader="dot" w:pos="4310"/>
        </w:tabs>
        <w:rPr>
          <w:noProof/>
        </w:rPr>
      </w:pPr>
      <w:r>
        <w:rPr>
          <w:noProof/>
        </w:rPr>
        <w:t>CRAN, 20</w:t>
      </w:r>
    </w:p>
    <w:p w:rsidR="008C486A" w:rsidRDefault="008C486A">
      <w:pPr>
        <w:pStyle w:val="Index1"/>
        <w:tabs>
          <w:tab w:val="right" w:leader="dot" w:pos="4310"/>
        </w:tabs>
        <w:rPr>
          <w:noProof/>
        </w:rPr>
      </w:pPr>
      <w:r>
        <w:rPr>
          <w:noProof/>
        </w:rPr>
        <w:t>cross-tabulation, 68, 74, 80</w:t>
      </w:r>
    </w:p>
    <w:p w:rsidR="008C486A" w:rsidRDefault="008C486A">
      <w:pPr>
        <w:pStyle w:val="Index1"/>
        <w:tabs>
          <w:tab w:val="right" w:leader="dot" w:pos="4310"/>
        </w:tabs>
        <w:rPr>
          <w:noProof/>
        </w:rPr>
      </w:pPr>
      <w:r>
        <w:rPr>
          <w:noProof/>
        </w:rPr>
        <w:t>data</w:t>
      </w:r>
    </w:p>
    <w:p w:rsidR="008C486A" w:rsidRDefault="008C486A">
      <w:pPr>
        <w:pStyle w:val="Index2"/>
        <w:tabs>
          <w:tab w:val="right" w:leader="dot" w:pos="4310"/>
        </w:tabs>
        <w:rPr>
          <w:noProof/>
        </w:rPr>
      </w:pPr>
      <w:r>
        <w:rPr>
          <w:noProof/>
        </w:rPr>
        <w:t>direct entry, 51</w:t>
      </w:r>
    </w:p>
    <w:p w:rsidR="008C486A" w:rsidRDefault="008C486A">
      <w:pPr>
        <w:pStyle w:val="Index2"/>
        <w:tabs>
          <w:tab w:val="right" w:leader="dot" w:pos="4310"/>
        </w:tabs>
        <w:rPr>
          <w:noProof/>
        </w:rPr>
      </w:pPr>
      <w:r>
        <w:rPr>
          <w:noProof/>
        </w:rPr>
        <w:t>duplicated, 56</w:t>
      </w:r>
    </w:p>
    <w:p w:rsidR="008C486A" w:rsidRDefault="008C486A">
      <w:pPr>
        <w:pStyle w:val="Index2"/>
        <w:tabs>
          <w:tab w:val="right" w:leader="dot" w:pos="4310"/>
        </w:tabs>
        <w:rPr>
          <w:noProof/>
        </w:rPr>
      </w:pPr>
      <w:r>
        <w:rPr>
          <w:noProof/>
        </w:rPr>
        <w:t>editing, 49</w:t>
      </w:r>
    </w:p>
    <w:p w:rsidR="008C486A" w:rsidRDefault="008C486A">
      <w:pPr>
        <w:pStyle w:val="Index2"/>
        <w:tabs>
          <w:tab w:val="right" w:leader="dot" w:pos="4310"/>
        </w:tabs>
        <w:rPr>
          <w:noProof/>
        </w:rPr>
      </w:pPr>
      <w:r>
        <w:rPr>
          <w:noProof/>
        </w:rPr>
        <w:t>missing, 55</w:t>
      </w:r>
    </w:p>
    <w:p w:rsidR="008C486A" w:rsidRDefault="008C486A">
      <w:pPr>
        <w:pStyle w:val="Index2"/>
        <w:tabs>
          <w:tab w:val="right" w:leader="dot" w:pos="4310"/>
        </w:tabs>
        <w:rPr>
          <w:noProof/>
        </w:rPr>
      </w:pPr>
      <w:r>
        <w:rPr>
          <w:noProof/>
        </w:rPr>
        <w:t>structure, 31</w:t>
      </w:r>
    </w:p>
    <w:p w:rsidR="008C486A" w:rsidRDefault="008C486A">
      <w:pPr>
        <w:pStyle w:val="Index2"/>
        <w:tabs>
          <w:tab w:val="right" w:leader="dot" w:pos="4310"/>
        </w:tabs>
        <w:rPr>
          <w:noProof/>
        </w:rPr>
      </w:pPr>
      <w:r>
        <w:rPr>
          <w:noProof/>
        </w:rPr>
        <w:t>tabulated, entry, 53</w:t>
      </w:r>
    </w:p>
    <w:p w:rsidR="008C486A" w:rsidRDefault="008C486A">
      <w:pPr>
        <w:pStyle w:val="Index1"/>
        <w:tabs>
          <w:tab w:val="right" w:leader="dot" w:pos="4310"/>
        </w:tabs>
        <w:rPr>
          <w:noProof/>
        </w:rPr>
      </w:pPr>
      <w:r>
        <w:rPr>
          <w:noProof/>
        </w:rPr>
        <w:t>data frame, 32, 51, 79</w:t>
      </w:r>
    </w:p>
    <w:p w:rsidR="008C486A" w:rsidRDefault="008C486A">
      <w:pPr>
        <w:pStyle w:val="Index1"/>
        <w:tabs>
          <w:tab w:val="right" w:leader="dot" w:pos="4310"/>
        </w:tabs>
        <w:rPr>
          <w:noProof/>
        </w:rPr>
      </w:pPr>
      <w:r>
        <w:rPr>
          <w:noProof/>
        </w:rPr>
        <w:t>dataset</w:t>
      </w:r>
    </w:p>
    <w:p w:rsidR="008C486A" w:rsidRDefault="008C486A">
      <w:pPr>
        <w:pStyle w:val="Index2"/>
        <w:tabs>
          <w:tab w:val="right" w:leader="dot" w:pos="4310"/>
        </w:tabs>
        <w:rPr>
          <w:noProof/>
        </w:rPr>
      </w:pPr>
      <w:r>
        <w:rPr>
          <w:noProof/>
        </w:rPr>
        <w:t>built-in, 31</w:t>
      </w:r>
    </w:p>
    <w:p w:rsidR="008C486A" w:rsidRDefault="008C486A">
      <w:pPr>
        <w:pStyle w:val="Index2"/>
        <w:tabs>
          <w:tab w:val="right" w:leader="dot" w:pos="4310"/>
        </w:tabs>
        <w:rPr>
          <w:noProof/>
        </w:rPr>
      </w:pPr>
      <w:r>
        <w:rPr>
          <w:noProof/>
        </w:rPr>
        <w:t>exporting, 30</w:t>
      </w:r>
    </w:p>
    <w:p w:rsidR="008C486A" w:rsidRDefault="008C486A">
      <w:pPr>
        <w:pStyle w:val="Index2"/>
        <w:tabs>
          <w:tab w:val="right" w:leader="dot" w:pos="4310"/>
        </w:tabs>
        <w:rPr>
          <w:noProof/>
        </w:rPr>
      </w:pPr>
      <w:r>
        <w:rPr>
          <w:noProof/>
        </w:rPr>
        <w:t>reading, 29</w:t>
      </w:r>
    </w:p>
    <w:p w:rsidR="008C486A" w:rsidRDefault="008C486A">
      <w:pPr>
        <w:pStyle w:val="Index2"/>
        <w:tabs>
          <w:tab w:val="right" w:leader="dot" w:pos="4310"/>
        </w:tabs>
        <w:rPr>
          <w:noProof/>
        </w:rPr>
      </w:pPr>
      <w:r>
        <w:rPr>
          <w:noProof/>
        </w:rPr>
        <w:t>subset, 33</w:t>
      </w:r>
    </w:p>
    <w:p w:rsidR="008C486A" w:rsidRDefault="008C486A">
      <w:pPr>
        <w:pStyle w:val="Index2"/>
        <w:tabs>
          <w:tab w:val="right" w:leader="dot" w:pos="4310"/>
        </w:tabs>
        <w:rPr>
          <w:noProof/>
        </w:rPr>
      </w:pPr>
      <w:r>
        <w:rPr>
          <w:noProof/>
        </w:rPr>
        <w:t>viewing, 29</w:t>
      </w:r>
    </w:p>
    <w:p w:rsidR="008C486A" w:rsidRDefault="008C486A">
      <w:pPr>
        <w:pStyle w:val="Index1"/>
        <w:tabs>
          <w:tab w:val="right" w:leader="dot" w:pos="4310"/>
        </w:tabs>
        <w:rPr>
          <w:noProof/>
        </w:rPr>
      </w:pPr>
      <w:r>
        <w:rPr>
          <w:noProof/>
        </w:rPr>
        <w:t>descriptive statistics, 59</w:t>
      </w:r>
    </w:p>
    <w:p w:rsidR="008C486A" w:rsidRDefault="008C486A">
      <w:pPr>
        <w:pStyle w:val="Index2"/>
        <w:tabs>
          <w:tab w:val="right" w:leader="dot" w:pos="4310"/>
        </w:tabs>
        <w:rPr>
          <w:noProof/>
        </w:rPr>
      </w:pPr>
      <w:r>
        <w:rPr>
          <w:noProof/>
        </w:rPr>
        <w:t>by group, 68</w:t>
      </w:r>
    </w:p>
    <w:p w:rsidR="008C486A" w:rsidRDefault="008C486A">
      <w:pPr>
        <w:pStyle w:val="Index2"/>
        <w:tabs>
          <w:tab w:val="right" w:leader="dot" w:pos="4310"/>
        </w:tabs>
        <w:rPr>
          <w:noProof/>
        </w:rPr>
      </w:pPr>
      <w:r>
        <w:rPr>
          <w:noProof/>
        </w:rPr>
        <w:t>by group, categorical, 70</w:t>
      </w:r>
    </w:p>
    <w:p w:rsidR="008C486A" w:rsidRDefault="008C486A">
      <w:pPr>
        <w:pStyle w:val="Index2"/>
        <w:tabs>
          <w:tab w:val="right" w:leader="dot" w:pos="4310"/>
        </w:tabs>
        <w:rPr>
          <w:noProof/>
        </w:rPr>
      </w:pPr>
      <w:r>
        <w:rPr>
          <w:noProof/>
        </w:rPr>
        <w:t>by group, numerical, 68</w:t>
      </w:r>
    </w:p>
    <w:p w:rsidR="008C486A" w:rsidRDefault="008C486A">
      <w:pPr>
        <w:pStyle w:val="Index2"/>
        <w:tabs>
          <w:tab w:val="right" w:leader="dot" w:pos="4310"/>
        </w:tabs>
        <w:rPr>
          <w:noProof/>
        </w:rPr>
      </w:pPr>
      <w:r>
        <w:rPr>
          <w:noProof/>
        </w:rPr>
        <w:t>categorical, 61, 64</w:t>
      </w:r>
    </w:p>
    <w:p w:rsidR="008C486A" w:rsidRDefault="008C486A">
      <w:pPr>
        <w:pStyle w:val="Index2"/>
        <w:tabs>
          <w:tab w:val="right" w:leader="dot" w:pos="4310"/>
        </w:tabs>
        <w:rPr>
          <w:noProof/>
        </w:rPr>
      </w:pPr>
      <w:r>
        <w:rPr>
          <w:noProof/>
        </w:rPr>
        <w:t>numerical, 60, 62</w:t>
      </w:r>
    </w:p>
    <w:p w:rsidR="008C486A" w:rsidRDefault="008C486A">
      <w:pPr>
        <w:pStyle w:val="Index1"/>
        <w:tabs>
          <w:tab w:val="right" w:leader="dot" w:pos="4310"/>
        </w:tabs>
        <w:rPr>
          <w:noProof/>
        </w:rPr>
      </w:pPr>
      <w:r>
        <w:rPr>
          <w:noProof/>
        </w:rPr>
        <w:t>directory, 18, 25</w:t>
      </w:r>
    </w:p>
    <w:p w:rsidR="008C486A" w:rsidRDefault="008C486A">
      <w:pPr>
        <w:pStyle w:val="Index1"/>
        <w:tabs>
          <w:tab w:val="right" w:leader="dot" w:pos="4310"/>
        </w:tabs>
        <w:rPr>
          <w:noProof/>
        </w:rPr>
      </w:pPr>
      <w:r>
        <w:rPr>
          <w:noProof/>
        </w:rPr>
        <w:t>download, 6, 10, 11</w:t>
      </w:r>
    </w:p>
    <w:p w:rsidR="008C486A" w:rsidRDefault="008C486A">
      <w:pPr>
        <w:pStyle w:val="Index1"/>
        <w:tabs>
          <w:tab w:val="right" w:leader="dot" w:pos="4310"/>
        </w:tabs>
        <w:rPr>
          <w:noProof/>
        </w:rPr>
      </w:pPr>
      <w:r>
        <w:rPr>
          <w:noProof/>
        </w:rPr>
        <w:t>factor level, 43</w:t>
      </w:r>
    </w:p>
    <w:p w:rsidR="008C486A" w:rsidRDefault="008C486A">
      <w:pPr>
        <w:pStyle w:val="Index1"/>
        <w:tabs>
          <w:tab w:val="right" w:leader="dot" w:pos="4310"/>
        </w:tabs>
        <w:rPr>
          <w:noProof/>
        </w:rPr>
      </w:pPr>
      <w:r w:rsidRPr="008C486A">
        <w:rPr>
          <w:noProof/>
        </w:rPr>
        <w:t>functions</w:t>
      </w:r>
      <w:r>
        <w:rPr>
          <w:noProof/>
        </w:rPr>
        <w:t>, 17, 19, 27, 28, 66, 99, 125</w:t>
      </w:r>
    </w:p>
    <w:p w:rsidR="008C486A" w:rsidRDefault="008C486A">
      <w:pPr>
        <w:pStyle w:val="Index1"/>
        <w:tabs>
          <w:tab w:val="right" w:leader="dot" w:pos="4310"/>
        </w:tabs>
        <w:rPr>
          <w:noProof/>
        </w:rPr>
      </w:pPr>
      <w:r w:rsidRPr="008C486A">
        <w:rPr>
          <w:noProof/>
        </w:rPr>
        <w:t>ggplot2</w:t>
      </w:r>
      <w:r>
        <w:rPr>
          <w:noProof/>
        </w:rPr>
        <w:t>, 84, 115, 116, 118, 120, 125, 126</w:t>
      </w:r>
    </w:p>
    <w:p w:rsidR="008C486A" w:rsidRDefault="008C486A">
      <w:pPr>
        <w:pStyle w:val="Index1"/>
        <w:tabs>
          <w:tab w:val="right" w:leader="dot" w:pos="4310"/>
        </w:tabs>
        <w:rPr>
          <w:noProof/>
        </w:rPr>
      </w:pPr>
      <w:r w:rsidRPr="008C486A">
        <w:rPr>
          <w:noProof/>
        </w:rPr>
        <w:t>graphics</w:t>
      </w:r>
      <w:r>
        <w:rPr>
          <w:noProof/>
        </w:rPr>
        <w:t>, 83, 84, 93, 108, 115, 126</w:t>
      </w:r>
    </w:p>
    <w:p w:rsidR="008C486A" w:rsidRDefault="008C486A">
      <w:pPr>
        <w:pStyle w:val="Index1"/>
        <w:tabs>
          <w:tab w:val="right" w:leader="dot" w:pos="4310"/>
        </w:tabs>
        <w:rPr>
          <w:noProof/>
        </w:rPr>
      </w:pPr>
      <w:r>
        <w:rPr>
          <w:noProof/>
        </w:rPr>
        <w:t>graphs, 83</w:t>
      </w:r>
    </w:p>
    <w:p w:rsidR="008C486A" w:rsidRDefault="008C486A">
      <w:pPr>
        <w:pStyle w:val="Index1"/>
        <w:tabs>
          <w:tab w:val="right" w:leader="dot" w:pos="4310"/>
        </w:tabs>
        <w:rPr>
          <w:noProof/>
        </w:rPr>
      </w:pPr>
      <w:r>
        <w:rPr>
          <w:noProof/>
        </w:rPr>
        <w:t>GUI, 9, 12</w:t>
      </w:r>
    </w:p>
    <w:p w:rsidR="008C486A" w:rsidRDefault="008C486A">
      <w:pPr>
        <w:pStyle w:val="Index1"/>
        <w:tabs>
          <w:tab w:val="right" w:leader="dot" w:pos="4310"/>
        </w:tabs>
        <w:rPr>
          <w:noProof/>
        </w:rPr>
      </w:pPr>
      <w:r>
        <w:rPr>
          <w:noProof/>
        </w:rPr>
        <w:t>histograms, 86, 100, 113, 120, 121</w:t>
      </w:r>
    </w:p>
    <w:p w:rsidR="008C486A" w:rsidRDefault="008C486A">
      <w:pPr>
        <w:pStyle w:val="Index1"/>
        <w:tabs>
          <w:tab w:val="right" w:leader="dot" w:pos="4310"/>
        </w:tabs>
        <w:rPr>
          <w:noProof/>
        </w:rPr>
      </w:pPr>
      <w:r>
        <w:rPr>
          <w:noProof/>
        </w:rPr>
        <w:t>install R and RStudio, 6</w:t>
      </w:r>
    </w:p>
    <w:p w:rsidR="008C486A" w:rsidRDefault="008C486A">
      <w:pPr>
        <w:pStyle w:val="Index1"/>
        <w:tabs>
          <w:tab w:val="right" w:leader="dot" w:pos="4310"/>
        </w:tabs>
        <w:rPr>
          <w:noProof/>
        </w:rPr>
      </w:pPr>
      <w:r>
        <w:rPr>
          <w:noProof/>
        </w:rPr>
        <w:t>installation, 6, 7, 10, 11, 19, 84</w:t>
      </w:r>
    </w:p>
    <w:p w:rsidR="008C486A" w:rsidRDefault="008C486A">
      <w:pPr>
        <w:pStyle w:val="Index1"/>
        <w:tabs>
          <w:tab w:val="right" w:leader="dot" w:pos="4310"/>
        </w:tabs>
        <w:rPr>
          <w:noProof/>
        </w:rPr>
      </w:pPr>
      <w:r>
        <w:rPr>
          <w:noProof/>
        </w:rPr>
        <w:t>interquartile range, 60</w:t>
      </w:r>
    </w:p>
    <w:p w:rsidR="008C486A" w:rsidRDefault="008C486A">
      <w:pPr>
        <w:pStyle w:val="Index1"/>
        <w:tabs>
          <w:tab w:val="right" w:leader="dot" w:pos="4310"/>
        </w:tabs>
        <w:rPr>
          <w:noProof/>
        </w:rPr>
      </w:pPr>
      <w:r>
        <w:rPr>
          <w:noProof/>
        </w:rPr>
        <w:t>IQR, 60</w:t>
      </w:r>
    </w:p>
    <w:p w:rsidR="008C486A" w:rsidRDefault="008C486A">
      <w:pPr>
        <w:pStyle w:val="Index1"/>
        <w:tabs>
          <w:tab w:val="right" w:leader="dot" w:pos="4310"/>
        </w:tabs>
        <w:rPr>
          <w:noProof/>
        </w:rPr>
      </w:pPr>
      <w:r>
        <w:rPr>
          <w:noProof/>
        </w:rPr>
        <w:t>Kernel density, 88</w:t>
      </w:r>
    </w:p>
    <w:p w:rsidR="008C486A" w:rsidRDefault="008C486A">
      <w:pPr>
        <w:pStyle w:val="Index1"/>
        <w:tabs>
          <w:tab w:val="right" w:leader="dot" w:pos="4310"/>
        </w:tabs>
        <w:rPr>
          <w:noProof/>
        </w:rPr>
      </w:pPr>
      <w:r w:rsidRPr="008C486A">
        <w:rPr>
          <w:noProof/>
        </w:rPr>
        <w:t>lattice</w:t>
      </w:r>
      <w:r>
        <w:rPr>
          <w:noProof/>
        </w:rPr>
        <w:t>, 84, 100, 102, 103, 107, 109, 111, 113, 114, 115, 126</w:t>
      </w:r>
    </w:p>
    <w:p w:rsidR="008C486A" w:rsidRDefault="008C486A">
      <w:pPr>
        <w:pStyle w:val="Index1"/>
        <w:tabs>
          <w:tab w:val="right" w:leader="dot" w:pos="4310"/>
        </w:tabs>
        <w:rPr>
          <w:noProof/>
        </w:rPr>
      </w:pPr>
      <w:r>
        <w:rPr>
          <w:noProof/>
        </w:rPr>
        <w:t>Linux, 6, 8, 10, 27</w:t>
      </w:r>
    </w:p>
    <w:p w:rsidR="008C486A" w:rsidRDefault="008C486A">
      <w:pPr>
        <w:pStyle w:val="Index1"/>
        <w:tabs>
          <w:tab w:val="right" w:leader="dot" w:pos="4310"/>
        </w:tabs>
        <w:rPr>
          <w:noProof/>
        </w:rPr>
      </w:pPr>
      <w:r>
        <w:rPr>
          <w:noProof/>
        </w:rPr>
        <w:t>list, 32</w:t>
      </w:r>
    </w:p>
    <w:p w:rsidR="008C486A" w:rsidRDefault="008C486A">
      <w:pPr>
        <w:pStyle w:val="Index1"/>
        <w:tabs>
          <w:tab w:val="right" w:leader="dot" w:pos="4310"/>
        </w:tabs>
        <w:rPr>
          <w:noProof/>
        </w:rPr>
      </w:pPr>
      <w:r>
        <w:rPr>
          <w:noProof/>
        </w:rPr>
        <w:t>logical expression</w:t>
      </w:r>
    </w:p>
    <w:p w:rsidR="008C486A" w:rsidRDefault="008C486A">
      <w:pPr>
        <w:pStyle w:val="Index2"/>
        <w:tabs>
          <w:tab w:val="right" w:leader="dot" w:pos="4310"/>
        </w:tabs>
        <w:rPr>
          <w:noProof/>
        </w:rPr>
      </w:pPr>
      <w:r>
        <w:rPr>
          <w:noProof/>
        </w:rPr>
        <w:t>combination, 41</w:t>
      </w:r>
    </w:p>
    <w:p w:rsidR="008C486A" w:rsidRDefault="008C486A">
      <w:pPr>
        <w:pStyle w:val="Index2"/>
        <w:tabs>
          <w:tab w:val="right" w:leader="dot" w:pos="4310"/>
        </w:tabs>
        <w:rPr>
          <w:noProof/>
        </w:rPr>
      </w:pPr>
      <w:r>
        <w:rPr>
          <w:noProof/>
        </w:rPr>
        <w:t>list, 40</w:t>
      </w:r>
    </w:p>
    <w:p w:rsidR="008C486A" w:rsidRDefault="008C486A">
      <w:pPr>
        <w:pStyle w:val="Index1"/>
        <w:tabs>
          <w:tab w:val="right" w:leader="dot" w:pos="4310"/>
        </w:tabs>
        <w:rPr>
          <w:noProof/>
        </w:rPr>
      </w:pPr>
      <w:r>
        <w:rPr>
          <w:noProof/>
        </w:rPr>
        <w:t>logical operator, 43</w:t>
      </w:r>
    </w:p>
    <w:p w:rsidR="008C486A" w:rsidRDefault="008C486A">
      <w:pPr>
        <w:pStyle w:val="Index1"/>
        <w:tabs>
          <w:tab w:val="right" w:leader="dot" w:pos="4310"/>
        </w:tabs>
        <w:rPr>
          <w:noProof/>
        </w:rPr>
      </w:pPr>
      <w:r>
        <w:rPr>
          <w:noProof/>
        </w:rPr>
        <w:t>Mac, 6, 7, 10, 15, 27, 28</w:t>
      </w:r>
    </w:p>
    <w:p w:rsidR="008C486A" w:rsidRDefault="008C486A">
      <w:pPr>
        <w:pStyle w:val="Index1"/>
        <w:tabs>
          <w:tab w:val="right" w:leader="dot" w:pos="4310"/>
        </w:tabs>
        <w:rPr>
          <w:noProof/>
        </w:rPr>
      </w:pPr>
      <w:r>
        <w:rPr>
          <w:noProof/>
        </w:rPr>
        <w:t>MAD, 61</w:t>
      </w:r>
    </w:p>
    <w:p w:rsidR="008C486A" w:rsidRDefault="008C486A">
      <w:pPr>
        <w:pStyle w:val="Index1"/>
        <w:tabs>
          <w:tab w:val="right" w:leader="dot" w:pos="4310"/>
        </w:tabs>
        <w:rPr>
          <w:noProof/>
        </w:rPr>
      </w:pPr>
      <w:r>
        <w:rPr>
          <w:noProof/>
        </w:rPr>
        <w:t>marginal total, 80</w:t>
      </w:r>
    </w:p>
    <w:p w:rsidR="008C486A" w:rsidRDefault="008C486A">
      <w:pPr>
        <w:pStyle w:val="Index1"/>
        <w:tabs>
          <w:tab w:val="right" w:leader="dot" w:pos="4310"/>
        </w:tabs>
        <w:rPr>
          <w:noProof/>
        </w:rPr>
      </w:pPr>
      <w:r>
        <w:rPr>
          <w:noProof/>
        </w:rPr>
        <w:t>matrix, 32, 33, 79</w:t>
      </w:r>
    </w:p>
    <w:p w:rsidR="008C486A" w:rsidRDefault="008C486A">
      <w:pPr>
        <w:pStyle w:val="Index1"/>
        <w:tabs>
          <w:tab w:val="right" w:leader="dot" w:pos="4310"/>
        </w:tabs>
        <w:rPr>
          <w:noProof/>
        </w:rPr>
      </w:pPr>
      <w:r>
        <w:rPr>
          <w:noProof/>
        </w:rPr>
        <w:t>maximum, 60</w:t>
      </w:r>
    </w:p>
    <w:p w:rsidR="008C486A" w:rsidRDefault="008C486A">
      <w:pPr>
        <w:pStyle w:val="Index1"/>
        <w:tabs>
          <w:tab w:val="right" w:leader="dot" w:pos="4310"/>
        </w:tabs>
        <w:rPr>
          <w:noProof/>
        </w:rPr>
      </w:pPr>
      <w:r>
        <w:rPr>
          <w:noProof/>
        </w:rPr>
        <w:t>mean, 60</w:t>
      </w:r>
    </w:p>
    <w:p w:rsidR="008C486A" w:rsidRDefault="008C486A">
      <w:pPr>
        <w:pStyle w:val="Index1"/>
        <w:tabs>
          <w:tab w:val="right" w:leader="dot" w:pos="4310"/>
        </w:tabs>
        <w:rPr>
          <w:noProof/>
        </w:rPr>
      </w:pPr>
      <w:r>
        <w:rPr>
          <w:noProof/>
        </w:rPr>
        <w:t>median, 60</w:t>
      </w:r>
    </w:p>
    <w:p w:rsidR="008C486A" w:rsidRDefault="008C486A">
      <w:pPr>
        <w:pStyle w:val="Index1"/>
        <w:tabs>
          <w:tab w:val="right" w:leader="dot" w:pos="4310"/>
        </w:tabs>
        <w:rPr>
          <w:noProof/>
        </w:rPr>
      </w:pPr>
      <w:r>
        <w:rPr>
          <w:noProof/>
        </w:rPr>
        <w:t>median absolute deviation, 61</w:t>
      </w:r>
    </w:p>
    <w:p w:rsidR="008C486A" w:rsidRDefault="008C486A">
      <w:pPr>
        <w:pStyle w:val="Index1"/>
        <w:tabs>
          <w:tab w:val="right" w:leader="dot" w:pos="4310"/>
        </w:tabs>
        <w:rPr>
          <w:noProof/>
        </w:rPr>
      </w:pPr>
      <w:r>
        <w:rPr>
          <w:noProof/>
        </w:rPr>
        <w:t>Microsoft R Open, 12</w:t>
      </w:r>
    </w:p>
    <w:p w:rsidR="008C486A" w:rsidRDefault="008C486A">
      <w:pPr>
        <w:pStyle w:val="Index1"/>
        <w:tabs>
          <w:tab w:val="right" w:leader="dot" w:pos="4310"/>
        </w:tabs>
        <w:rPr>
          <w:noProof/>
        </w:rPr>
      </w:pPr>
      <w:r>
        <w:rPr>
          <w:noProof/>
        </w:rPr>
        <w:t>minimum, 60</w:t>
      </w:r>
    </w:p>
    <w:p w:rsidR="008C486A" w:rsidRDefault="008C486A">
      <w:pPr>
        <w:pStyle w:val="Index1"/>
        <w:tabs>
          <w:tab w:val="right" w:leader="dot" w:pos="4310"/>
        </w:tabs>
        <w:rPr>
          <w:noProof/>
        </w:rPr>
      </w:pPr>
      <w:r>
        <w:rPr>
          <w:noProof/>
        </w:rPr>
        <w:t>missing value, 51, 55</w:t>
      </w:r>
    </w:p>
    <w:p w:rsidR="008C486A" w:rsidRDefault="008C486A">
      <w:pPr>
        <w:pStyle w:val="Index1"/>
        <w:tabs>
          <w:tab w:val="right" w:leader="dot" w:pos="4310"/>
        </w:tabs>
        <w:rPr>
          <w:noProof/>
        </w:rPr>
      </w:pPr>
      <w:r>
        <w:rPr>
          <w:noProof/>
        </w:rPr>
        <w:t>object, 17, 18, 96, 97, 109, 111, 112</w:t>
      </w:r>
    </w:p>
    <w:p w:rsidR="008C486A" w:rsidRDefault="008C486A">
      <w:pPr>
        <w:pStyle w:val="Index2"/>
        <w:tabs>
          <w:tab w:val="right" w:leader="dot" w:pos="4310"/>
        </w:tabs>
        <w:rPr>
          <w:noProof/>
        </w:rPr>
      </w:pPr>
      <w:r>
        <w:rPr>
          <w:noProof/>
        </w:rPr>
        <w:t>dimension, 30</w:t>
      </w:r>
    </w:p>
    <w:p w:rsidR="008C486A" w:rsidRDefault="008C486A">
      <w:pPr>
        <w:pStyle w:val="Index2"/>
        <w:tabs>
          <w:tab w:val="right" w:leader="dot" w:pos="4310"/>
        </w:tabs>
        <w:rPr>
          <w:noProof/>
        </w:rPr>
      </w:pPr>
      <w:r>
        <w:rPr>
          <w:noProof/>
        </w:rPr>
        <w:t>name, 30</w:t>
      </w:r>
    </w:p>
    <w:p w:rsidR="008C486A" w:rsidRDefault="008C486A">
      <w:pPr>
        <w:pStyle w:val="Index2"/>
        <w:tabs>
          <w:tab w:val="right" w:leader="dot" w:pos="4310"/>
        </w:tabs>
        <w:rPr>
          <w:noProof/>
        </w:rPr>
      </w:pPr>
      <w:r>
        <w:rPr>
          <w:noProof/>
        </w:rPr>
        <w:t>subset, 33</w:t>
      </w:r>
    </w:p>
    <w:p w:rsidR="008C486A" w:rsidRDefault="008C486A">
      <w:pPr>
        <w:pStyle w:val="Index1"/>
        <w:tabs>
          <w:tab w:val="right" w:leader="dot" w:pos="4310"/>
        </w:tabs>
        <w:rPr>
          <w:noProof/>
        </w:rPr>
      </w:pPr>
      <w:r>
        <w:rPr>
          <w:noProof/>
        </w:rPr>
        <w:t>Object, 17</w:t>
      </w:r>
    </w:p>
    <w:p w:rsidR="008C486A" w:rsidRDefault="008C486A">
      <w:pPr>
        <w:pStyle w:val="Index1"/>
        <w:tabs>
          <w:tab w:val="right" w:leader="dot" w:pos="4310"/>
        </w:tabs>
        <w:rPr>
          <w:noProof/>
        </w:rPr>
      </w:pPr>
      <w:r>
        <w:rPr>
          <w:noProof/>
        </w:rPr>
        <w:t>observation</w:t>
      </w:r>
    </w:p>
    <w:p w:rsidR="008C486A" w:rsidRDefault="008C486A">
      <w:pPr>
        <w:pStyle w:val="Index2"/>
        <w:tabs>
          <w:tab w:val="right" w:leader="dot" w:pos="4310"/>
        </w:tabs>
        <w:rPr>
          <w:noProof/>
        </w:rPr>
      </w:pPr>
      <w:r>
        <w:rPr>
          <w:noProof/>
        </w:rPr>
        <w:t>deleting, 50</w:t>
      </w:r>
    </w:p>
    <w:p w:rsidR="008C486A" w:rsidRDefault="008C486A">
      <w:pPr>
        <w:pStyle w:val="Index2"/>
        <w:tabs>
          <w:tab w:val="right" w:leader="dot" w:pos="4310"/>
        </w:tabs>
        <w:rPr>
          <w:noProof/>
        </w:rPr>
      </w:pPr>
      <w:r>
        <w:rPr>
          <w:noProof/>
        </w:rPr>
        <w:t>removing, 50</w:t>
      </w:r>
    </w:p>
    <w:p w:rsidR="008C486A" w:rsidRDefault="008C486A">
      <w:pPr>
        <w:pStyle w:val="Index1"/>
        <w:tabs>
          <w:tab w:val="right" w:leader="dot" w:pos="4310"/>
        </w:tabs>
        <w:rPr>
          <w:noProof/>
        </w:rPr>
      </w:pPr>
      <w:r>
        <w:rPr>
          <w:noProof/>
        </w:rPr>
        <w:t>order, 46, 48</w:t>
      </w:r>
    </w:p>
    <w:p w:rsidR="008C486A" w:rsidRDefault="008C486A">
      <w:pPr>
        <w:pStyle w:val="Index1"/>
        <w:tabs>
          <w:tab w:val="right" w:leader="dot" w:pos="4310"/>
        </w:tabs>
        <w:rPr>
          <w:noProof/>
        </w:rPr>
      </w:pPr>
      <w:r>
        <w:rPr>
          <w:noProof/>
        </w:rPr>
        <w:t>output customization, 76</w:t>
      </w:r>
    </w:p>
    <w:p w:rsidR="008C486A" w:rsidRDefault="008C486A">
      <w:pPr>
        <w:pStyle w:val="Index1"/>
        <w:tabs>
          <w:tab w:val="right" w:leader="dot" w:pos="4310"/>
        </w:tabs>
        <w:rPr>
          <w:noProof/>
        </w:rPr>
      </w:pPr>
      <w:r>
        <w:rPr>
          <w:noProof/>
        </w:rPr>
        <w:t>package, 18, 21, 23, 27, 28, 83, 84, 93, 100, 102, 108, 115, 126</w:t>
      </w:r>
    </w:p>
    <w:p w:rsidR="008C486A" w:rsidRDefault="008C486A">
      <w:pPr>
        <w:pStyle w:val="Index1"/>
        <w:tabs>
          <w:tab w:val="right" w:leader="dot" w:pos="4310"/>
        </w:tabs>
        <w:rPr>
          <w:noProof/>
        </w:rPr>
      </w:pPr>
      <w:r>
        <w:rPr>
          <w:noProof/>
        </w:rPr>
        <w:t>packages, 6, 14, 18, 19, 20, 21, 23, 27, 28, 83, 84, 125</w:t>
      </w:r>
    </w:p>
    <w:p w:rsidR="008C486A" w:rsidRDefault="008C486A">
      <w:pPr>
        <w:pStyle w:val="Index1"/>
        <w:tabs>
          <w:tab w:val="right" w:leader="dot" w:pos="4310"/>
        </w:tabs>
        <w:rPr>
          <w:noProof/>
        </w:rPr>
      </w:pPr>
      <w:r>
        <w:rPr>
          <w:noProof/>
        </w:rPr>
        <w:t>panes, 13, 14, 15</w:t>
      </w:r>
    </w:p>
    <w:p w:rsidR="008C486A" w:rsidRDefault="008C486A">
      <w:pPr>
        <w:pStyle w:val="Index1"/>
        <w:tabs>
          <w:tab w:val="right" w:leader="dot" w:pos="4310"/>
        </w:tabs>
        <w:rPr>
          <w:noProof/>
        </w:rPr>
      </w:pPr>
      <w:r>
        <w:rPr>
          <w:noProof/>
        </w:rPr>
        <w:t>paste, 80</w:t>
      </w:r>
    </w:p>
    <w:p w:rsidR="008C486A" w:rsidRDefault="008C486A">
      <w:pPr>
        <w:pStyle w:val="Index1"/>
        <w:tabs>
          <w:tab w:val="right" w:leader="dot" w:pos="4310"/>
        </w:tabs>
        <w:rPr>
          <w:noProof/>
        </w:rPr>
      </w:pPr>
      <w:r>
        <w:rPr>
          <w:noProof/>
        </w:rPr>
        <w:t>percentage, 61, 65, 68</w:t>
      </w:r>
    </w:p>
    <w:p w:rsidR="008C486A" w:rsidRDefault="008C486A">
      <w:pPr>
        <w:pStyle w:val="Index1"/>
        <w:tabs>
          <w:tab w:val="right" w:leader="dot" w:pos="4310"/>
        </w:tabs>
        <w:rPr>
          <w:noProof/>
        </w:rPr>
      </w:pPr>
      <w:r>
        <w:rPr>
          <w:noProof/>
        </w:rPr>
        <w:t>project, 25</w:t>
      </w:r>
    </w:p>
    <w:p w:rsidR="008C486A" w:rsidRDefault="008C486A">
      <w:pPr>
        <w:pStyle w:val="Index1"/>
        <w:tabs>
          <w:tab w:val="right" w:leader="dot" w:pos="4310"/>
        </w:tabs>
        <w:rPr>
          <w:noProof/>
        </w:rPr>
      </w:pPr>
      <w:r>
        <w:rPr>
          <w:noProof/>
        </w:rPr>
        <w:t>proportion, 61, 65</w:t>
      </w:r>
    </w:p>
    <w:p w:rsidR="008C486A" w:rsidRDefault="008C486A">
      <w:pPr>
        <w:pStyle w:val="Index1"/>
        <w:tabs>
          <w:tab w:val="right" w:leader="dot" w:pos="4310"/>
        </w:tabs>
        <w:rPr>
          <w:noProof/>
        </w:rPr>
      </w:pPr>
      <w:r>
        <w:rPr>
          <w:noProof/>
        </w:rPr>
        <w:t>quantile, 60, 61</w:t>
      </w:r>
    </w:p>
    <w:p w:rsidR="008C486A" w:rsidRDefault="008C486A">
      <w:pPr>
        <w:pStyle w:val="Index1"/>
        <w:tabs>
          <w:tab w:val="right" w:leader="dot" w:pos="4310"/>
        </w:tabs>
        <w:rPr>
          <w:noProof/>
        </w:rPr>
      </w:pPr>
      <w:r>
        <w:rPr>
          <w:noProof/>
        </w:rPr>
        <w:t>range, 60</w:t>
      </w:r>
    </w:p>
    <w:p w:rsidR="008C486A" w:rsidRDefault="008C486A">
      <w:pPr>
        <w:pStyle w:val="Index1"/>
        <w:tabs>
          <w:tab w:val="right" w:leader="dot" w:pos="4310"/>
        </w:tabs>
        <w:rPr>
          <w:noProof/>
        </w:rPr>
      </w:pPr>
      <w:r>
        <w:rPr>
          <w:noProof/>
        </w:rPr>
        <w:t>relational operator, 40</w:t>
      </w:r>
    </w:p>
    <w:p w:rsidR="008C486A" w:rsidRDefault="008C486A">
      <w:pPr>
        <w:pStyle w:val="Index1"/>
        <w:tabs>
          <w:tab w:val="right" w:leader="dot" w:pos="4310"/>
        </w:tabs>
        <w:rPr>
          <w:noProof/>
        </w:rPr>
      </w:pPr>
      <w:r>
        <w:rPr>
          <w:noProof/>
        </w:rPr>
        <w:t>row bind, 77</w:t>
      </w:r>
    </w:p>
    <w:p w:rsidR="008C486A" w:rsidRDefault="008C486A">
      <w:pPr>
        <w:pStyle w:val="Index1"/>
        <w:tabs>
          <w:tab w:val="right" w:leader="dot" w:pos="4310"/>
        </w:tabs>
        <w:rPr>
          <w:noProof/>
        </w:rPr>
      </w:pPr>
      <w:r>
        <w:rPr>
          <w:noProof/>
        </w:rPr>
        <w:lastRenderedPageBreak/>
        <w:t>RStudio, 10</w:t>
      </w:r>
    </w:p>
    <w:p w:rsidR="008C486A" w:rsidRDefault="008C486A">
      <w:pPr>
        <w:pStyle w:val="Index1"/>
        <w:tabs>
          <w:tab w:val="right" w:leader="dot" w:pos="4310"/>
        </w:tabs>
        <w:rPr>
          <w:noProof/>
        </w:rPr>
      </w:pPr>
      <w:r>
        <w:rPr>
          <w:noProof/>
        </w:rPr>
        <w:t>Scatter plot, 92</w:t>
      </w:r>
    </w:p>
    <w:p w:rsidR="008C486A" w:rsidRDefault="008C486A">
      <w:pPr>
        <w:pStyle w:val="Index1"/>
        <w:tabs>
          <w:tab w:val="right" w:leader="dot" w:pos="4310"/>
        </w:tabs>
        <w:rPr>
          <w:noProof/>
        </w:rPr>
      </w:pPr>
      <w:r>
        <w:rPr>
          <w:noProof/>
        </w:rPr>
        <w:t>script, 14</w:t>
      </w:r>
    </w:p>
    <w:p w:rsidR="008C486A" w:rsidRDefault="008C486A">
      <w:pPr>
        <w:pStyle w:val="Index1"/>
        <w:tabs>
          <w:tab w:val="right" w:leader="dot" w:pos="4310"/>
        </w:tabs>
        <w:rPr>
          <w:noProof/>
        </w:rPr>
      </w:pPr>
      <w:r>
        <w:rPr>
          <w:noProof/>
        </w:rPr>
        <w:t>SD, 60</w:t>
      </w:r>
    </w:p>
    <w:p w:rsidR="008C486A" w:rsidRDefault="008C486A">
      <w:pPr>
        <w:pStyle w:val="Index1"/>
        <w:tabs>
          <w:tab w:val="right" w:leader="dot" w:pos="4310"/>
        </w:tabs>
        <w:rPr>
          <w:noProof/>
        </w:rPr>
      </w:pPr>
      <w:r>
        <w:rPr>
          <w:noProof/>
        </w:rPr>
        <w:t>sort, 46, 48</w:t>
      </w:r>
    </w:p>
    <w:p w:rsidR="008C486A" w:rsidRDefault="008C486A">
      <w:pPr>
        <w:pStyle w:val="Index1"/>
        <w:tabs>
          <w:tab w:val="right" w:leader="dot" w:pos="4310"/>
        </w:tabs>
        <w:rPr>
          <w:noProof/>
        </w:rPr>
      </w:pPr>
      <w:r>
        <w:rPr>
          <w:noProof/>
        </w:rPr>
        <w:t>stacked bar chart, 98</w:t>
      </w:r>
    </w:p>
    <w:p w:rsidR="008C486A" w:rsidRDefault="008C486A">
      <w:pPr>
        <w:pStyle w:val="Index1"/>
        <w:tabs>
          <w:tab w:val="right" w:leader="dot" w:pos="4310"/>
        </w:tabs>
        <w:rPr>
          <w:noProof/>
        </w:rPr>
      </w:pPr>
      <w:r>
        <w:rPr>
          <w:noProof/>
        </w:rPr>
        <w:t>standard deviation, 60</w:t>
      </w:r>
    </w:p>
    <w:p w:rsidR="008C486A" w:rsidRDefault="008C486A">
      <w:pPr>
        <w:pStyle w:val="Index1"/>
        <w:tabs>
          <w:tab w:val="right" w:leader="dot" w:pos="4310"/>
        </w:tabs>
        <w:rPr>
          <w:noProof/>
        </w:rPr>
      </w:pPr>
      <w:r>
        <w:rPr>
          <w:noProof/>
        </w:rPr>
        <w:t>subsetting, 33</w:t>
      </w:r>
    </w:p>
    <w:p w:rsidR="008C486A" w:rsidRDefault="008C486A">
      <w:pPr>
        <w:pStyle w:val="Index2"/>
        <w:tabs>
          <w:tab w:val="right" w:leader="dot" w:pos="4310"/>
        </w:tabs>
        <w:rPr>
          <w:noProof/>
        </w:rPr>
      </w:pPr>
      <w:r>
        <w:rPr>
          <w:noProof/>
        </w:rPr>
        <w:t>column, 34</w:t>
      </w:r>
    </w:p>
    <w:p w:rsidR="008C486A" w:rsidRDefault="008C486A">
      <w:pPr>
        <w:pStyle w:val="Index2"/>
        <w:tabs>
          <w:tab w:val="right" w:leader="dot" w:pos="4310"/>
        </w:tabs>
        <w:rPr>
          <w:noProof/>
        </w:rPr>
      </w:pPr>
      <w:r>
        <w:rPr>
          <w:noProof/>
        </w:rPr>
        <w:t>column and row, 35</w:t>
      </w:r>
    </w:p>
    <w:p w:rsidR="008C486A" w:rsidRDefault="008C486A">
      <w:pPr>
        <w:pStyle w:val="Index2"/>
        <w:tabs>
          <w:tab w:val="right" w:leader="dot" w:pos="4310"/>
        </w:tabs>
        <w:rPr>
          <w:noProof/>
        </w:rPr>
      </w:pPr>
      <w:r>
        <w:rPr>
          <w:noProof/>
        </w:rPr>
        <w:t>logical expression, 39</w:t>
      </w:r>
    </w:p>
    <w:p w:rsidR="008C486A" w:rsidRDefault="008C486A">
      <w:pPr>
        <w:pStyle w:val="Index2"/>
        <w:tabs>
          <w:tab w:val="right" w:leader="dot" w:pos="4310"/>
        </w:tabs>
        <w:rPr>
          <w:noProof/>
        </w:rPr>
      </w:pPr>
      <w:r>
        <w:rPr>
          <w:noProof/>
        </w:rPr>
        <w:t>observation, 34</w:t>
      </w:r>
    </w:p>
    <w:p w:rsidR="008C486A" w:rsidRDefault="008C486A">
      <w:pPr>
        <w:pStyle w:val="Index2"/>
        <w:tabs>
          <w:tab w:val="right" w:leader="dot" w:pos="4310"/>
        </w:tabs>
        <w:rPr>
          <w:noProof/>
        </w:rPr>
      </w:pPr>
      <w:r>
        <w:rPr>
          <w:noProof/>
        </w:rPr>
        <w:t>row, 34</w:t>
      </w:r>
    </w:p>
    <w:p w:rsidR="008C486A" w:rsidRDefault="008C486A">
      <w:pPr>
        <w:pStyle w:val="Index1"/>
        <w:tabs>
          <w:tab w:val="right" w:leader="dot" w:pos="4310"/>
        </w:tabs>
        <w:rPr>
          <w:noProof/>
        </w:rPr>
      </w:pPr>
      <w:r>
        <w:rPr>
          <w:noProof/>
        </w:rPr>
        <w:t>subsetting variable, 34</w:t>
      </w:r>
    </w:p>
    <w:p w:rsidR="008C486A" w:rsidRDefault="008C486A">
      <w:pPr>
        <w:pStyle w:val="Index1"/>
        <w:tabs>
          <w:tab w:val="right" w:leader="dot" w:pos="4310"/>
        </w:tabs>
        <w:rPr>
          <w:noProof/>
        </w:rPr>
      </w:pPr>
      <w:r>
        <w:rPr>
          <w:noProof/>
        </w:rPr>
        <w:t>sum, 54</w:t>
      </w:r>
    </w:p>
    <w:p w:rsidR="008C486A" w:rsidRDefault="008C486A">
      <w:pPr>
        <w:pStyle w:val="Index1"/>
        <w:tabs>
          <w:tab w:val="right" w:leader="dot" w:pos="4310"/>
        </w:tabs>
        <w:rPr>
          <w:noProof/>
        </w:rPr>
      </w:pPr>
      <w:r>
        <w:rPr>
          <w:noProof/>
        </w:rPr>
        <w:t>tar.gz, 21, 22</w:t>
      </w:r>
    </w:p>
    <w:p w:rsidR="008C486A" w:rsidRDefault="008C486A">
      <w:pPr>
        <w:pStyle w:val="Index1"/>
        <w:tabs>
          <w:tab w:val="right" w:leader="dot" w:pos="4310"/>
        </w:tabs>
        <w:rPr>
          <w:noProof/>
        </w:rPr>
      </w:pPr>
      <w:r>
        <w:rPr>
          <w:noProof/>
        </w:rPr>
        <w:t>Tinn-R, 13</w:t>
      </w:r>
    </w:p>
    <w:p w:rsidR="008C486A" w:rsidRDefault="008C486A">
      <w:pPr>
        <w:pStyle w:val="Index1"/>
        <w:tabs>
          <w:tab w:val="right" w:leader="dot" w:pos="4310"/>
        </w:tabs>
        <w:rPr>
          <w:noProof/>
        </w:rPr>
      </w:pPr>
      <w:r>
        <w:rPr>
          <w:noProof/>
        </w:rPr>
        <w:t>upgrade, 27</w:t>
      </w:r>
    </w:p>
    <w:p w:rsidR="008C486A" w:rsidRDefault="008C486A">
      <w:pPr>
        <w:pStyle w:val="Index1"/>
        <w:tabs>
          <w:tab w:val="right" w:leader="dot" w:pos="4310"/>
        </w:tabs>
        <w:rPr>
          <w:noProof/>
        </w:rPr>
      </w:pPr>
      <w:r>
        <w:rPr>
          <w:noProof/>
        </w:rPr>
        <w:t>variable</w:t>
      </w:r>
    </w:p>
    <w:p w:rsidR="008C486A" w:rsidRDefault="008C486A">
      <w:pPr>
        <w:pStyle w:val="Index2"/>
        <w:tabs>
          <w:tab w:val="right" w:leader="dot" w:pos="4310"/>
        </w:tabs>
        <w:rPr>
          <w:noProof/>
        </w:rPr>
      </w:pPr>
      <w:r>
        <w:rPr>
          <w:noProof/>
        </w:rPr>
        <w:t>categorical, 31</w:t>
      </w:r>
    </w:p>
    <w:p w:rsidR="008C486A" w:rsidRDefault="008C486A">
      <w:pPr>
        <w:pStyle w:val="Index2"/>
        <w:tabs>
          <w:tab w:val="right" w:leader="dot" w:pos="4310"/>
        </w:tabs>
        <w:rPr>
          <w:noProof/>
        </w:rPr>
      </w:pPr>
      <w:r>
        <w:rPr>
          <w:noProof/>
        </w:rPr>
        <w:t>creating new, 49</w:t>
      </w:r>
    </w:p>
    <w:p w:rsidR="008C486A" w:rsidRDefault="008C486A">
      <w:pPr>
        <w:pStyle w:val="Index2"/>
        <w:tabs>
          <w:tab w:val="right" w:leader="dot" w:pos="4310"/>
        </w:tabs>
        <w:rPr>
          <w:noProof/>
        </w:rPr>
      </w:pPr>
      <w:r>
        <w:rPr>
          <w:noProof/>
        </w:rPr>
        <w:t>deleting, 50</w:t>
      </w:r>
    </w:p>
    <w:p w:rsidR="008C486A" w:rsidRDefault="008C486A">
      <w:pPr>
        <w:pStyle w:val="Index2"/>
        <w:tabs>
          <w:tab w:val="right" w:leader="dot" w:pos="4310"/>
        </w:tabs>
        <w:rPr>
          <w:noProof/>
        </w:rPr>
      </w:pPr>
      <w:r>
        <w:rPr>
          <w:noProof/>
        </w:rPr>
        <w:t>factor, 31</w:t>
      </w:r>
    </w:p>
    <w:p w:rsidR="008C486A" w:rsidRDefault="008C486A">
      <w:pPr>
        <w:pStyle w:val="Index2"/>
        <w:tabs>
          <w:tab w:val="right" w:leader="dot" w:pos="4310"/>
        </w:tabs>
        <w:rPr>
          <w:noProof/>
        </w:rPr>
      </w:pPr>
      <w:r>
        <w:rPr>
          <w:noProof/>
        </w:rPr>
        <w:t>numerical, 31</w:t>
      </w:r>
    </w:p>
    <w:p w:rsidR="008C486A" w:rsidRDefault="008C486A">
      <w:pPr>
        <w:pStyle w:val="Index2"/>
        <w:tabs>
          <w:tab w:val="right" w:leader="dot" w:pos="4310"/>
        </w:tabs>
        <w:rPr>
          <w:noProof/>
        </w:rPr>
      </w:pPr>
      <w:r>
        <w:rPr>
          <w:noProof/>
        </w:rPr>
        <w:t>recoding, 49</w:t>
      </w:r>
    </w:p>
    <w:p w:rsidR="008C486A" w:rsidRDefault="008C486A">
      <w:pPr>
        <w:pStyle w:val="Index2"/>
        <w:tabs>
          <w:tab w:val="right" w:leader="dot" w:pos="4310"/>
        </w:tabs>
        <w:rPr>
          <w:noProof/>
        </w:rPr>
      </w:pPr>
      <w:r>
        <w:rPr>
          <w:noProof/>
        </w:rPr>
        <w:t>recoding, categorical, 50</w:t>
      </w:r>
    </w:p>
    <w:p w:rsidR="008C486A" w:rsidRDefault="008C486A">
      <w:pPr>
        <w:pStyle w:val="Index2"/>
        <w:tabs>
          <w:tab w:val="right" w:leader="dot" w:pos="4310"/>
        </w:tabs>
        <w:rPr>
          <w:noProof/>
        </w:rPr>
      </w:pPr>
      <w:r>
        <w:rPr>
          <w:noProof/>
        </w:rPr>
        <w:t>recoding, numerical, 49</w:t>
      </w:r>
    </w:p>
    <w:p w:rsidR="008C486A" w:rsidRDefault="008C486A">
      <w:pPr>
        <w:pStyle w:val="Index2"/>
        <w:tabs>
          <w:tab w:val="right" w:leader="dot" w:pos="4310"/>
        </w:tabs>
        <w:rPr>
          <w:noProof/>
        </w:rPr>
      </w:pPr>
      <w:r>
        <w:rPr>
          <w:noProof/>
        </w:rPr>
        <w:t>removing, 50</w:t>
      </w:r>
    </w:p>
    <w:p w:rsidR="008C486A" w:rsidRDefault="008C486A">
      <w:pPr>
        <w:pStyle w:val="Index2"/>
        <w:tabs>
          <w:tab w:val="right" w:leader="dot" w:pos="4310"/>
        </w:tabs>
        <w:rPr>
          <w:noProof/>
        </w:rPr>
      </w:pPr>
      <w:r>
        <w:rPr>
          <w:noProof/>
        </w:rPr>
        <w:t>type, 31</w:t>
      </w:r>
    </w:p>
    <w:p w:rsidR="008C486A" w:rsidRDefault="008C486A">
      <w:pPr>
        <w:pStyle w:val="Index1"/>
        <w:tabs>
          <w:tab w:val="right" w:leader="dot" w:pos="4310"/>
        </w:tabs>
        <w:rPr>
          <w:noProof/>
        </w:rPr>
      </w:pPr>
      <w:r>
        <w:rPr>
          <w:noProof/>
        </w:rPr>
        <w:t>variance, 60</w:t>
      </w:r>
    </w:p>
    <w:p w:rsidR="008C486A" w:rsidRDefault="008C486A">
      <w:pPr>
        <w:pStyle w:val="Index1"/>
        <w:tabs>
          <w:tab w:val="right" w:leader="dot" w:pos="4310"/>
        </w:tabs>
        <w:rPr>
          <w:noProof/>
        </w:rPr>
      </w:pPr>
      <w:r>
        <w:rPr>
          <w:noProof/>
        </w:rPr>
        <w:t>vector, 31</w:t>
      </w:r>
    </w:p>
    <w:p w:rsidR="008C486A" w:rsidRDefault="008C486A">
      <w:pPr>
        <w:pStyle w:val="Index1"/>
        <w:tabs>
          <w:tab w:val="right" w:leader="dot" w:pos="4310"/>
        </w:tabs>
        <w:rPr>
          <w:noProof/>
        </w:rPr>
      </w:pPr>
      <w:r>
        <w:rPr>
          <w:noProof/>
        </w:rPr>
        <w:t>version, 9, 11, 85</w:t>
      </w:r>
    </w:p>
    <w:p w:rsidR="008C486A" w:rsidRDefault="008C486A">
      <w:pPr>
        <w:pStyle w:val="Index1"/>
        <w:tabs>
          <w:tab w:val="right" w:leader="dot" w:pos="4310"/>
        </w:tabs>
        <w:rPr>
          <w:noProof/>
        </w:rPr>
      </w:pPr>
      <w:r>
        <w:rPr>
          <w:noProof/>
        </w:rPr>
        <w:t>visualization, 83</w:t>
      </w:r>
    </w:p>
    <w:p w:rsidR="008C486A" w:rsidRDefault="008C486A">
      <w:pPr>
        <w:pStyle w:val="Index1"/>
        <w:tabs>
          <w:tab w:val="right" w:leader="dot" w:pos="4310"/>
        </w:tabs>
        <w:rPr>
          <w:noProof/>
        </w:rPr>
      </w:pPr>
      <w:r>
        <w:rPr>
          <w:noProof/>
        </w:rPr>
        <w:t>Windows, 6, 8, 10, 15, 26</w:t>
      </w:r>
    </w:p>
    <w:p w:rsidR="008C486A" w:rsidRDefault="008C486A">
      <w:pPr>
        <w:pStyle w:val="Index1"/>
        <w:tabs>
          <w:tab w:val="right" w:leader="dot" w:pos="4310"/>
        </w:tabs>
        <w:rPr>
          <w:noProof/>
        </w:rPr>
      </w:pPr>
      <w:r>
        <w:rPr>
          <w:noProof/>
        </w:rPr>
        <w:t>working directory, 6, 25, 26, 28</w:t>
      </w:r>
    </w:p>
    <w:p w:rsidR="008C486A" w:rsidRDefault="008C486A">
      <w:pPr>
        <w:pStyle w:val="Index1"/>
        <w:tabs>
          <w:tab w:val="right" w:leader="dot" w:pos="4310"/>
        </w:tabs>
        <w:rPr>
          <w:noProof/>
        </w:rPr>
      </w:pPr>
      <w:r>
        <w:rPr>
          <w:noProof/>
        </w:rPr>
        <w:t>zip, 21, 22</w:t>
      </w:r>
    </w:p>
    <w:p w:rsidR="008C486A" w:rsidRDefault="008C486A" w:rsidP="00F54081">
      <w:pPr>
        <w:pStyle w:val="BodyText"/>
        <w:rPr>
          <w:noProof/>
        </w:rPr>
        <w:sectPr w:rsidR="008C486A" w:rsidSect="008C486A">
          <w:type w:val="continuous"/>
          <w:pgSz w:w="12240" w:h="15840"/>
          <w:pgMar w:top="1440" w:right="1440" w:bottom="1440" w:left="1440" w:header="720" w:footer="720" w:gutter="0"/>
          <w:cols w:num="2" w:space="720"/>
        </w:sectPr>
      </w:pPr>
    </w:p>
    <w:p w:rsidR="006A519C" w:rsidRDefault="00F54081" w:rsidP="004A42D5">
      <w:pPr>
        <w:pStyle w:val="BodyText"/>
      </w:pPr>
      <w:r>
        <w:fldChar w:fldCharType="end"/>
      </w:r>
    </w:p>
    <w:sectPr w:rsidR="006A519C" w:rsidSect="008C486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7F11" w:rsidRDefault="00FC7F11">
      <w:pPr>
        <w:spacing w:after="0"/>
      </w:pPr>
      <w:r>
        <w:separator/>
      </w:r>
    </w:p>
  </w:endnote>
  <w:endnote w:type="continuationSeparator" w:id="0">
    <w:p w:rsidR="00FC7F11" w:rsidRDefault="00FC7F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6699675"/>
      <w:docPartObj>
        <w:docPartGallery w:val="Page Numbers (Bottom of Page)"/>
        <w:docPartUnique/>
      </w:docPartObj>
    </w:sdtPr>
    <w:sdtEndPr>
      <w:rPr>
        <w:noProof/>
      </w:rPr>
    </w:sdtEndPr>
    <w:sdtContent>
      <w:p w:rsidR="00FC7F11" w:rsidRDefault="00FC7F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C7F11" w:rsidRDefault="00FC7F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2719922"/>
      <w:docPartObj>
        <w:docPartGallery w:val="Page Numbers (Bottom of Page)"/>
        <w:docPartUnique/>
      </w:docPartObj>
    </w:sdtPr>
    <w:sdtEndPr>
      <w:rPr>
        <w:noProof/>
      </w:rPr>
    </w:sdtEndPr>
    <w:sdtContent>
      <w:p w:rsidR="00FC7F11" w:rsidRDefault="00FC7F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C7F11" w:rsidRDefault="00FC7F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6753671"/>
      <w:docPartObj>
        <w:docPartGallery w:val="Page Numbers (Bottom of Page)"/>
        <w:docPartUnique/>
      </w:docPartObj>
    </w:sdtPr>
    <w:sdtEndPr>
      <w:rPr>
        <w:noProof/>
      </w:rPr>
    </w:sdtEndPr>
    <w:sdtContent>
      <w:p w:rsidR="00FC7F11" w:rsidRDefault="00FC7F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C7F11" w:rsidRDefault="00FC7F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7F11" w:rsidRDefault="00FC7F11">
      <w:r>
        <w:separator/>
      </w:r>
    </w:p>
  </w:footnote>
  <w:footnote w:type="continuationSeparator" w:id="0">
    <w:p w:rsidR="00FC7F11" w:rsidRDefault="00FC7F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EAC4329"/>
    <w:multiLevelType w:val="multilevel"/>
    <w:tmpl w:val="962EFF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1706218"/>
    <w:multiLevelType w:val="multilevel"/>
    <w:tmpl w:val="060EA8BC"/>
    <w:lvl w:ilvl="0">
      <w:start w:val="1"/>
      <w:numFmt w:val="lowerRoman"/>
      <w:lvlText w:val="%1."/>
      <w:lvlJc w:val="righ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056A88A"/>
    <w:multiLevelType w:val="multilevel"/>
    <w:tmpl w:val="046C0042"/>
    <w:lvl w:ilvl="0">
      <w:start w:val="1"/>
      <w:numFmt w:val="decimal"/>
      <w:lvlText w:val="%1."/>
      <w:lvlJc w:val="left"/>
      <w:pPr>
        <w:tabs>
          <w:tab w:val="num" w:pos="1200"/>
        </w:tabs>
        <w:ind w:left="1680" w:hanging="480"/>
      </w:pPr>
    </w:lvl>
    <w:lvl w:ilvl="1">
      <w:start w:val="1"/>
      <w:numFmt w:val="decimal"/>
      <w:lvlText w:val="%2."/>
      <w:lvlJc w:val="left"/>
      <w:pPr>
        <w:tabs>
          <w:tab w:val="num" w:pos="1920"/>
        </w:tabs>
        <w:ind w:left="2400" w:hanging="480"/>
      </w:pPr>
    </w:lvl>
    <w:lvl w:ilvl="2">
      <w:start w:val="1"/>
      <w:numFmt w:val="decimal"/>
      <w:lvlText w:val="%3."/>
      <w:lvlJc w:val="left"/>
      <w:pPr>
        <w:tabs>
          <w:tab w:val="num" w:pos="2640"/>
        </w:tabs>
        <w:ind w:left="3120" w:hanging="480"/>
      </w:pPr>
    </w:lvl>
    <w:lvl w:ilvl="3">
      <w:start w:val="1"/>
      <w:numFmt w:val="decimal"/>
      <w:lvlText w:val="%4."/>
      <w:lvlJc w:val="left"/>
      <w:pPr>
        <w:tabs>
          <w:tab w:val="num" w:pos="3360"/>
        </w:tabs>
        <w:ind w:left="3840" w:hanging="480"/>
      </w:pPr>
    </w:lvl>
    <w:lvl w:ilvl="4">
      <w:start w:val="1"/>
      <w:numFmt w:val="decimal"/>
      <w:lvlText w:val="%5."/>
      <w:lvlJc w:val="left"/>
      <w:pPr>
        <w:tabs>
          <w:tab w:val="num" w:pos="4080"/>
        </w:tabs>
        <w:ind w:left="4560" w:hanging="480"/>
      </w:pPr>
    </w:lvl>
    <w:lvl w:ilvl="5">
      <w:start w:val="1"/>
      <w:numFmt w:val="decimal"/>
      <w:lvlText w:val="%6."/>
      <w:lvlJc w:val="left"/>
      <w:pPr>
        <w:tabs>
          <w:tab w:val="num" w:pos="4800"/>
        </w:tabs>
        <w:ind w:left="5280" w:hanging="480"/>
      </w:pPr>
    </w:lvl>
    <w:lvl w:ilvl="6">
      <w:start w:val="1"/>
      <w:numFmt w:val="decimal"/>
      <w:lvlText w:val="%7."/>
      <w:lvlJc w:val="left"/>
      <w:pPr>
        <w:tabs>
          <w:tab w:val="num" w:pos="5520"/>
        </w:tabs>
        <w:ind w:left="6000" w:hanging="480"/>
      </w:pPr>
    </w:lvl>
    <w:lvl w:ilvl="7">
      <w:numFmt w:val="decimal"/>
      <w:lvlText w:val=""/>
      <w:lvlJc w:val="left"/>
    </w:lvl>
    <w:lvl w:ilvl="8">
      <w:numFmt w:val="decimal"/>
      <w:lvlText w:val=""/>
      <w:lvlJc w:val="left"/>
    </w:lvl>
  </w:abstractNum>
  <w:abstractNum w:abstractNumId="3" w15:restartNumberingAfterBreak="0">
    <w:nsid w:val="1B4D12D3"/>
    <w:multiLevelType w:val="multilevel"/>
    <w:tmpl w:val="A1E65D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4522619"/>
    <w:multiLevelType w:val="hybridMultilevel"/>
    <w:tmpl w:val="7D940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3C0DA6"/>
    <w:multiLevelType w:val="hybridMultilevel"/>
    <w:tmpl w:val="A06CD7F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6" w15:restartNumberingAfterBreak="0">
    <w:nsid w:val="3A7732B7"/>
    <w:multiLevelType w:val="hybridMultilevel"/>
    <w:tmpl w:val="A29CA5E2"/>
    <w:lvl w:ilvl="0" w:tplc="04090001">
      <w:start w:val="1"/>
      <w:numFmt w:val="bullet"/>
      <w:lvlText w:val=""/>
      <w:lvlJc w:val="left"/>
      <w:pPr>
        <w:ind w:left="1560" w:hanging="360"/>
      </w:pPr>
      <w:rPr>
        <w:rFonts w:ascii="Symbol" w:hAnsi="Symbol"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7" w15:restartNumberingAfterBreak="0">
    <w:nsid w:val="3AF512BB"/>
    <w:multiLevelType w:val="hybridMultilevel"/>
    <w:tmpl w:val="7DEC3EC6"/>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8" w15:restartNumberingAfterBreak="0">
    <w:nsid w:val="43013FB4"/>
    <w:multiLevelType w:val="multilevel"/>
    <w:tmpl w:val="259886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608C336E"/>
    <w:multiLevelType w:val="multilevel"/>
    <w:tmpl w:val="861EA6F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62DF501D"/>
    <w:multiLevelType w:val="multilevel"/>
    <w:tmpl w:val="5EA2CD4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65BA63C3"/>
    <w:multiLevelType w:val="hybridMultilevel"/>
    <w:tmpl w:val="A06CD7F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2" w15:restartNumberingAfterBreak="0">
    <w:nsid w:val="66DE1915"/>
    <w:multiLevelType w:val="multilevel"/>
    <w:tmpl w:val="CB9494B6"/>
    <w:lvl w:ilvl="0">
      <w:start w:val="1"/>
      <w:numFmt w:val="lowerRoman"/>
      <w:lvlText w:val="%1."/>
      <w:lvlJc w:val="righ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688C18D5"/>
    <w:multiLevelType w:val="multilevel"/>
    <w:tmpl w:val="BE6CE60A"/>
    <w:lvl w:ilvl="0">
      <w:start w:val="1"/>
      <w:numFmt w:val="lowerRoman"/>
      <w:lvlText w:val="%1."/>
      <w:lvlJc w:val="righ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75616460"/>
    <w:multiLevelType w:val="multilevel"/>
    <w:tmpl w:val="04D810C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7F4144AD"/>
    <w:multiLevelType w:val="hybridMultilevel"/>
    <w:tmpl w:val="DDDE22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num>
  <w:num w:numId="11">
    <w:abstractNumId w:val="0"/>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13"/>
  </w:num>
  <w:num w:numId="20">
    <w:abstractNumId w:val="1"/>
  </w:num>
  <w:num w:numId="21">
    <w:abstractNumId w:val="12"/>
  </w:num>
  <w:num w:numId="22">
    <w:abstractNumId w:val="5"/>
  </w:num>
  <w:num w:numId="23">
    <w:abstractNumId w:val="6"/>
  </w:num>
  <w:num w:numId="24">
    <w:abstractNumId w:val="7"/>
  </w:num>
  <w:num w:numId="25">
    <w:abstractNumId w:val="10"/>
  </w:num>
  <w:num w:numId="26">
    <w:abstractNumId w:val="3"/>
  </w:num>
  <w:num w:numId="27">
    <w:abstractNumId w:val="11"/>
  </w:num>
  <w:num w:numId="28">
    <w:abstractNumId w:val="4"/>
  </w:num>
  <w:num w:numId="29">
    <w:abstractNumId w:val="8"/>
  </w:num>
  <w:num w:numId="30">
    <w:abstractNumId w:val="14"/>
  </w:num>
  <w:num w:numId="31">
    <w:abstractNumId w:val="9"/>
  </w:num>
  <w:num w:numId="32">
    <w:abstractNumId w:val="15"/>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marul Imran">
    <w15:presenceInfo w15:providerId="Windows Live" w15:userId="b9f9f175ff738a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46B30"/>
    <w:rsid w:val="000D0CAF"/>
    <w:rsid w:val="000D7E57"/>
    <w:rsid w:val="000E70B8"/>
    <w:rsid w:val="00116823"/>
    <w:rsid w:val="0013318D"/>
    <w:rsid w:val="001561B4"/>
    <w:rsid w:val="00156871"/>
    <w:rsid w:val="00166FC8"/>
    <w:rsid w:val="00173126"/>
    <w:rsid w:val="001D3C4D"/>
    <w:rsid w:val="00206B77"/>
    <w:rsid w:val="002540B2"/>
    <w:rsid w:val="002575C0"/>
    <w:rsid w:val="0027134C"/>
    <w:rsid w:val="00285FE3"/>
    <w:rsid w:val="00286B10"/>
    <w:rsid w:val="002C6F8B"/>
    <w:rsid w:val="002D6468"/>
    <w:rsid w:val="0038450F"/>
    <w:rsid w:val="00394A48"/>
    <w:rsid w:val="004075A3"/>
    <w:rsid w:val="00465E6E"/>
    <w:rsid w:val="00471F2C"/>
    <w:rsid w:val="00473738"/>
    <w:rsid w:val="004A42D5"/>
    <w:rsid w:val="004B2A72"/>
    <w:rsid w:val="004E29B3"/>
    <w:rsid w:val="00547C23"/>
    <w:rsid w:val="00590D07"/>
    <w:rsid w:val="006032DF"/>
    <w:rsid w:val="00644049"/>
    <w:rsid w:val="00667A8F"/>
    <w:rsid w:val="006960CD"/>
    <w:rsid w:val="006A519C"/>
    <w:rsid w:val="006C7C02"/>
    <w:rsid w:val="006E51DF"/>
    <w:rsid w:val="00702732"/>
    <w:rsid w:val="007142F2"/>
    <w:rsid w:val="0072705C"/>
    <w:rsid w:val="00741477"/>
    <w:rsid w:val="0077709E"/>
    <w:rsid w:val="00784D58"/>
    <w:rsid w:val="007A5FDC"/>
    <w:rsid w:val="007D39B6"/>
    <w:rsid w:val="007E47BC"/>
    <w:rsid w:val="00877041"/>
    <w:rsid w:val="0088595E"/>
    <w:rsid w:val="008C20DA"/>
    <w:rsid w:val="008C486A"/>
    <w:rsid w:val="008D6863"/>
    <w:rsid w:val="00921C4B"/>
    <w:rsid w:val="00A23056"/>
    <w:rsid w:val="00A23C70"/>
    <w:rsid w:val="00B65065"/>
    <w:rsid w:val="00B80A99"/>
    <w:rsid w:val="00B86B75"/>
    <w:rsid w:val="00BB17F9"/>
    <w:rsid w:val="00BC48D5"/>
    <w:rsid w:val="00BF4A77"/>
    <w:rsid w:val="00C009B8"/>
    <w:rsid w:val="00C36279"/>
    <w:rsid w:val="00C80741"/>
    <w:rsid w:val="00C93C8E"/>
    <w:rsid w:val="00D01584"/>
    <w:rsid w:val="00D017C2"/>
    <w:rsid w:val="00D1531D"/>
    <w:rsid w:val="00D3742C"/>
    <w:rsid w:val="00DA5114"/>
    <w:rsid w:val="00E315A3"/>
    <w:rsid w:val="00E51D8A"/>
    <w:rsid w:val="00E55776"/>
    <w:rsid w:val="00E612F2"/>
    <w:rsid w:val="00EB1621"/>
    <w:rsid w:val="00EE57DD"/>
    <w:rsid w:val="00F54081"/>
    <w:rsid w:val="00F716CB"/>
    <w:rsid w:val="00FA359F"/>
    <w:rsid w:val="00FC7F1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D46AEE"/>
  <w15:docId w15:val="{632349AE-B9F3-4E5F-811E-4861AE23B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index 1" w:uiPriority="99"/>
    <w:lsdException w:name="index 2" w:uiPriority="99"/>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styleId="Caption">
    <w:name w:val="caption"/>
    <w:basedOn w:val="Normal"/>
    <w:link w:val="CaptionChar"/>
    <w:qFormat/>
    <w:pPr>
      <w:spacing w:after="120"/>
    </w:pPr>
    <w:rPr>
      <w:i/>
    </w:rPr>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paragraph" w:styleId="TOC1">
    <w:name w:val="toc 1"/>
    <w:basedOn w:val="Normal"/>
    <w:next w:val="Normal"/>
    <w:autoRedefine/>
    <w:uiPriority w:val="39"/>
    <w:unhideWhenUsed/>
    <w:rsid w:val="00EB1621"/>
    <w:pPr>
      <w:spacing w:after="100"/>
    </w:pPr>
  </w:style>
  <w:style w:type="paragraph" w:styleId="TOC2">
    <w:name w:val="toc 2"/>
    <w:basedOn w:val="Normal"/>
    <w:next w:val="Normal"/>
    <w:autoRedefine/>
    <w:uiPriority w:val="39"/>
    <w:unhideWhenUsed/>
    <w:rsid w:val="00EB1621"/>
    <w:pPr>
      <w:spacing w:after="100"/>
      <w:ind w:left="240"/>
    </w:pPr>
  </w:style>
  <w:style w:type="paragraph" w:styleId="TOC3">
    <w:name w:val="toc 3"/>
    <w:basedOn w:val="Normal"/>
    <w:next w:val="Normal"/>
    <w:autoRedefine/>
    <w:uiPriority w:val="39"/>
    <w:unhideWhenUsed/>
    <w:rsid w:val="00EB1621"/>
    <w:pPr>
      <w:spacing w:after="100"/>
      <w:ind w:left="480"/>
    </w:pPr>
  </w:style>
  <w:style w:type="character" w:styleId="UnresolvedMention">
    <w:name w:val="Unresolved Mention"/>
    <w:basedOn w:val="DefaultParagraphFont"/>
    <w:uiPriority w:val="99"/>
    <w:semiHidden/>
    <w:unhideWhenUsed/>
    <w:rsid w:val="00702732"/>
    <w:rPr>
      <w:color w:val="605E5C"/>
      <w:shd w:val="clear" w:color="auto" w:fill="E1DFDD"/>
    </w:rPr>
  </w:style>
  <w:style w:type="character" w:styleId="FollowedHyperlink">
    <w:name w:val="FollowedHyperlink"/>
    <w:basedOn w:val="DefaultParagraphFont"/>
    <w:semiHidden/>
    <w:unhideWhenUsed/>
    <w:rsid w:val="00702732"/>
    <w:rPr>
      <w:color w:val="800080" w:themeColor="followedHyperlink"/>
      <w:u w:val="single"/>
    </w:rPr>
  </w:style>
  <w:style w:type="paragraph" w:styleId="TOC4">
    <w:name w:val="toc 4"/>
    <w:basedOn w:val="Normal"/>
    <w:next w:val="Normal"/>
    <w:autoRedefine/>
    <w:uiPriority w:val="39"/>
    <w:unhideWhenUsed/>
    <w:rsid w:val="00D017C2"/>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D017C2"/>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D017C2"/>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D017C2"/>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D017C2"/>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D017C2"/>
    <w:pPr>
      <w:spacing w:after="100" w:line="259" w:lineRule="auto"/>
      <w:ind w:left="1760"/>
    </w:pPr>
    <w:rPr>
      <w:rFonts w:eastAsiaTheme="minorEastAsia"/>
      <w:sz w:val="22"/>
      <w:szCs w:val="22"/>
    </w:rPr>
  </w:style>
  <w:style w:type="paragraph" w:styleId="Index1">
    <w:name w:val="index 1"/>
    <w:basedOn w:val="Normal"/>
    <w:next w:val="Normal"/>
    <w:autoRedefine/>
    <w:uiPriority w:val="99"/>
    <w:rsid w:val="006A519C"/>
    <w:pPr>
      <w:spacing w:after="0"/>
      <w:ind w:left="240" w:hanging="240"/>
    </w:pPr>
  </w:style>
  <w:style w:type="character" w:customStyle="1" w:styleId="FootnoteAnchor">
    <w:name w:val="Footnote Anchor"/>
    <w:basedOn w:val="CaptionChar"/>
    <w:rsid w:val="002575C0"/>
    <w:rPr>
      <w:vertAlign w:val="superscript"/>
    </w:rPr>
  </w:style>
  <w:style w:type="character" w:customStyle="1" w:styleId="BodyTextChar">
    <w:name w:val="Body Text Char"/>
    <w:basedOn w:val="DefaultParagraphFont"/>
    <w:link w:val="BodyText"/>
    <w:rsid w:val="00F54081"/>
  </w:style>
  <w:style w:type="character" w:customStyle="1" w:styleId="InternetLink">
    <w:name w:val="Internet Link"/>
    <w:basedOn w:val="CaptionChar"/>
    <w:rsid w:val="002575C0"/>
    <w:rPr>
      <w:color w:val="4F81BD" w:themeColor="accent1"/>
    </w:rPr>
  </w:style>
  <w:style w:type="character" w:customStyle="1" w:styleId="IndexLink">
    <w:name w:val="Index Link"/>
    <w:qFormat/>
    <w:rsid w:val="002575C0"/>
  </w:style>
  <w:style w:type="paragraph" w:customStyle="1" w:styleId="Heading">
    <w:name w:val="Heading"/>
    <w:basedOn w:val="Normal"/>
    <w:next w:val="BodyText"/>
    <w:qFormat/>
    <w:rsid w:val="002575C0"/>
    <w:pPr>
      <w:keepNext/>
      <w:spacing w:before="240" w:after="120"/>
    </w:pPr>
    <w:rPr>
      <w:rFonts w:ascii="Liberation Sans" w:eastAsia="Arial Unicode MS" w:hAnsi="Liberation Sans" w:cs="Mangal"/>
      <w:sz w:val="28"/>
      <w:szCs w:val="28"/>
    </w:rPr>
  </w:style>
  <w:style w:type="paragraph" w:styleId="List">
    <w:name w:val="List"/>
    <w:basedOn w:val="BodyText"/>
    <w:rsid w:val="002575C0"/>
    <w:rPr>
      <w:rFonts w:cs="Mangal"/>
    </w:rPr>
  </w:style>
  <w:style w:type="paragraph" w:customStyle="1" w:styleId="Index">
    <w:name w:val="Index"/>
    <w:basedOn w:val="Normal"/>
    <w:qFormat/>
    <w:rsid w:val="002575C0"/>
    <w:pPr>
      <w:suppressLineNumbers/>
    </w:pPr>
    <w:rPr>
      <w:rFonts w:cs="Mangal"/>
    </w:rPr>
  </w:style>
  <w:style w:type="paragraph" w:styleId="TOAHeading">
    <w:name w:val="toa heading"/>
    <w:basedOn w:val="Heading"/>
    <w:rsid w:val="002575C0"/>
  </w:style>
  <w:style w:type="paragraph" w:styleId="Index2">
    <w:name w:val="index 2"/>
    <w:basedOn w:val="Normal"/>
    <w:next w:val="Normal"/>
    <w:autoRedefine/>
    <w:uiPriority w:val="99"/>
    <w:rsid w:val="002575C0"/>
    <w:pPr>
      <w:spacing w:after="0"/>
      <w:ind w:left="480" w:hanging="240"/>
    </w:pPr>
  </w:style>
  <w:style w:type="paragraph" w:styleId="Header">
    <w:name w:val="header"/>
    <w:basedOn w:val="Normal"/>
    <w:link w:val="HeaderChar"/>
    <w:unhideWhenUsed/>
    <w:rsid w:val="002575C0"/>
    <w:pPr>
      <w:tabs>
        <w:tab w:val="center" w:pos="4513"/>
        <w:tab w:val="right" w:pos="9026"/>
      </w:tabs>
      <w:spacing w:after="0"/>
    </w:pPr>
  </w:style>
  <w:style w:type="character" w:customStyle="1" w:styleId="HeaderChar">
    <w:name w:val="Header Char"/>
    <w:basedOn w:val="DefaultParagraphFont"/>
    <w:link w:val="Header"/>
    <w:rsid w:val="002575C0"/>
  </w:style>
  <w:style w:type="paragraph" w:styleId="Footer">
    <w:name w:val="footer"/>
    <w:basedOn w:val="Normal"/>
    <w:link w:val="FooterChar"/>
    <w:uiPriority w:val="99"/>
    <w:unhideWhenUsed/>
    <w:rsid w:val="002575C0"/>
    <w:pPr>
      <w:tabs>
        <w:tab w:val="center" w:pos="4513"/>
        <w:tab w:val="right" w:pos="9026"/>
      </w:tabs>
      <w:spacing w:after="0"/>
    </w:pPr>
  </w:style>
  <w:style w:type="character" w:customStyle="1" w:styleId="FooterChar">
    <w:name w:val="Footer Char"/>
    <w:basedOn w:val="DefaultParagraphFont"/>
    <w:link w:val="Footer"/>
    <w:uiPriority w:val="99"/>
    <w:rsid w:val="00257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www.math.yorku.ca/SCS/Gallery/milestone/milestone.pdf" TargetMode="External"/><Relationship Id="rId21" Type="http://schemas.openxmlformats.org/officeDocument/2006/relationships/image" Target="media/image6.png"/><Relationship Id="rId42" Type="http://schemas.openxmlformats.org/officeDocument/2006/relationships/hyperlink" Target="https://cran.r-project.org/web/packages/available_packages_by_name.html" TargetMode="External"/><Relationship Id="rId47" Type="http://schemas.openxmlformats.org/officeDocument/2006/relationships/hyperlink" Target="https://cran.r-project.org/web/views/SocialSciences.html" TargetMode="External"/><Relationship Id="rId63" Type="http://schemas.openxmlformats.org/officeDocument/2006/relationships/hyperlink" Target="https://en.m.wikipedia.org/wiki/Data_visualization" TargetMode="External"/><Relationship Id="rId68" Type="http://schemas.openxmlformats.org/officeDocument/2006/relationships/image" Target="media/image33.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3.png"/><Relationship Id="rId16" Type="http://schemas.openxmlformats.org/officeDocument/2006/relationships/hyperlink" Target="https://cran.r-project.org/bin/macosx/" TargetMode="External"/><Relationship Id="rId107" Type="http://schemas.openxmlformats.org/officeDocument/2006/relationships/image" Target="media/image69.png"/><Relationship Id="rId11"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hyperlink" Target="http://lattice.r-forge.r-project.org/Vignettes/src/lattice-intro/lattice-intro.pdf" TargetMode="External"/><Relationship Id="rId102" Type="http://schemas.openxmlformats.org/officeDocument/2006/relationships/hyperlink" Target="http://ggplot2.org/" TargetMode="External"/><Relationship Id="rId123" Type="http://schemas.openxmlformats.org/officeDocument/2006/relationships/hyperlink" Target="https://CRAN.R-project.org/package=plyr" TargetMode="External"/><Relationship Id="rId128"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hyperlink" Target="https://www.rstudio.com/"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cran.r-project.org/web/views/Spatial.html" TargetMode="External"/><Relationship Id="rId56" Type="http://schemas.openxmlformats.org/officeDocument/2006/relationships/image" Target="media/image28.png"/><Relationship Id="rId64" Type="http://schemas.openxmlformats.org/officeDocument/2006/relationships/hyperlink" Target="http://www.math.yorku.ca/SCS/Gallery/milestone/milestone.pdf" TargetMode="External"/><Relationship Id="rId69" Type="http://schemas.openxmlformats.org/officeDocument/2006/relationships/image" Target="media/image34.png"/><Relationship Id="rId77" Type="http://schemas.openxmlformats.org/officeDocument/2006/relationships/image" Target="media/image41.png"/><Relationship Id="rId100" Type="http://schemas.openxmlformats.org/officeDocument/2006/relationships/image" Target="media/image63.png"/><Relationship Id="rId105" Type="http://schemas.openxmlformats.org/officeDocument/2006/relationships/image" Target="media/image67.png"/><Relationship Id="rId113" Type="http://schemas.openxmlformats.org/officeDocument/2006/relationships/image" Target="media/image74.png"/><Relationship Id="rId118" Type="http://schemas.openxmlformats.org/officeDocument/2006/relationships/hyperlink" Target="https://www.R-project.org/" TargetMode="External"/><Relationship Id="rId126" Type="http://schemas.openxmlformats.org/officeDocument/2006/relationships/footer" Target="footer3.xml"/><Relationship Id="rId8" Type="http://schemas.openxmlformats.org/officeDocument/2006/relationships/hyperlink" Target="mailto:drkamarul@usm.my" TargetMode="External"/><Relationship Id="rId51" Type="http://schemas.openxmlformats.org/officeDocument/2006/relationships/image" Target="media/image23.png"/><Relationship Id="rId72" Type="http://schemas.openxmlformats.org/officeDocument/2006/relationships/image" Target="media/image37.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s://CRAN.R-project.org/package=lattice" TargetMode="External"/><Relationship Id="rId3" Type="http://schemas.openxmlformats.org/officeDocument/2006/relationships/styles" Target="styles.xml"/><Relationship Id="rId12" Type="http://schemas.openxmlformats.org/officeDocument/2006/relationships/hyperlink" Target="https://cran.r-project.org/" TargetMode="External"/><Relationship Id="rId17" Type="http://schemas.openxmlformats.org/officeDocument/2006/relationships/image" Target="media/image3.png"/><Relationship Id="rId25" Type="http://schemas.openxmlformats.org/officeDocument/2006/relationships/hyperlink" Target="http://www.rstudio.com/products/rstudio/download/"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cran.r-project.org/web/views/MetaAnalysis.html" TargetMode="External"/><Relationship Id="rId59" Type="http://schemas.openxmlformats.org/officeDocument/2006/relationships/hyperlink" Target="https://github.com/talgalili/installr/" TargetMode="External"/><Relationship Id="rId67" Type="http://schemas.openxmlformats.org/officeDocument/2006/relationships/image" Target="media/image32.png"/><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hyperlink" Target="https://CRAN.R-project.org/package=car" TargetMode="External"/><Relationship Id="rId124" Type="http://schemas.openxmlformats.org/officeDocument/2006/relationships/hyperlink" Target="https://CRAN.R-project.org/package=ggplot2" TargetMode="External"/><Relationship Id="rId12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cran.r-project.org/web/packages/" TargetMode="External"/><Relationship Id="rId54" Type="http://schemas.openxmlformats.org/officeDocument/2006/relationships/image" Target="media/image26.png"/><Relationship Id="rId62" Type="http://schemas.openxmlformats.org/officeDocument/2006/relationships/hyperlink" Target="data:\index%7bdata!duplicated%7d" TargetMode="External"/><Relationship Id="rId70" Type="http://schemas.openxmlformats.org/officeDocument/2006/relationships/image" Target="media/image35.png"/><Relationship Id="rId75" Type="http://schemas.openxmlformats.org/officeDocument/2006/relationships/image" Target="media/image39.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rstudio.com/products/rstudio/" TargetMode="External"/><Relationship Id="rId28" Type="http://schemas.openxmlformats.org/officeDocument/2006/relationships/hyperlink" Target="https://www.rstudio.com/" TargetMode="External"/><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68.png"/><Relationship Id="rId114" Type="http://schemas.openxmlformats.org/officeDocument/2006/relationships/image" Target="media/image75.png"/><Relationship Id="rId119" Type="http://schemas.openxmlformats.org/officeDocument/2006/relationships/hyperlink" Target="https://CRAN.R-project.org/package=foreign" TargetMode="External"/><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sourceforge.net/p/tinn-r/wiki/Home/" TargetMode="External"/><Relationship Id="rId44" Type="http://schemas.openxmlformats.org/officeDocument/2006/relationships/hyperlink" Target="https://cran.r-project.org/web/views/" TargetMode="External"/><Relationship Id="rId52" Type="http://schemas.openxmlformats.org/officeDocument/2006/relationships/image" Target="media/image24.png"/><Relationship Id="rId60" Type="http://schemas.openxmlformats.org/officeDocument/2006/relationships/hyperlink" Target="https://github.com/AndreaCirilloAC/updateR" TargetMode="External"/><Relationship Id="rId65" Type="http://schemas.openxmlformats.org/officeDocument/2006/relationships/hyperlink" Target="http://researcher.watson.ibm.com/researcher/view_group.php?id=143" TargetMode="External"/><Relationship Id="rId73" Type="http://schemas.openxmlformats.org/officeDocument/2006/relationships/hyperlink" Target="http://www.statmethods.net/advgraphs/parameters.html" TargetMode="External"/><Relationship Id="rId78" Type="http://schemas.openxmlformats.org/officeDocument/2006/relationships/image" Target="media/image42.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hyperlink" Target="https://books.google.com.my/books?id=BHazAAAAIAAJ" TargetMode="External"/><Relationship Id="rId4" Type="http://schemas.openxmlformats.org/officeDocument/2006/relationships/settings" Target="settings.xml"/><Relationship Id="rId9" Type="http://schemas.openxmlformats.org/officeDocument/2006/relationships/hyperlink" Target="mailto:wnarifin@usm.my" TargetMode="External"/><Relationship Id="rId13" Type="http://schemas.openxmlformats.org/officeDocument/2006/relationships/hyperlink" Target="https://cran.r-project.org/bin/windows/" TargetMode="External"/><Relationship Id="rId18" Type="http://schemas.openxmlformats.org/officeDocument/2006/relationships/hyperlink" Target="https://cran.r-project.org/bin/linux/" TargetMode="External"/><Relationship Id="rId39" Type="http://schemas.openxmlformats.org/officeDocument/2006/relationships/image" Target="media/image18.png"/><Relationship Id="rId109" Type="http://schemas.openxmlformats.org/officeDocument/2006/relationships/hyperlink" Target="http://www.cookbook-r.com/Graphs/Bar_and_line_graphs_(ggplot2)/" TargetMode="External"/><Relationship Id="rId34" Type="http://schemas.openxmlformats.org/officeDocument/2006/relationships/image" Target="media/image13.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0.png"/><Relationship Id="rId97" Type="http://schemas.openxmlformats.org/officeDocument/2006/relationships/image" Target="media/image60.png"/><Relationship Id="rId104" Type="http://schemas.openxmlformats.org/officeDocument/2006/relationships/image" Target="media/image66.png"/><Relationship Id="rId120" Type="http://schemas.openxmlformats.org/officeDocument/2006/relationships/hyperlink" Target="https://CRAN.R-project.org/package=psych" TargetMode="External"/><Relationship Id="rId125" Type="http://schemas.openxmlformats.org/officeDocument/2006/relationships/hyperlink" Target="http://yihui.name/knitr/"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hyperlink" Target="https://mran.microsoft.com/open" TargetMode="External"/><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cran.r-project.org/web/views/ClinicalTrials.html" TargetMode="External"/><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image" Target="media/image71.png"/><Relationship Id="rId115" Type="http://schemas.openxmlformats.org/officeDocument/2006/relationships/image" Target="media/image76.png"/><Relationship Id="rId61" Type="http://schemas.openxmlformats.org/officeDocument/2006/relationships/hyperlink" Target="https://wnarifin.github.io/" TargetMode="External"/><Relationship Id="rId8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EC67C-F1D2-4575-9161-57391156D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128</Pages>
  <Words>19272</Words>
  <Characters>109857</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Exploring data using R</vt:lpstr>
    </vt:vector>
  </TitlesOfParts>
  <Company/>
  <LinksUpToDate>false</LinksUpToDate>
  <CharactersWithSpaces>128872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data using R</dc:title>
  <dc:creator>Kamarul Imran Musa, Wan Nor Arifin</dc:creator>
  <cp:lastModifiedBy>Kamarul Imran</cp:lastModifiedBy>
  <cp:revision>2</cp:revision>
  <dcterms:created xsi:type="dcterms:W3CDTF">2018-11-15T16:09:00Z</dcterms:created>
  <dcterms:modified xsi:type="dcterms:W3CDTF">2018-11-15T16:09:00Z</dcterms:modified>
</cp:coreProperties>
</file>